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w:t>
      </w:r>
      <w:proofErr w:type="gramStart"/>
      <w:r>
        <w:rPr>
          <w:sz w:val="24"/>
          <w:u w:val="single"/>
        </w:rPr>
        <w:t>com</w:t>
      </w:r>
      <w:proofErr w:type="gramEnd"/>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5BD6840"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ins w:id="0" w:author="Wen Lijie" w:date="2015-09-24T23:28:00Z">
        <w:r w:rsidR="006E7917">
          <w:rPr>
            <w:rFonts w:hint="eastAsia"/>
            <w:sz w:val="24"/>
            <w:u w:val="single"/>
          </w:rPr>
          <w:t>27</w:t>
        </w:r>
      </w:ins>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0"/>
      </w:pPr>
      <w:r>
        <w:lastRenderedPageBreak/>
        <w:t>目录</w:t>
      </w:r>
    </w:p>
    <w:p w14:paraId="2CFA4E0C" w14:textId="77777777" w:rsidR="00B33A3F" w:rsidRDefault="00FF0F04">
      <w:pPr>
        <w:pStyle w:val="10"/>
        <w:rPr>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30716778" w:history="1">
        <w:r w:rsidR="00B33A3F" w:rsidRPr="00296BE8">
          <w:rPr>
            <w:rStyle w:val="a5"/>
            <w:noProof/>
          </w:rPr>
          <w:t>1</w:t>
        </w:r>
        <w:r w:rsidR="00B33A3F">
          <w:rPr>
            <w:rFonts w:cstheme="minorBidi"/>
            <w:noProof/>
            <w:kern w:val="2"/>
            <w:sz w:val="24"/>
            <w:szCs w:val="24"/>
          </w:rPr>
          <w:tab/>
        </w:r>
        <w:r w:rsidR="00B33A3F" w:rsidRPr="00296BE8">
          <w:rPr>
            <w:rStyle w:val="a5"/>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r w:rsidR="00B33A3F">
          <w:rPr>
            <w:noProof/>
            <w:webHidden/>
          </w:rPr>
          <w:fldChar w:fldCharType="separate"/>
        </w:r>
        <w:r w:rsidR="00B33A3F">
          <w:rPr>
            <w:noProof/>
            <w:webHidden/>
          </w:rPr>
          <w:t>3</w:t>
        </w:r>
        <w:r w:rsidR="00B33A3F">
          <w:rPr>
            <w:noProof/>
            <w:webHidden/>
          </w:rPr>
          <w:fldChar w:fldCharType="end"/>
        </w:r>
      </w:hyperlink>
    </w:p>
    <w:p w14:paraId="1990ECEA" w14:textId="77777777" w:rsidR="00B33A3F" w:rsidRDefault="002F5103">
      <w:pPr>
        <w:pStyle w:val="10"/>
        <w:rPr>
          <w:rFonts w:cstheme="minorBidi"/>
          <w:noProof/>
          <w:kern w:val="2"/>
          <w:sz w:val="24"/>
          <w:szCs w:val="24"/>
        </w:rPr>
      </w:pPr>
      <w:hyperlink w:anchor="_Toc430716779" w:history="1">
        <w:r w:rsidR="00B33A3F" w:rsidRPr="00296BE8">
          <w:rPr>
            <w:rStyle w:val="a5"/>
            <w:noProof/>
          </w:rPr>
          <w:t>2</w:t>
        </w:r>
        <w:r w:rsidR="00B33A3F">
          <w:rPr>
            <w:rFonts w:cstheme="minorBidi"/>
            <w:noProof/>
            <w:kern w:val="2"/>
            <w:sz w:val="24"/>
            <w:szCs w:val="24"/>
          </w:rPr>
          <w:tab/>
        </w:r>
        <w:r w:rsidR="00B33A3F" w:rsidRPr="00296BE8">
          <w:rPr>
            <w:rStyle w:val="a5"/>
            <w:rFonts w:hint="eastAsia"/>
            <w:noProof/>
          </w:rPr>
          <w:t>国内外研究现状</w:t>
        </w:r>
        <w:r w:rsidR="00B33A3F">
          <w:rPr>
            <w:noProof/>
            <w:webHidden/>
          </w:rPr>
          <w:tab/>
        </w:r>
        <w:r w:rsidR="00B33A3F">
          <w:rPr>
            <w:noProof/>
            <w:webHidden/>
          </w:rPr>
          <w:fldChar w:fldCharType="begin"/>
        </w:r>
        <w:r w:rsidR="00B33A3F">
          <w:rPr>
            <w:noProof/>
            <w:webHidden/>
          </w:rPr>
          <w:instrText xml:space="preserve"> PAGEREF _Toc430716779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67DD9C94" w14:textId="77777777" w:rsidR="00B33A3F" w:rsidRDefault="002F5103">
      <w:pPr>
        <w:pStyle w:val="20"/>
        <w:tabs>
          <w:tab w:val="left" w:pos="960"/>
          <w:tab w:val="right" w:leader="dot" w:pos="8296"/>
        </w:tabs>
        <w:rPr>
          <w:rFonts w:cstheme="minorBidi"/>
          <w:noProof/>
          <w:kern w:val="2"/>
          <w:sz w:val="24"/>
          <w:szCs w:val="24"/>
        </w:rPr>
      </w:pPr>
      <w:hyperlink w:anchor="_Toc430716780" w:history="1">
        <w:r w:rsidR="00B33A3F" w:rsidRPr="00296BE8">
          <w:rPr>
            <w:rStyle w:val="a5"/>
            <w:noProof/>
          </w:rPr>
          <w:t>2.1</w:t>
        </w:r>
        <w:r w:rsidR="00B33A3F">
          <w:rPr>
            <w:rFonts w:cstheme="minorBidi"/>
            <w:noProof/>
            <w:kern w:val="2"/>
            <w:sz w:val="24"/>
            <w:szCs w:val="24"/>
          </w:rPr>
          <w:tab/>
        </w:r>
        <w:r w:rsidR="00B33A3F" w:rsidRPr="00296BE8">
          <w:rPr>
            <w:rStyle w:val="a5"/>
            <w:rFonts w:hint="eastAsia"/>
            <w:noProof/>
          </w:rPr>
          <w:t>流程模型</w:t>
        </w:r>
        <w:r w:rsidR="00B33A3F">
          <w:rPr>
            <w:noProof/>
            <w:webHidden/>
          </w:rPr>
          <w:tab/>
        </w:r>
        <w:r w:rsidR="00B33A3F">
          <w:rPr>
            <w:noProof/>
            <w:webHidden/>
          </w:rPr>
          <w:fldChar w:fldCharType="begin"/>
        </w:r>
        <w:r w:rsidR="00B33A3F">
          <w:rPr>
            <w:noProof/>
            <w:webHidden/>
          </w:rPr>
          <w:instrText xml:space="preserve"> PAGEREF _Toc430716780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BCCD639" w14:textId="77777777" w:rsidR="00B33A3F" w:rsidRDefault="002F5103">
      <w:pPr>
        <w:pStyle w:val="30"/>
        <w:tabs>
          <w:tab w:val="left" w:pos="1200"/>
          <w:tab w:val="right" w:leader="dot" w:pos="8296"/>
        </w:tabs>
        <w:rPr>
          <w:rFonts w:cstheme="minorBidi"/>
          <w:noProof/>
          <w:kern w:val="2"/>
          <w:sz w:val="24"/>
          <w:szCs w:val="24"/>
        </w:rPr>
      </w:pPr>
      <w:hyperlink w:anchor="_Toc430716781" w:history="1">
        <w:r w:rsidR="00B33A3F" w:rsidRPr="00296BE8">
          <w:rPr>
            <w:rStyle w:val="a5"/>
            <w:noProof/>
          </w:rPr>
          <w:t>2.1.1</w:t>
        </w:r>
        <w:r w:rsidR="00B33A3F">
          <w:rPr>
            <w:rFonts w:cstheme="minorBidi"/>
            <w:noProof/>
            <w:kern w:val="2"/>
            <w:sz w:val="24"/>
            <w:szCs w:val="24"/>
          </w:rPr>
          <w:tab/>
        </w:r>
        <w:r w:rsidR="00B33A3F" w:rsidRPr="00296BE8">
          <w:rPr>
            <w:rStyle w:val="a5"/>
            <w:noProof/>
          </w:rPr>
          <w:t>Declarative</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_Toc430716781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C43173C" w14:textId="77777777" w:rsidR="00B33A3F" w:rsidRDefault="002F5103">
      <w:pPr>
        <w:pStyle w:val="30"/>
        <w:tabs>
          <w:tab w:val="left" w:pos="1200"/>
          <w:tab w:val="right" w:leader="dot" w:pos="8296"/>
        </w:tabs>
        <w:rPr>
          <w:rFonts w:cstheme="minorBidi"/>
          <w:noProof/>
          <w:kern w:val="2"/>
          <w:sz w:val="24"/>
          <w:szCs w:val="24"/>
        </w:rPr>
      </w:pPr>
      <w:hyperlink w:anchor="_Toc430716782" w:history="1">
        <w:r w:rsidR="00B33A3F" w:rsidRPr="00296BE8">
          <w:rPr>
            <w:rStyle w:val="a5"/>
            <w:noProof/>
          </w:rPr>
          <w:t>2.1.2</w:t>
        </w:r>
        <w:r w:rsidR="00B33A3F">
          <w:rPr>
            <w:rFonts w:cstheme="minorBidi"/>
            <w:noProof/>
            <w:kern w:val="2"/>
            <w:sz w:val="24"/>
            <w:szCs w:val="24"/>
          </w:rPr>
          <w:tab/>
        </w:r>
        <w:r w:rsidR="00B33A3F" w:rsidRPr="00296BE8">
          <w:rPr>
            <w:rStyle w:val="a5"/>
            <w:noProof/>
          </w:rPr>
          <w:t>Imperative</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_Toc430716782 \h </w:instrText>
        </w:r>
        <w:r w:rsidR="00B33A3F">
          <w:rPr>
            <w:noProof/>
            <w:webHidden/>
          </w:rPr>
        </w:r>
        <w:r w:rsidR="00B33A3F">
          <w:rPr>
            <w:noProof/>
            <w:webHidden/>
          </w:rPr>
          <w:fldChar w:fldCharType="separate"/>
        </w:r>
        <w:r w:rsidR="00B33A3F">
          <w:rPr>
            <w:noProof/>
            <w:webHidden/>
          </w:rPr>
          <w:t>6</w:t>
        </w:r>
        <w:r w:rsidR="00B33A3F">
          <w:rPr>
            <w:noProof/>
            <w:webHidden/>
          </w:rPr>
          <w:fldChar w:fldCharType="end"/>
        </w:r>
      </w:hyperlink>
    </w:p>
    <w:p w14:paraId="74DF1A0E" w14:textId="77777777" w:rsidR="00B33A3F" w:rsidRDefault="002F5103">
      <w:pPr>
        <w:pStyle w:val="30"/>
        <w:tabs>
          <w:tab w:val="left" w:pos="1200"/>
          <w:tab w:val="right" w:leader="dot" w:pos="8296"/>
        </w:tabs>
        <w:rPr>
          <w:rFonts w:cstheme="minorBidi"/>
          <w:noProof/>
          <w:kern w:val="2"/>
          <w:sz w:val="24"/>
          <w:szCs w:val="24"/>
        </w:rPr>
      </w:pPr>
      <w:hyperlink w:anchor="_Toc430716783" w:history="1">
        <w:r w:rsidR="00B33A3F" w:rsidRPr="00296BE8">
          <w:rPr>
            <w:rStyle w:val="a5"/>
            <w:noProof/>
          </w:rPr>
          <w:t>2.1.3</w:t>
        </w:r>
        <w:r w:rsidR="00B33A3F">
          <w:rPr>
            <w:rFonts w:cstheme="minorBidi"/>
            <w:noProof/>
            <w:kern w:val="2"/>
            <w:sz w:val="24"/>
            <w:szCs w:val="24"/>
          </w:rPr>
          <w:tab/>
        </w:r>
        <w:r w:rsidR="00B33A3F" w:rsidRPr="00296BE8">
          <w:rPr>
            <w:rStyle w:val="a5"/>
            <w:noProof/>
          </w:rPr>
          <w:t>Hybrid</w:t>
        </w:r>
        <w:r w:rsidR="00B33A3F" w:rsidRPr="00296BE8">
          <w:rPr>
            <w:rStyle w:val="a5"/>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_Toc430716783 \h </w:instrText>
        </w:r>
        <w:r w:rsidR="00B33A3F">
          <w:rPr>
            <w:noProof/>
            <w:webHidden/>
          </w:rPr>
        </w:r>
        <w:r w:rsidR="00B33A3F">
          <w:rPr>
            <w:noProof/>
            <w:webHidden/>
          </w:rPr>
          <w:fldChar w:fldCharType="separate"/>
        </w:r>
        <w:r w:rsidR="00B33A3F">
          <w:rPr>
            <w:noProof/>
            <w:webHidden/>
          </w:rPr>
          <w:t>8</w:t>
        </w:r>
        <w:r w:rsidR="00B33A3F">
          <w:rPr>
            <w:noProof/>
            <w:webHidden/>
          </w:rPr>
          <w:fldChar w:fldCharType="end"/>
        </w:r>
      </w:hyperlink>
    </w:p>
    <w:p w14:paraId="2DF7934F" w14:textId="77777777" w:rsidR="00B33A3F" w:rsidRDefault="002F5103">
      <w:pPr>
        <w:pStyle w:val="20"/>
        <w:tabs>
          <w:tab w:val="left" w:pos="960"/>
          <w:tab w:val="right" w:leader="dot" w:pos="8296"/>
        </w:tabs>
        <w:rPr>
          <w:rFonts w:cstheme="minorBidi"/>
          <w:noProof/>
          <w:kern w:val="2"/>
          <w:sz w:val="24"/>
          <w:szCs w:val="24"/>
        </w:rPr>
      </w:pPr>
      <w:hyperlink w:anchor="_Toc430716784" w:history="1">
        <w:r w:rsidR="00B33A3F" w:rsidRPr="00296BE8">
          <w:rPr>
            <w:rStyle w:val="a5"/>
            <w:noProof/>
          </w:rPr>
          <w:t>2.2</w:t>
        </w:r>
        <w:r w:rsidR="00B33A3F">
          <w:rPr>
            <w:rFonts w:cstheme="minorBidi"/>
            <w:noProof/>
            <w:kern w:val="2"/>
            <w:sz w:val="24"/>
            <w:szCs w:val="24"/>
          </w:rPr>
          <w:tab/>
        </w:r>
        <w:r w:rsidR="00B33A3F" w:rsidRPr="00296BE8">
          <w:rPr>
            <w:rStyle w:val="a5"/>
            <w:rFonts w:hint="eastAsia"/>
            <w:noProof/>
          </w:rPr>
          <w:t>符合性检测</w:t>
        </w:r>
        <w:r w:rsidR="00B33A3F">
          <w:rPr>
            <w:noProof/>
            <w:webHidden/>
          </w:rPr>
          <w:tab/>
        </w:r>
        <w:r w:rsidR="00B33A3F">
          <w:rPr>
            <w:noProof/>
            <w:webHidden/>
          </w:rPr>
          <w:fldChar w:fldCharType="begin"/>
        </w:r>
        <w:r w:rsidR="00B33A3F">
          <w:rPr>
            <w:noProof/>
            <w:webHidden/>
          </w:rPr>
          <w:instrText xml:space="preserve"> PAGEREF _Toc430716784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0DDAF9DF" w14:textId="77777777" w:rsidR="00B33A3F" w:rsidRDefault="002F5103">
      <w:pPr>
        <w:pStyle w:val="30"/>
        <w:tabs>
          <w:tab w:val="left" w:pos="1200"/>
          <w:tab w:val="right" w:leader="dot" w:pos="8296"/>
        </w:tabs>
        <w:rPr>
          <w:rFonts w:cstheme="minorBidi"/>
          <w:noProof/>
          <w:kern w:val="2"/>
          <w:sz w:val="24"/>
          <w:szCs w:val="24"/>
        </w:rPr>
      </w:pPr>
      <w:hyperlink w:anchor="_Toc430716785" w:history="1">
        <w:r w:rsidR="00B33A3F" w:rsidRPr="00296BE8">
          <w:rPr>
            <w:rStyle w:val="a5"/>
            <w:noProof/>
          </w:rPr>
          <w:t>2.2.1</w:t>
        </w:r>
        <w:r w:rsidR="00B33A3F">
          <w:rPr>
            <w:rFonts w:cstheme="minorBidi"/>
            <w:noProof/>
            <w:kern w:val="2"/>
            <w:sz w:val="24"/>
            <w:szCs w:val="24"/>
          </w:rPr>
          <w:tab/>
        </w:r>
        <w:r w:rsidR="00B33A3F" w:rsidRPr="00296BE8">
          <w:rPr>
            <w:rStyle w:val="a5"/>
            <w:rFonts w:hint="eastAsia"/>
            <w:noProof/>
          </w:rPr>
          <w:t>度量维度</w:t>
        </w:r>
        <w:r w:rsidR="00B33A3F">
          <w:rPr>
            <w:noProof/>
            <w:webHidden/>
          </w:rPr>
          <w:tab/>
        </w:r>
        <w:r w:rsidR="00B33A3F">
          <w:rPr>
            <w:noProof/>
            <w:webHidden/>
          </w:rPr>
          <w:fldChar w:fldCharType="begin"/>
        </w:r>
        <w:r w:rsidR="00B33A3F">
          <w:rPr>
            <w:noProof/>
            <w:webHidden/>
          </w:rPr>
          <w:instrText xml:space="preserve"> PAGEREF _Toc430716785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24B08E05" w14:textId="77777777" w:rsidR="00B33A3F" w:rsidRDefault="002F5103">
      <w:pPr>
        <w:pStyle w:val="30"/>
        <w:tabs>
          <w:tab w:val="left" w:pos="1200"/>
          <w:tab w:val="right" w:leader="dot" w:pos="8296"/>
        </w:tabs>
        <w:rPr>
          <w:rFonts w:cstheme="minorBidi"/>
          <w:noProof/>
          <w:kern w:val="2"/>
          <w:sz w:val="24"/>
          <w:szCs w:val="24"/>
        </w:rPr>
      </w:pPr>
      <w:hyperlink w:anchor="_Toc430716786" w:history="1">
        <w:r w:rsidR="00B33A3F" w:rsidRPr="00296BE8">
          <w:rPr>
            <w:rStyle w:val="a5"/>
            <w:noProof/>
          </w:rPr>
          <w:t>2.2.2</w:t>
        </w:r>
        <w:r w:rsidR="00B33A3F">
          <w:rPr>
            <w:rFonts w:cstheme="minorBidi"/>
            <w:noProof/>
            <w:kern w:val="2"/>
            <w:sz w:val="24"/>
            <w:szCs w:val="24"/>
          </w:rPr>
          <w:tab/>
        </w:r>
        <w:r w:rsidR="00B33A3F" w:rsidRPr="00296BE8">
          <w:rPr>
            <w:rStyle w:val="a5"/>
            <w:rFonts w:hint="eastAsia"/>
            <w:noProof/>
          </w:rPr>
          <w:t>符合性检测方法</w:t>
        </w:r>
        <w:r w:rsidR="00B33A3F">
          <w:rPr>
            <w:noProof/>
            <w:webHidden/>
          </w:rPr>
          <w:tab/>
        </w:r>
        <w:r w:rsidR="00B33A3F">
          <w:rPr>
            <w:noProof/>
            <w:webHidden/>
          </w:rPr>
          <w:fldChar w:fldCharType="begin"/>
        </w:r>
        <w:r w:rsidR="00B33A3F">
          <w:rPr>
            <w:noProof/>
            <w:webHidden/>
          </w:rPr>
          <w:instrText xml:space="preserve"> PAGEREF _Toc430716786 \h </w:instrText>
        </w:r>
        <w:r w:rsidR="00B33A3F">
          <w:rPr>
            <w:noProof/>
            <w:webHidden/>
          </w:rPr>
        </w:r>
        <w:r w:rsidR="00B33A3F">
          <w:rPr>
            <w:noProof/>
            <w:webHidden/>
          </w:rPr>
          <w:fldChar w:fldCharType="separate"/>
        </w:r>
        <w:r w:rsidR="00B33A3F">
          <w:rPr>
            <w:noProof/>
            <w:webHidden/>
          </w:rPr>
          <w:t>12</w:t>
        </w:r>
        <w:r w:rsidR="00B33A3F">
          <w:rPr>
            <w:noProof/>
            <w:webHidden/>
          </w:rPr>
          <w:fldChar w:fldCharType="end"/>
        </w:r>
      </w:hyperlink>
    </w:p>
    <w:p w14:paraId="24451D86" w14:textId="77777777" w:rsidR="00B33A3F" w:rsidRDefault="002F5103">
      <w:pPr>
        <w:pStyle w:val="20"/>
        <w:tabs>
          <w:tab w:val="left" w:pos="960"/>
          <w:tab w:val="right" w:leader="dot" w:pos="8296"/>
        </w:tabs>
        <w:rPr>
          <w:rFonts w:cstheme="minorBidi"/>
          <w:noProof/>
          <w:kern w:val="2"/>
          <w:sz w:val="24"/>
          <w:szCs w:val="24"/>
        </w:rPr>
      </w:pPr>
      <w:hyperlink w:anchor="_Toc430716787" w:history="1">
        <w:r w:rsidR="00B33A3F" w:rsidRPr="00296BE8">
          <w:rPr>
            <w:rStyle w:val="a5"/>
            <w:noProof/>
          </w:rPr>
          <w:t>2.3</w:t>
        </w:r>
        <w:r w:rsidR="00B33A3F">
          <w:rPr>
            <w:rFonts w:cstheme="minorBidi"/>
            <w:noProof/>
            <w:kern w:val="2"/>
            <w:sz w:val="24"/>
            <w:szCs w:val="24"/>
          </w:rPr>
          <w:tab/>
        </w:r>
        <w:r w:rsidR="00B33A3F" w:rsidRPr="00296BE8">
          <w:rPr>
            <w:rStyle w:val="a5"/>
            <w:rFonts w:hint="eastAsia"/>
            <w:noProof/>
          </w:rPr>
          <w:t>展开技术</w:t>
        </w:r>
        <w:r w:rsidR="00B33A3F">
          <w:rPr>
            <w:noProof/>
            <w:webHidden/>
          </w:rPr>
          <w:tab/>
        </w:r>
        <w:r w:rsidR="00B33A3F">
          <w:rPr>
            <w:noProof/>
            <w:webHidden/>
          </w:rPr>
          <w:fldChar w:fldCharType="begin"/>
        </w:r>
        <w:r w:rsidR="00B33A3F">
          <w:rPr>
            <w:noProof/>
            <w:webHidden/>
          </w:rPr>
          <w:instrText xml:space="preserve"> PAGEREF _Toc430716787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0A8A7101" w14:textId="77777777" w:rsidR="00B33A3F" w:rsidRDefault="002F5103">
      <w:pPr>
        <w:pStyle w:val="30"/>
        <w:tabs>
          <w:tab w:val="left" w:pos="1200"/>
          <w:tab w:val="right" w:leader="dot" w:pos="8296"/>
        </w:tabs>
        <w:rPr>
          <w:rFonts w:cstheme="minorBidi"/>
          <w:noProof/>
          <w:kern w:val="2"/>
          <w:sz w:val="24"/>
          <w:szCs w:val="24"/>
        </w:rPr>
      </w:pPr>
      <w:hyperlink w:anchor="_Toc430716788" w:history="1">
        <w:r w:rsidR="00B33A3F" w:rsidRPr="00296BE8">
          <w:rPr>
            <w:rStyle w:val="a5"/>
            <w:noProof/>
          </w:rPr>
          <w:t>2.3.1</w:t>
        </w:r>
        <w:r w:rsidR="00B33A3F">
          <w:rPr>
            <w:rFonts w:cstheme="minorBidi"/>
            <w:noProof/>
            <w:kern w:val="2"/>
            <w:sz w:val="24"/>
            <w:szCs w:val="24"/>
          </w:rPr>
          <w:tab/>
        </w:r>
        <w:r w:rsidR="00B33A3F" w:rsidRPr="00296BE8">
          <w:rPr>
            <w:rStyle w:val="a5"/>
            <w:rFonts w:hint="eastAsia"/>
            <w:noProof/>
          </w:rPr>
          <w:t>分支流程</w:t>
        </w:r>
        <w:r w:rsidR="00B33A3F">
          <w:rPr>
            <w:noProof/>
            <w:webHidden/>
          </w:rPr>
          <w:tab/>
        </w:r>
        <w:r w:rsidR="00B33A3F">
          <w:rPr>
            <w:noProof/>
            <w:webHidden/>
          </w:rPr>
          <w:fldChar w:fldCharType="begin"/>
        </w:r>
        <w:r w:rsidR="00B33A3F">
          <w:rPr>
            <w:noProof/>
            <w:webHidden/>
          </w:rPr>
          <w:instrText xml:space="preserve"> PAGEREF _Toc430716788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7C1DE63C" w14:textId="77777777" w:rsidR="00B33A3F" w:rsidRDefault="002F5103">
      <w:pPr>
        <w:pStyle w:val="30"/>
        <w:tabs>
          <w:tab w:val="left" w:pos="1200"/>
          <w:tab w:val="right" w:leader="dot" w:pos="8296"/>
        </w:tabs>
        <w:rPr>
          <w:rFonts w:cstheme="minorBidi"/>
          <w:noProof/>
          <w:kern w:val="2"/>
          <w:sz w:val="24"/>
          <w:szCs w:val="24"/>
        </w:rPr>
      </w:pPr>
      <w:hyperlink w:anchor="_Toc430716789" w:history="1">
        <w:r w:rsidR="00B33A3F" w:rsidRPr="00296BE8">
          <w:rPr>
            <w:rStyle w:val="a5"/>
            <w:noProof/>
          </w:rPr>
          <w:t>2.3.2</w:t>
        </w:r>
        <w:r w:rsidR="00B33A3F">
          <w:rPr>
            <w:rFonts w:cstheme="minorBidi"/>
            <w:noProof/>
            <w:kern w:val="2"/>
            <w:sz w:val="24"/>
            <w:szCs w:val="24"/>
          </w:rPr>
          <w:tab/>
        </w:r>
        <w:r w:rsidR="00B33A3F" w:rsidRPr="00296BE8">
          <w:rPr>
            <w:rStyle w:val="a5"/>
            <w:rFonts w:hint="eastAsia"/>
            <w:noProof/>
          </w:rPr>
          <w:t>完全有限前缀</w:t>
        </w:r>
        <w:r w:rsidR="00B33A3F">
          <w:rPr>
            <w:noProof/>
            <w:webHidden/>
          </w:rPr>
          <w:tab/>
        </w:r>
        <w:r w:rsidR="00B33A3F">
          <w:rPr>
            <w:noProof/>
            <w:webHidden/>
          </w:rPr>
          <w:fldChar w:fldCharType="begin"/>
        </w:r>
        <w:r w:rsidR="00B33A3F">
          <w:rPr>
            <w:noProof/>
            <w:webHidden/>
          </w:rPr>
          <w:instrText xml:space="preserve"> PAGEREF _Toc430716789 \h </w:instrText>
        </w:r>
        <w:r w:rsidR="00B33A3F">
          <w:rPr>
            <w:noProof/>
            <w:webHidden/>
          </w:rPr>
        </w:r>
        <w:r w:rsidR="00B33A3F">
          <w:rPr>
            <w:noProof/>
            <w:webHidden/>
          </w:rPr>
          <w:fldChar w:fldCharType="separate"/>
        </w:r>
        <w:r w:rsidR="00B33A3F">
          <w:rPr>
            <w:noProof/>
            <w:webHidden/>
          </w:rPr>
          <w:t>14</w:t>
        </w:r>
        <w:r w:rsidR="00B33A3F">
          <w:rPr>
            <w:noProof/>
            <w:webHidden/>
          </w:rPr>
          <w:fldChar w:fldCharType="end"/>
        </w:r>
      </w:hyperlink>
    </w:p>
    <w:p w14:paraId="221698D0" w14:textId="77777777" w:rsidR="00B33A3F" w:rsidRDefault="002F5103">
      <w:pPr>
        <w:pStyle w:val="20"/>
        <w:tabs>
          <w:tab w:val="left" w:pos="960"/>
          <w:tab w:val="right" w:leader="dot" w:pos="8296"/>
        </w:tabs>
        <w:rPr>
          <w:rFonts w:cstheme="minorBidi"/>
          <w:noProof/>
          <w:kern w:val="2"/>
          <w:sz w:val="24"/>
          <w:szCs w:val="24"/>
        </w:rPr>
      </w:pPr>
      <w:hyperlink w:anchor="_Toc430716790" w:history="1">
        <w:r w:rsidR="00B33A3F" w:rsidRPr="00296BE8">
          <w:rPr>
            <w:rStyle w:val="a5"/>
            <w:noProof/>
          </w:rPr>
          <w:t>2.4</w:t>
        </w:r>
        <w:r w:rsidR="00B33A3F">
          <w:rPr>
            <w:rFonts w:cstheme="minorBidi"/>
            <w:noProof/>
            <w:kern w:val="2"/>
            <w:sz w:val="24"/>
            <w:szCs w:val="24"/>
          </w:rPr>
          <w:tab/>
        </w:r>
        <w:r w:rsidR="00B33A3F" w:rsidRPr="00296BE8">
          <w:rPr>
            <w:rStyle w:val="a5"/>
            <w:rFonts w:hint="eastAsia"/>
            <w:noProof/>
          </w:rPr>
          <w:t>日志与模型修复</w:t>
        </w:r>
        <w:r w:rsidR="00B33A3F">
          <w:rPr>
            <w:noProof/>
            <w:webHidden/>
          </w:rPr>
          <w:tab/>
        </w:r>
        <w:r w:rsidR="00B33A3F">
          <w:rPr>
            <w:noProof/>
            <w:webHidden/>
          </w:rPr>
          <w:fldChar w:fldCharType="begin"/>
        </w:r>
        <w:r w:rsidR="00B33A3F">
          <w:rPr>
            <w:noProof/>
            <w:webHidden/>
          </w:rPr>
          <w:instrText xml:space="preserve"> PAGEREF _Toc430716790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7F137B5" w14:textId="77777777" w:rsidR="00B33A3F" w:rsidRDefault="002F5103">
      <w:pPr>
        <w:pStyle w:val="30"/>
        <w:tabs>
          <w:tab w:val="left" w:pos="1200"/>
          <w:tab w:val="right" w:leader="dot" w:pos="8296"/>
        </w:tabs>
        <w:rPr>
          <w:rFonts w:cstheme="minorBidi"/>
          <w:noProof/>
          <w:kern w:val="2"/>
          <w:sz w:val="24"/>
          <w:szCs w:val="24"/>
        </w:rPr>
      </w:pPr>
      <w:hyperlink w:anchor="_Toc430716791" w:history="1">
        <w:r w:rsidR="00B33A3F" w:rsidRPr="00296BE8">
          <w:rPr>
            <w:rStyle w:val="a5"/>
            <w:noProof/>
          </w:rPr>
          <w:t>2.4.1</w:t>
        </w:r>
        <w:r w:rsidR="00B33A3F">
          <w:rPr>
            <w:rFonts w:cstheme="minorBidi"/>
            <w:noProof/>
            <w:kern w:val="2"/>
            <w:sz w:val="24"/>
            <w:szCs w:val="24"/>
          </w:rPr>
          <w:tab/>
        </w:r>
        <w:r w:rsidR="00B33A3F" w:rsidRPr="00296BE8">
          <w:rPr>
            <w:rStyle w:val="a5"/>
            <w:rFonts w:hint="eastAsia"/>
            <w:noProof/>
          </w:rPr>
          <w:t>基于控制流的日志模型修复</w:t>
        </w:r>
        <w:r w:rsidR="00B33A3F">
          <w:rPr>
            <w:noProof/>
            <w:webHidden/>
          </w:rPr>
          <w:tab/>
        </w:r>
        <w:r w:rsidR="00B33A3F">
          <w:rPr>
            <w:noProof/>
            <w:webHidden/>
          </w:rPr>
          <w:fldChar w:fldCharType="begin"/>
        </w:r>
        <w:r w:rsidR="00B33A3F">
          <w:rPr>
            <w:noProof/>
            <w:webHidden/>
          </w:rPr>
          <w:instrText xml:space="preserve"> PAGEREF _Toc430716791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BF2F3EB" w14:textId="77777777" w:rsidR="00B33A3F" w:rsidRDefault="002F5103">
      <w:pPr>
        <w:pStyle w:val="30"/>
        <w:tabs>
          <w:tab w:val="left" w:pos="1200"/>
          <w:tab w:val="right" w:leader="dot" w:pos="8296"/>
        </w:tabs>
        <w:rPr>
          <w:rFonts w:cstheme="minorBidi"/>
          <w:noProof/>
          <w:kern w:val="2"/>
          <w:sz w:val="24"/>
          <w:szCs w:val="24"/>
        </w:rPr>
      </w:pPr>
      <w:hyperlink w:anchor="_Toc430716792" w:history="1">
        <w:r w:rsidR="00B33A3F" w:rsidRPr="00296BE8">
          <w:rPr>
            <w:rStyle w:val="a5"/>
            <w:noProof/>
          </w:rPr>
          <w:t>2.4.2</w:t>
        </w:r>
        <w:r w:rsidR="00B33A3F">
          <w:rPr>
            <w:rFonts w:cstheme="minorBidi"/>
            <w:noProof/>
            <w:kern w:val="2"/>
            <w:sz w:val="24"/>
            <w:szCs w:val="24"/>
          </w:rPr>
          <w:tab/>
        </w:r>
        <w:r w:rsidR="00B33A3F" w:rsidRPr="00296BE8">
          <w:rPr>
            <w:rStyle w:val="a5"/>
            <w:rFonts w:hint="eastAsia"/>
            <w:noProof/>
          </w:rPr>
          <w:t>基于多维度的日志模型修复</w:t>
        </w:r>
        <w:r w:rsidR="00B33A3F">
          <w:rPr>
            <w:noProof/>
            <w:webHidden/>
          </w:rPr>
          <w:tab/>
        </w:r>
        <w:r w:rsidR="00B33A3F">
          <w:rPr>
            <w:noProof/>
            <w:webHidden/>
          </w:rPr>
          <w:fldChar w:fldCharType="begin"/>
        </w:r>
        <w:r w:rsidR="00B33A3F">
          <w:rPr>
            <w:noProof/>
            <w:webHidden/>
          </w:rPr>
          <w:instrText xml:space="preserve"> PAGEREF _Toc430716792 \h </w:instrText>
        </w:r>
        <w:r w:rsidR="00B33A3F">
          <w:rPr>
            <w:noProof/>
            <w:webHidden/>
          </w:rPr>
        </w:r>
        <w:r w:rsidR="00B33A3F">
          <w:rPr>
            <w:noProof/>
            <w:webHidden/>
          </w:rPr>
          <w:fldChar w:fldCharType="separate"/>
        </w:r>
        <w:r w:rsidR="00B33A3F">
          <w:rPr>
            <w:noProof/>
            <w:webHidden/>
          </w:rPr>
          <w:t>17</w:t>
        </w:r>
        <w:r w:rsidR="00B33A3F">
          <w:rPr>
            <w:noProof/>
            <w:webHidden/>
          </w:rPr>
          <w:fldChar w:fldCharType="end"/>
        </w:r>
      </w:hyperlink>
    </w:p>
    <w:p w14:paraId="12845E0F" w14:textId="77777777" w:rsidR="00B33A3F" w:rsidRDefault="002F5103">
      <w:pPr>
        <w:pStyle w:val="30"/>
        <w:tabs>
          <w:tab w:val="left" w:pos="1200"/>
          <w:tab w:val="right" w:leader="dot" w:pos="8296"/>
        </w:tabs>
        <w:rPr>
          <w:rFonts w:cstheme="minorBidi"/>
          <w:noProof/>
          <w:kern w:val="2"/>
          <w:sz w:val="24"/>
          <w:szCs w:val="24"/>
        </w:rPr>
      </w:pPr>
      <w:hyperlink w:anchor="_Toc430716793" w:history="1">
        <w:r w:rsidR="00B33A3F" w:rsidRPr="00296BE8">
          <w:rPr>
            <w:rStyle w:val="a5"/>
            <w:noProof/>
          </w:rPr>
          <w:t>2.4.3</w:t>
        </w:r>
        <w:r w:rsidR="00B33A3F">
          <w:rPr>
            <w:rFonts w:cstheme="minorBidi"/>
            <w:noProof/>
            <w:kern w:val="2"/>
            <w:sz w:val="24"/>
            <w:szCs w:val="24"/>
          </w:rPr>
          <w:tab/>
        </w:r>
        <w:r w:rsidR="00B33A3F" w:rsidRPr="00296BE8">
          <w:rPr>
            <w:rStyle w:val="a5"/>
            <w:rFonts w:hint="eastAsia"/>
            <w:noProof/>
          </w:rPr>
          <w:t>小结</w:t>
        </w:r>
        <w:r w:rsidR="00B33A3F">
          <w:rPr>
            <w:noProof/>
            <w:webHidden/>
          </w:rPr>
          <w:tab/>
        </w:r>
        <w:r w:rsidR="00B33A3F">
          <w:rPr>
            <w:noProof/>
            <w:webHidden/>
          </w:rPr>
          <w:fldChar w:fldCharType="begin"/>
        </w:r>
        <w:r w:rsidR="00B33A3F">
          <w:rPr>
            <w:noProof/>
            <w:webHidden/>
          </w:rPr>
          <w:instrText xml:space="preserve"> PAGEREF _Toc430716793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7B191733" w14:textId="77777777" w:rsidR="00B33A3F" w:rsidRDefault="002F5103">
      <w:pPr>
        <w:pStyle w:val="10"/>
        <w:rPr>
          <w:rFonts w:cstheme="minorBidi"/>
          <w:noProof/>
          <w:kern w:val="2"/>
          <w:sz w:val="24"/>
          <w:szCs w:val="24"/>
        </w:rPr>
      </w:pPr>
      <w:hyperlink w:anchor="_Toc430716794" w:history="1">
        <w:r w:rsidR="00B33A3F" w:rsidRPr="00296BE8">
          <w:rPr>
            <w:rStyle w:val="a5"/>
            <w:noProof/>
          </w:rPr>
          <w:t>3</w:t>
        </w:r>
        <w:r w:rsidR="00B33A3F">
          <w:rPr>
            <w:rFonts w:cstheme="minorBidi"/>
            <w:noProof/>
            <w:kern w:val="2"/>
            <w:sz w:val="24"/>
            <w:szCs w:val="24"/>
          </w:rPr>
          <w:tab/>
        </w:r>
        <w:r w:rsidR="00B33A3F" w:rsidRPr="00296BE8">
          <w:rPr>
            <w:rStyle w:val="a5"/>
            <w:rFonts w:hint="eastAsia"/>
            <w:noProof/>
          </w:rPr>
          <w:t>研究内容</w:t>
        </w:r>
        <w:r w:rsidR="00B33A3F">
          <w:rPr>
            <w:noProof/>
            <w:webHidden/>
          </w:rPr>
          <w:tab/>
        </w:r>
        <w:r w:rsidR="00B33A3F">
          <w:rPr>
            <w:noProof/>
            <w:webHidden/>
          </w:rPr>
          <w:fldChar w:fldCharType="begin"/>
        </w:r>
        <w:r w:rsidR="00B33A3F">
          <w:rPr>
            <w:noProof/>
            <w:webHidden/>
          </w:rPr>
          <w:instrText xml:space="preserve"> PAGEREF _Toc430716794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0C9BF0BF" w14:textId="77777777" w:rsidR="00B33A3F" w:rsidRDefault="002F5103">
      <w:pPr>
        <w:pStyle w:val="20"/>
        <w:tabs>
          <w:tab w:val="left" w:pos="960"/>
          <w:tab w:val="right" w:leader="dot" w:pos="8296"/>
        </w:tabs>
        <w:rPr>
          <w:rFonts w:cstheme="minorBidi"/>
          <w:noProof/>
          <w:kern w:val="2"/>
          <w:sz w:val="24"/>
          <w:szCs w:val="24"/>
        </w:rPr>
      </w:pPr>
      <w:hyperlink w:anchor="_Toc430716795" w:history="1">
        <w:r w:rsidR="00B33A3F" w:rsidRPr="00296BE8">
          <w:rPr>
            <w:rStyle w:val="a5"/>
            <w:noProof/>
          </w:rPr>
          <w:t>3.1</w:t>
        </w:r>
        <w:r w:rsidR="00B33A3F">
          <w:rPr>
            <w:rFonts w:cstheme="minorBidi"/>
            <w:noProof/>
            <w:kern w:val="2"/>
            <w:sz w:val="24"/>
            <w:szCs w:val="24"/>
          </w:rPr>
          <w:tab/>
        </w:r>
        <w:r w:rsidR="00B33A3F" w:rsidRPr="00296BE8">
          <w:rPr>
            <w:rStyle w:val="a5"/>
            <w:rFonts w:hint="eastAsia"/>
            <w:noProof/>
          </w:rPr>
          <w:t>日志修复问题的形式化定义</w:t>
        </w:r>
        <w:r w:rsidR="00B33A3F">
          <w:rPr>
            <w:noProof/>
            <w:webHidden/>
          </w:rPr>
          <w:tab/>
        </w:r>
        <w:r w:rsidR="00B33A3F">
          <w:rPr>
            <w:noProof/>
            <w:webHidden/>
          </w:rPr>
          <w:fldChar w:fldCharType="begin"/>
        </w:r>
        <w:r w:rsidR="00B33A3F">
          <w:rPr>
            <w:noProof/>
            <w:webHidden/>
          </w:rPr>
          <w:instrText xml:space="preserve"> PAGEREF _Toc430716795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56F948B" w14:textId="77777777" w:rsidR="00B33A3F" w:rsidRDefault="002F5103">
      <w:pPr>
        <w:pStyle w:val="20"/>
        <w:tabs>
          <w:tab w:val="left" w:pos="960"/>
          <w:tab w:val="right" w:leader="dot" w:pos="8296"/>
        </w:tabs>
        <w:rPr>
          <w:rFonts w:cstheme="minorBidi"/>
          <w:noProof/>
          <w:kern w:val="2"/>
          <w:sz w:val="24"/>
          <w:szCs w:val="24"/>
        </w:rPr>
      </w:pPr>
      <w:hyperlink w:anchor="_Toc430716796" w:history="1">
        <w:r w:rsidR="00B33A3F" w:rsidRPr="00296BE8">
          <w:rPr>
            <w:rStyle w:val="a5"/>
            <w:noProof/>
          </w:rPr>
          <w:t>3.2</w:t>
        </w:r>
        <w:r w:rsidR="00B33A3F">
          <w:rPr>
            <w:rFonts w:cstheme="minorBidi"/>
            <w:noProof/>
            <w:kern w:val="2"/>
            <w:sz w:val="24"/>
            <w:szCs w:val="24"/>
          </w:rPr>
          <w:tab/>
        </w:r>
        <w:r w:rsidR="00B33A3F" w:rsidRPr="00296BE8">
          <w:rPr>
            <w:rStyle w:val="a5"/>
            <w:rFonts w:hint="eastAsia"/>
            <w:noProof/>
          </w:rPr>
          <w:t>日志修复问题的复杂性分析</w:t>
        </w:r>
        <w:r w:rsidR="00B33A3F">
          <w:rPr>
            <w:noProof/>
            <w:webHidden/>
          </w:rPr>
          <w:tab/>
        </w:r>
        <w:r w:rsidR="00B33A3F">
          <w:rPr>
            <w:noProof/>
            <w:webHidden/>
          </w:rPr>
          <w:fldChar w:fldCharType="begin"/>
        </w:r>
        <w:r w:rsidR="00B33A3F">
          <w:rPr>
            <w:noProof/>
            <w:webHidden/>
          </w:rPr>
          <w:instrText xml:space="preserve"> PAGEREF _Toc430716796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34A28B70" w14:textId="77777777" w:rsidR="00B33A3F" w:rsidRDefault="002F5103">
      <w:pPr>
        <w:pStyle w:val="20"/>
        <w:tabs>
          <w:tab w:val="left" w:pos="960"/>
          <w:tab w:val="right" w:leader="dot" w:pos="8296"/>
        </w:tabs>
        <w:rPr>
          <w:rFonts w:cstheme="minorBidi"/>
          <w:noProof/>
          <w:kern w:val="2"/>
          <w:sz w:val="24"/>
          <w:szCs w:val="24"/>
        </w:rPr>
      </w:pPr>
      <w:hyperlink w:anchor="_Toc430716797" w:history="1">
        <w:r w:rsidR="00B33A3F" w:rsidRPr="00296BE8">
          <w:rPr>
            <w:rStyle w:val="a5"/>
            <w:noProof/>
          </w:rPr>
          <w:t>3.3</w:t>
        </w:r>
        <w:r w:rsidR="00B33A3F">
          <w:rPr>
            <w:rFonts w:cstheme="minorBidi"/>
            <w:noProof/>
            <w:kern w:val="2"/>
            <w:sz w:val="24"/>
            <w:szCs w:val="24"/>
          </w:rPr>
          <w:tab/>
        </w:r>
        <w:r w:rsidR="00B33A3F" w:rsidRPr="00296BE8">
          <w:rPr>
            <w:rStyle w:val="a5"/>
            <w:rFonts w:hint="eastAsia"/>
            <w:noProof/>
          </w:rPr>
          <w:t>日志修复问题的多种解决方法</w:t>
        </w:r>
        <w:r w:rsidR="00B33A3F">
          <w:rPr>
            <w:noProof/>
            <w:webHidden/>
          </w:rPr>
          <w:tab/>
        </w:r>
        <w:r w:rsidR="00B33A3F">
          <w:rPr>
            <w:noProof/>
            <w:webHidden/>
          </w:rPr>
          <w:fldChar w:fldCharType="begin"/>
        </w:r>
        <w:r w:rsidR="00B33A3F">
          <w:rPr>
            <w:noProof/>
            <w:webHidden/>
          </w:rPr>
          <w:instrText xml:space="preserve"> PAGEREF _Toc430716797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ACC1397" w14:textId="77777777" w:rsidR="00B33A3F" w:rsidRDefault="002F5103">
      <w:pPr>
        <w:pStyle w:val="20"/>
        <w:tabs>
          <w:tab w:val="left" w:pos="960"/>
          <w:tab w:val="right" w:leader="dot" w:pos="8296"/>
        </w:tabs>
        <w:rPr>
          <w:rFonts w:cstheme="minorBidi"/>
          <w:noProof/>
          <w:kern w:val="2"/>
          <w:sz w:val="24"/>
          <w:szCs w:val="24"/>
        </w:rPr>
      </w:pPr>
      <w:hyperlink w:anchor="_Toc430716798" w:history="1">
        <w:r w:rsidR="00B33A3F" w:rsidRPr="00296BE8">
          <w:rPr>
            <w:rStyle w:val="a5"/>
            <w:noProof/>
          </w:rPr>
          <w:t>3.4</w:t>
        </w:r>
        <w:r w:rsidR="00B33A3F">
          <w:rPr>
            <w:rFonts w:cstheme="minorBidi"/>
            <w:noProof/>
            <w:kern w:val="2"/>
            <w:sz w:val="24"/>
            <w:szCs w:val="24"/>
          </w:rPr>
          <w:tab/>
        </w:r>
        <w:r w:rsidR="00B33A3F" w:rsidRPr="00296BE8">
          <w:rPr>
            <w:rStyle w:val="a5"/>
            <w:rFonts w:hint="eastAsia"/>
            <w:noProof/>
          </w:rPr>
          <w:t>评估与对比算法结果与性能</w:t>
        </w:r>
        <w:r w:rsidR="00B33A3F">
          <w:rPr>
            <w:noProof/>
            <w:webHidden/>
          </w:rPr>
          <w:tab/>
        </w:r>
        <w:r w:rsidR="00B33A3F">
          <w:rPr>
            <w:noProof/>
            <w:webHidden/>
          </w:rPr>
          <w:fldChar w:fldCharType="begin"/>
        </w:r>
        <w:r w:rsidR="00B33A3F">
          <w:rPr>
            <w:noProof/>
            <w:webHidden/>
          </w:rPr>
          <w:instrText xml:space="preserve"> PAGEREF _Toc430716798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621861C5" w14:textId="77777777" w:rsidR="00B33A3F" w:rsidRDefault="002F5103">
      <w:pPr>
        <w:pStyle w:val="10"/>
        <w:rPr>
          <w:rFonts w:cstheme="minorBidi"/>
          <w:noProof/>
          <w:kern w:val="2"/>
          <w:sz w:val="24"/>
          <w:szCs w:val="24"/>
        </w:rPr>
      </w:pPr>
      <w:hyperlink w:anchor="_Toc430716799" w:history="1">
        <w:r w:rsidR="00B33A3F" w:rsidRPr="00296BE8">
          <w:rPr>
            <w:rStyle w:val="a5"/>
            <w:noProof/>
          </w:rPr>
          <w:t>4</w:t>
        </w:r>
        <w:r w:rsidR="00B33A3F">
          <w:rPr>
            <w:rFonts w:cstheme="minorBidi"/>
            <w:noProof/>
            <w:kern w:val="2"/>
            <w:sz w:val="24"/>
            <w:szCs w:val="24"/>
          </w:rPr>
          <w:tab/>
        </w:r>
        <w:r w:rsidR="00B33A3F" w:rsidRPr="00296BE8">
          <w:rPr>
            <w:rStyle w:val="a5"/>
            <w:rFonts w:hint="eastAsia"/>
            <w:noProof/>
          </w:rPr>
          <w:t>研究方案与技术路线</w:t>
        </w:r>
        <w:r w:rsidR="00B33A3F">
          <w:rPr>
            <w:noProof/>
            <w:webHidden/>
          </w:rPr>
          <w:tab/>
        </w:r>
        <w:r w:rsidR="00B33A3F">
          <w:rPr>
            <w:noProof/>
            <w:webHidden/>
          </w:rPr>
          <w:fldChar w:fldCharType="begin"/>
        </w:r>
        <w:r w:rsidR="00B33A3F">
          <w:rPr>
            <w:noProof/>
            <w:webHidden/>
          </w:rPr>
          <w:instrText xml:space="preserve"> PAGEREF _Toc430716799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5C6B9B35" w14:textId="77777777" w:rsidR="00B33A3F" w:rsidRDefault="002F5103">
      <w:pPr>
        <w:pStyle w:val="20"/>
        <w:tabs>
          <w:tab w:val="left" w:pos="960"/>
          <w:tab w:val="right" w:leader="dot" w:pos="8296"/>
        </w:tabs>
        <w:rPr>
          <w:rFonts w:cstheme="minorBidi"/>
          <w:noProof/>
          <w:kern w:val="2"/>
          <w:sz w:val="24"/>
          <w:szCs w:val="24"/>
        </w:rPr>
      </w:pPr>
      <w:hyperlink w:anchor="_Toc430716800" w:history="1">
        <w:r w:rsidR="00B33A3F" w:rsidRPr="00296BE8">
          <w:rPr>
            <w:rStyle w:val="a5"/>
            <w:noProof/>
          </w:rPr>
          <w:t>4.1</w:t>
        </w:r>
        <w:r w:rsidR="00B33A3F">
          <w:rPr>
            <w:rFonts w:cstheme="minorBidi"/>
            <w:noProof/>
            <w:kern w:val="2"/>
            <w:sz w:val="24"/>
            <w:szCs w:val="24"/>
          </w:rPr>
          <w:tab/>
        </w:r>
        <w:r w:rsidR="00B33A3F" w:rsidRPr="00296BE8">
          <w:rPr>
            <w:rStyle w:val="a5"/>
            <w:rFonts w:hint="eastAsia"/>
            <w:noProof/>
          </w:rPr>
          <w:t>问题的形式化定义</w:t>
        </w:r>
        <w:r w:rsidR="00B33A3F">
          <w:rPr>
            <w:noProof/>
            <w:webHidden/>
          </w:rPr>
          <w:tab/>
        </w:r>
        <w:r w:rsidR="00B33A3F">
          <w:rPr>
            <w:noProof/>
            <w:webHidden/>
          </w:rPr>
          <w:fldChar w:fldCharType="begin"/>
        </w:r>
        <w:r w:rsidR="00B33A3F">
          <w:rPr>
            <w:noProof/>
            <w:webHidden/>
          </w:rPr>
          <w:instrText xml:space="preserve"> PAGEREF _Toc430716800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72E1586" w14:textId="77777777" w:rsidR="00B33A3F" w:rsidRDefault="002F5103">
      <w:pPr>
        <w:pStyle w:val="20"/>
        <w:tabs>
          <w:tab w:val="left" w:pos="960"/>
          <w:tab w:val="right" w:leader="dot" w:pos="8296"/>
        </w:tabs>
        <w:rPr>
          <w:rFonts w:cstheme="minorBidi"/>
          <w:noProof/>
          <w:kern w:val="2"/>
          <w:sz w:val="24"/>
          <w:szCs w:val="24"/>
        </w:rPr>
      </w:pPr>
      <w:hyperlink w:anchor="_Toc430716801" w:history="1">
        <w:r w:rsidR="00B33A3F" w:rsidRPr="00296BE8">
          <w:rPr>
            <w:rStyle w:val="a5"/>
            <w:noProof/>
          </w:rPr>
          <w:t>4.2</w:t>
        </w:r>
        <w:r w:rsidR="00B33A3F">
          <w:rPr>
            <w:rFonts w:cstheme="minorBidi"/>
            <w:noProof/>
            <w:kern w:val="2"/>
            <w:sz w:val="24"/>
            <w:szCs w:val="24"/>
          </w:rPr>
          <w:tab/>
        </w:r>
        <w:r w:rsidR="00B33A3F" w:rsidRPr="00296BE8">
          <w:rPr>
            <w:rStyle w:val="a5"/>
            <w:rFonts w:hint="eastAsia"/>
            <w:noProof/>
          </w:rPr>
          <w:t>通过归约的方法来验证日志修复问题的复杂性</w:t>
        </w:r>
        <w:r w:rsidR="00B33A3F">
          <w:rPr>
            <w:noProof/>
            <w:webHidden/>
          </w:rPr>
          <w:tab/>
        </w:r>
        <w:r w:rsidR="00B33A3F">
          <w:rPr>
            <w:noProof/>
            <w:webHidden/>
          </w:rPr>
          <w:fldChar w:fldCharType="begin"/>
        </w:r>
        <w:r w:rsidR="00B33A3F">
          <w:rPr>
            <w:noProof/>
            <w:webHidden/>
          </w:rPr>
          <w:instrText xml:space="preserve"> PAGEREF _Toc430716801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DFC8448" w14:textId="77777777" w:rsidR="00B33A3F" w:rsidRDefault="002F5103">
      <w:pPr>
        <w:pStyle w:val="20"/>
        <w:tabs>
          <w:tab w:val="left" w:pos="960"/>
          <w:tab w:val="right" w:leader="dot" w:pos="8296"/>
        </w:tabs>
        <w:rPr>
          <w:rFonts w:cstheme="minorBidi"/>
          <w:noProof/>
          <w:kern w:val="2"/>
          <w:sz w:val="24"/>
          <w:szCs w:val="24"/>
        </w:rPr>
      </w:pPr>
      <w:hyperlink w:anchor="_Toc430716802" w:history="1">
        <w:r w:rsidR="00B33A3F" w:rsidRPr="00296BE8">
          <w:rPr>
            <w:rStyle w:val="a5"/>
            <w:noProof/>
          </w:rPr>
          <w:t>4.3</w:t>
        </w:r>
        <w:r w:rsidR="00B33A3F">
          <w:rPr>
            <w:rFonts w:cstheme="minorBidi"/>
            <w:noProof/>
            <w:kern w:val="2"/>
            <w:sz w:val="24"/>
            <w:szCs w:val="24"/>
          </w:rPr>
          <w:tab/>
        </w:r>
        <w:r w:rsidR="00B33A3F" w:rsidRPr="00296BE8">
          <w:rPr>
            <w:rStyle w:val="a5"/>
            <w:rFonts w:hint="eastAsia"/>
            <w:noProof/>
          </w:rPr>
          <w:t>设计日志修复问题的多种解决方法</w:t>
        </w:r>
        <w:r w:rsidR="00B33A3F">
          <w:rPr>
            <w:noProof/>
            <w:webHidden/>
          </w:rPr>
          <w:tab/>
        </w:r>
        <w:r w:rsidR="00B33A3F">
          <w:rPr>
            <w:noProof/>
            <w:webHidden/>
          </w:rPr>
          <w:fldChar w:fldCharType="begin"/>
        </w:r>
        <w:r w:rsidR="00B33A3F">
          <w:rPr>
            <w:noProof/>
            <w:webHidden/>
          </w:rPr>
          <w:instrText xml:space="preserve"> PAGEREF _Toc430716802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4B6B8663" w14:textId="77777777" w:rsidR="00B33A3F" w:rsidRDefault="002F5103">
      <w:pPr>
        <w:pStyle w:val="30"/>
        <w:tabs>
          <w:tab w:val="left" w:pos="1200"/>
          <w:tab w:val="right" w:leader="dot" w:pos="8296"/>
        </w:tabs>
        <w:rPr>
          <w:rFonts w:cstheme="minorBidi"/>
          <w:noProof/>
          <w:kern w:val="2"/>
          <w:sz w:val="24"/>
          <w:szCs w:val="24"/>
        </w:rPr>
      </w:pPr>
      <w:hyperlink w:anchor="_Toc430716803" w:history="1">
        <w:r w:rsidR="00B33A3F" w:rsidRPr="00296BE8">
          <w:rPr>
            <w:rStyle w:val="a5"/>
            <w:noProof/>
          </w:rPr>
          <w:t>4.3.1</w:t>
        </w:r>
        <w:r w:rsidR="00B33A3F">
          <w:rPr>
            <w:rFonts w:cstheme="minorBidi"/>
            <w:noProof/>
            <w:kern w:val="2"/>
            <w:sz w:val="24"/>
            <w:szCs w:val="24"/>
          </w:rPr>
          <w:tab/>
        </w:r>
        <w:r w:rsidR="00B33A3F" w:rsidRPr="00296BE8">
          <w:rPr>
            <w:rStyle w:val="a5"/>
            <w:noProof/>
          </w:rPr>
          <w:t>A*</w:t>
        </w:r>
        <w:r w:rsidR="00B33A3F" w:rsidRPr="00296BE8">
          <w:rPr>
            <w:rStyle w:val="a5"/>
            <w:rFonts w:hint="eastAsia"/>
            <w:noProof/>
          </w:rPr>
          <w:t>算法设计</w:t>
        </w:r>
        <w:r w:rsidR="00B33A3F">
          <w:rPr>
            <w:noProof/>
            <w:webHidden/>
          </w:rPr>
          <w:tab/>
        </w:r>
        <w:r w:rsidR="00B33A3F">
          <w:rPr>
            <w:noProof/>
            <w:webHidden/>
          </w:rPr>
          <w:fldChar w:fldCharType="begin"/>
        </w:r>
        <w:r w:rsidR="00B33A3F">
          <w:rPr>
            <w:noProof/>
            <w:webHidden/>
          </w:rPr>
          <w:instrText xml:space="preserve"> PAGEREF _Toc430716803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770F61B2" w14:textId="77777777" w:rsidR="00B33A3F" w:rsidRDefault="002F5103">
      <w:pPr>
        <w:pStyle w:val="30"/>
        <w:tabs>
          <w:tab w:val="left" w:pos="1200"/>
          <w:tab w:val="right" w:leader="dot" w:pos="8296"/>
        </w:tabs>
        <w:rPr>
          <w:rFonts w:cstheme="minorBidi"/>
          <w:noProof/>
          <w:kern w:val="2"/>
          <w:sz w:val="24"/>
          <w:szCs w:val="24"/>
        </w:rPr>
      </w:pPr>
      <w:hyperlink w:anchor="_Toc430716804" w:history="1">
        <w:r w:rsidR="00B33A3F" w:rsidRPr="00296BE8">
          <w:rPr>
            <w:rStyle w:val="a5"/>
            <w:noProof/>
          </w:rPr>
          <w:t>4.3.2</w:t>
        </w:r>
        <w:r w:rsidR="00B33A3F">
          <w:rPr>
            <w:rFonts w:cstheme="minorBidi"/>
            <w:noProof/>
            <w:kern w:val="2"/>
            <w:sz w:val="24"/>
            <w:szCs w:val="24"/>
          </w:rPr>
          <w:tab/>
        </w:r>
        <w:r w:rsidR="00B33A3F" w:rsidRPr="00296BE8">
          <w:rPr>
            <w:rStyle w:val="a5"/>
            <w:rFonts w:hint="eastAsia"/>
            <w:noProof/>
          </w:rPr>
          <w:t>加速算法设计</w:t>
        </w:r>
        <w:r w:rsidR="00B33A3F">
          <w:rPr>
            <w:noProof/>
            <w:webHidden/>
          </w:rPr>
          <w:tab/>
        </w:r>
        <w:r w:rsidR="00B33A3F">
          <w:rPr>
            <w:noProof/>
            <w:webHidden/>
          </w:rPr>
          <w:fldChar w:fldCharType="begin"/>
        </w:r>
        <w:r w:rsidR="00B33A3F">
          <w:rPr>
            <w:noProof/>
            <w:webHidden/>
          </w:rPr>
          <w:instrText xml:space="preserve"> PAGEREF _Toc430716804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2423F2C9" w14:textId="77777777" w:rsidR="00B33A3F" w:rsidRDefault="002F5103">
      <w:pPr>
        <w:pStyle w:val="30"/>
        <w:tabs>
          <w:tab w:val="left" w:pos="1200"/>
          <w:tab w:val="right" w:leader="dot" w:pos="8296"/>
        </w:tabs>
        <w:rPr>
          <w:rFonts w:cstheme="minorBidi"/>
          <w:noProof/>
          <w:kern w:val="2"/>
          <w:sz w:val="24"/>
          <w:szCs w:val="24"/>
        </w:rPr>
      </w:pPr>
      <w:hyperlink w:anchor="_Toc430716805" w:history="1">
        <w:r w:rsidR="00B33A3F" w:rsidRPr="00296BE8">
          <w:rPr>
            <w:rStyle w:val="a5"/>
            <w:noProof/>
          </w:rPr>
          <w:t>4.3.3</w:t>
        </w:r>
        <w:r w:rsidR="00B33A3F">
          <w:rPr>
            <w:rFonts w:cstheme="minorBidi"/>
            <w:noProof/>
            <w:kern w:val="2"/>
            <w:sz w:val="24"/>
            <w:szCs w:val="24"/>
          </w:rPr>
          <w:tab/>
        </w:r>
        <w:r w:rsidR="00B33A3F" w:rsidRPr="00296BE8">
          <w:rPr>
            <w:rStyle w:val="a5"/>
            <w:rFonts w:hint="eastAsia"/>
            <w:noProof/>
          </w:rPr>
          <w:t>贪心算法设计</w:t>
        </w:r>
        <w:r w:rsidR="00B33A3F">
          <w:rPr>
            <w:noProof/>
            <w:webHidden/>
          </w:rPr>
          <w:tab/>
        </w:r>
        <w:r w:rsidR="00B33A3F">
          <w:rPr>
            <w:noProof/>
            <w:webHidden/>
          </w:rPr>
          <w:fldChar w:fldCharType="begin"/>
        </w:r>
        <w:r w:rsidR="00B33A3F">
          <w:rPr>
            <w:noProof/>
            <w:webHidden/>
          </w:rPr>
          <w:instrText xml:space="preserve"> PAGEREF _Toc430716805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1225CC15" w14:textId="77777777" w:rsidR="00B33A3F" w:rsidRDefault="002F5103">
      <w:pPr>
        <w:pStyle w:val="20"/>
        <w:tabs>
          <w:tab w:val="left" w:pos="960"/>
          <w:tab w:val="right" w:leader="dot" w:pos="8296"/>
        </w:tabs>
        <w:rPr>
          <w:rFonts w:cstheme="minorBidi"/>
          <w:noProof/>
          <w:kern w:val="2"/>
          <w:sz w:val="24"/>
          <w:szCs w:val="24"/>
        </w:rPr>
      </w:pPr>
      <w:hyperlink w:anchor="_Toc430716806" w:history="1">
        <w:r w:rsidR="00B33A3F" w:rsidRPr="00296BE8">
          <w:rPr>
            <w:rStyle w:val="a5"/>
            <w:noProof/>
          </w:rPr>
          <w:t>4.4</w:t>
        </w:r>
        <w:r w:rsidR="00B33A3F">
          <w:rPr>
            <w:rFonts w:cstheme="minorBidi"/>
            <w:noProof/>
            <w:kern w:val="2"/>
            <w:sz w:val="24"/>
            <w:szCs w:val="24"/>
          </w:rPr>
          <w:tab/>
        </w:r>
        <w:r w:rsidR="00B33A3F" w:rsidRPr="00296BE8">
          <w:rPr>
            <w:rStyle w:val="a5"/>
            <w:rFonts w:hint="eastAsia"/>
            <w:noProof/>
          </w:rPr>
          <w:t>评估与对比算法结果及性能</w:t>
        </w:r>
        <w:r w:rsidR="00B33A3F">
          <w:rPr>
            <w:noProof/>
            <w:webHidden/>
          </w:rPr>
          <w:tab/>
        </w:r>
        <w:r w:rsidR="00B33A3F">
          <w:rPr>
            <w:noProof/>
            <w:webHidden/>
          </w:rPr>
          <w:fldChar w:fldCharType="begin"/>
        </w:r>
        <w:r w:rsidR="00B33A3F">
          <w:rPr>
            <w:noProof/>
            <w:webHidden/>
          </w:rPr>
          <w:instrText xml:space="preserve"> PAGEREF _Toc430716806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4F130AE8" w14:textId="77777777" w:rsidR="00B33A3F" w:rsidRDefault="002F5103">
      <w:pPr>
        <w:pStyle w:val="30"/>
        <w:tabs>
          <w:tab w:val="left" w:pos="1200"/>
          <w:tab w:val="right" w:leader="dot" w:pos="8296"/>
        </w:tabs>
        <w:rPr>
          <w:rFonts w:cstheme="minorBidi"/>
          <w:noProof/>
          <w:kern w:val="2"/>
          <w:sz w:val="24"/>
          <w:szCs w:val="24"/>
        </w:rPr>
      </w:pPr>
      <w:hyperlink w:anchor="_Toc430716807" w:history="1">
        <w:r w:rsidR="00B33A3F" w:rsidRPr="00296BE8">
          <w:rPr>
            <w:rStyle w:val="a5"/>
            <w:noProof/>
          </w:rPr>
          <w:t>4.4.1</w:t>
        </w:r>
        <w:r w:rsidR="00B33A3F">
          <w:rPr>
            <w:rFonts w:cstheme="minorBidi"/>
            <w:noProof/>
            <w:kern w:val="2"/>
            <w:sz w:val="24"/>
            <w:szCs w:val="24"/>
          </w:rPr>
          <w:tab/>
        </w:r>
        <w:r w:rsidR="00B33A3F" w:rsidRPr="00296BE8">
          <w:rPr>
            <w:rStyle w:val="a5"/>
            <w:rFonts w:hint="eastAsia"/>
            <w:noProof/>
          </w:rPr>
          <w:t>实验数据获取方式</w:t>
        </w:r>
        <w:r w:rsidR="00B33A3F">
          <w:rPr>
            <w:noProof/>
            <w:webHidden/>
          </w:rPr>
          <w:tab/>
        </w:r>
        <w:r w:rsidR="00B33A3F">
          <w:rPr>
            <w:noProof/>
            <w:webHidden/>
          </w:rPr>
          <w:fldChar w:fldCharType="begin"/>
        </w:r>
        <w:r w:rsidR="00B33A3F">
          <w:rPr>
            <w:noProof/>
            <w:webHidden/>
          </w:rPr>
          <w:instrText xml:space="preserve"> PAGEREF _Toc430716807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89658D9" w14:textId="77777777" w:rsidR="00B33A3F" w:rsidRDefault="002F5103">
      <w:pPr>
        <w:pStyle w:val="30"/>
        <w:tabs>
          <w:tab w:val="left" w:pos="1200"/>
          <w:tab w:val="right" w:leader="dot" w:pos="8296"/>
        </w:tabs>
        <w:rPr>
          <w:rFonts w:cstheme="minorBidi"/>
          <w:noProof/>
          <w:kern w:val="2"/>
          <w:sz w:val="24"/>
          <w:szCs w:val="24"/>
        </w:rPr>
      </w:pPr>
      <w:hyperlink w:anchor="_Toc430716808" w:history="1">
        <w:r w:rsidR="00B33A3F" w:rsidRPr="00296BE8">
          <w:rPr>
            <w:rStyle w:val="a5"/>
            <w:noProof/>
          </w:rPr>
          <w:t>4.4.2</w:t>
        </w:r>
        <w:r w:rsidR="00B33A3F">
          <w:rPr>
            <w:rFonts w:cstheme="minorBidi"/>
            <w:noProof/>
            <w:kern w:val="2"/>
            <w:sz w:val="24"/>
            <w:szCs w:val="24"/>
          </w:rPr>
          <w:tab/>
        </w:r>
        <w:r w:rsidR="00B33A3F" w:rsidRPr="00296BE8">
          <w:rPr>
            <w:rStyle w:val="a5"/>
            <w:rFonts w:hint="eastAsia"/>
            <w:noProof/>
          </w:rPr>
          <w:t>实验方案设计</w:t>
        </w:r>
        <w:r w:rsidR="00B33A3F">
          <w:rPr>
            <w:noProof/>
            <w:webHidden/>
          </w:rPr>
          <w:tab/>
        </w:r>
        <w:r w:rsidR="00B33A3F">
          <w:rPr>
            <w:noProof/>
            <w:webHidden/>
          </w:rPr>
          <w:fldChar w:fldCharType="begin"/>
        </w:r>
        <w:r w:rsidR="00B33A3F">
          <w:rPr>
            <w:noProof/>
            <w:webHidden/>
          </w:rPr>
          <w:instrText xml:space="preserve"> PAGEREF _Toc430716808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ADB4C42" w14:textId="77777777" w:rsidR="00B33A3F" w:rsidRDefault="002F5103">
      <w:pPr>
        <w:pStyle w:val="30"/>
        <w:tabs>
          <w:tab w:val="left" w:pos="1200"/>
          <w:tab w:val="right" w:leader="dot" w:pos="8296"/>
        </w:tabs>
        <w:rPr>
          <w:rFonts w:cstheme="minorBidi"/>
          <w:noProof/>
          <w:kern w:val="2"/>
          <w:sz w:val="24"/>
          <w:szCs w:val="24"/>
        </w:rPr>
      </w:pPr>
      <w:hyperlink w:anchor="_Toc430716809" w:history="1">
        <w:r w:rsidR="00B33A3F" w:rsidRPr="00296BE8">
          <w:rPr>
            <w:rStyle w:val="a5"/>
            <w:noProof/>
          </w:rPr>
          <w:t>4.4.3</w:t>
        </w:r>
        <w:r w:rsidR="00B33A3F">
          <w:rPr>
            <w:rFonts w:cstheme="minorBidi"/>
            <w:noProof/>
            <w:kern w:val="2"/>
            <w:sz w:val="24"/>
            <w:szCs w:val="24"/>
          </w:rPr>
          <w:tab/>
        </w:r>
        <w:r w:rsidR="00B33A3F" w:rsidRPr="00296BE8">
          <w:rPr>
            <w:rStyle w:val="a5"/>
            <w:rFonts w:hint="eastAsia"/>
            <w:noProof/>
          </w:rPr>
          <w:t>实验结果准确性评估</w:t>
        </w:r>
        <w:r w:rsidR="00B33A3F">
          <w:rPr>
            <w:noProof/>
            <w:webHidden/>
          </w:rPr>
          <w:tab/>
        </w:r>
        <w:r w:rsidR="00B33A3F">
          <w:rPr>
            <w:noProof/>
            <w:webHidden/>
          </w:rPr>
          <w:fldChar w:fldCharType="begin"/>
        </w:r>
        <w:r w:rsidR="00B33A3F">
          <w:rPr>
            <w:noProof/>
            <w:webHidden/>
          </w:rPr>
          <w:instrText xml:space="preserve"> PAGEREF _Toc430716809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3A094822" w14:textId="77777777" w:rsidR="00B33A3F" w:rsidRDefault="002F5103">
      <w:pPr>
        <w:pStyle w:val="30"/>
        <w:tabs>
          <w:tab w:val="left" w:pos="1200"/>
          <w:tab w:val="right" w:leader="dot" w:pos="8296"/>
        </w:tabs>
        <w:rPr>
          <w:rFonts w:cstheme="minorBidi"/>
          <w:noProof/>
          <w:kern w:val="2"/>
          <w:sz w:val="24"/>
          <w:szCs w:val="24"/>
        </w:rPr>
      </w:pPr>
      <w:hyperlink w:anchor="_Toc430716810" w:history="1">
        <w:r w:rsidR="00B33A3F" w:rsidRPr="00296BE8">
          <w:rPr>
            <w:rStyle w:val="a5"/>
            <w:noProof/>
          </w:rPr>
          <w:t>4.4.4</w:t>
        </w:r>
        <w:r w:rsidR="00B33A3F">
          <w:rPr>
            <w:rFonts w:cstheme="minorBidi"/>
            <w:noProof/>
            <w:kern w:val="2"/>
            <w:sz w:val="24"/>
            <w:szCs w:val="24"/>
          </w:rPr>
          <w:tab/>
        </w:r>
        <w:r w:rsidR="00B33A3F" w:rsidRPr="00296BE8">
          <w:rPr>
            <w:rStyle w:val="a5"/>
            <w:rFonts w:hint="eastAsia"/>
            <w:noProof/>
          </w:rPr>
          <w:t>实验性能评估</w:t>
        </w:r>
        <w:r w:rsidR="00B33A3F">
          <w:rPr>
            <w:noProof/>
            <w:webHidden/>
          </w:rPr>
          <w:tab/>
        </w:r>
        <w:r w:rsidR="00B33A3F">
          <w:rPr>
            <w:noProof/>
            <w:webHidden/>
          </w:rPr>
          <w:fldChar w:fldCharType="begin"/>
        </w:r>
        <w:r w:rsidR="00B33A3F">
          <w:rPr>
            <w:noProof/>
            <w:webHidden/>
          </w:rPr>
          <w:instrText xml:space="preserve"> PAGEREF _Toc430716810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1121171F" w14:textId="77777777" w:rsidR="00B33A3F" w:rsidRDefault="002F5103">
      <w:pPr>
        <w:pStyle w:val="30"/>
        <w:tabs>
          <w:tab w:val="left" w:pos="1200"/>
          <w:tab w:val="right" w:leader="dot" w:pos="8296"/>
        </w:tabs>
        <w:rPr>
          <w:rFonts w:cstheme="minorBidi"/>
          <w:noProof/>
          <w:kern w:val="2"/>
          <w:sz w:val="24"/>
          <w:szCs w:val="24"/>
        </w:rPr>
      </w:pPr>
      <w:hyperlink w:anchor="_Toc430716811" w:history="1">
        <w:r w:rsidR="00B33A3F" w:rsidRPr="00296BE8">
          <w:rPr>
            <w:rStyle w:val="a5"/>
            <w:noProof/>
          </w:rPr>
          <w:t>4.4.5</w:t>
        </w:r>
        <w:r w:rsidR="00B33A3F">
          <w:rPr>
            <w:rFonts w:cstheme="minorBidi"/>
            <w:noProof/>
            <w:kern w:val="2"/>
            <w:sz w:val="24"/>
            <w:szCs w:val="24"/>
          </w:rPr>
          <w:tab/>
        </w:r>
        <w:r w:rsidR="00B33A3F" w:rsidRPr="00296BE8">
          <w:rPr>
            <w:rStyle w:val="a5"/>
            <w:rFonts w:hint="eastAsia"/>
            <w:noProof/>
          </w:rPr>
          <w:t>同已有算法的对比实验</w:t>
        </w:r>
        <w:r w:rsidR="00B33A3F">
          <w:rPr>
            <w:noProof/>
            <w:webHidden/>
          </w:rPr>
          <w:tab/>
        </w:r>
        <w:r w:rsidR="00B33A3F">
          <w:rPr>
            <w:noProof/>
            <w:webHidden/>
          </w:rPr>
          <w:fldChar w:fldCharType="begin"/>
        </w:r>
        <w:r w:rsidR="00B33A3F">
          <w:rPr>
            <w:noProof/>
            <w:webHidden/>
          </w:rPr>
          <w:instrText xml:space="preserve"> PAGEREF _Toc430716811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3D80C0C7" w14:textId="77777777" w:rsidR="00B33A3F" w:rsidRDefault="002F5103">
      <w:pPr>
        <w:pStyle w:val="10"/>
        <w:rPr>
          <w:rFonts w:cstheme="minorBidi"/>
          <w:noProof/>
          <w:kern w:val="2"/>
          <w:sz w:val="24"/>
          <w:szCs w:val="24"/>
        </w:rPr>
      </w:pPr>
      <w:hyperlink w:anchor="_Toc430716812" w:history="1">
        <w:r w:rsidR="00B33A3F" w:rsidRPr="00296BE8">
          <w:rPr>
            <w:rStyle w:val="a5"/>
            <w:noProof/>
          </w:rPr>
          <w:t>5</w:t>
        </w:r>
        <w:r w:rsidR="00B33A3F">
          <w:rPr>
            <w:rFonts w:cstheme="minorBidi"/>
            <w:noProof/>
            <w:kern w:val="2"/>
            <w:sz w:val="24"/>
            <w:szCs w:val="24"/>
          </w:rPr>
          <w:tab/>
        </w:r>
        <w:r w:rsidR="00B33A3F" w:rsidRPr="00296BE8">
          <w:rPr>
            <w:rStyle w:val="a5"/>
            <w:rFonts w:hint="eastAsia"/>
            <w:noProof/>
          </w:rPr>
          <w:t>预期成果及可能的创新点</w:t>
        </w:r>
        <w:r w:rsidR="00B33A3F">
          <w:rPr>
            <w:noProof/>
            <w:webHidden/>
          </w:rPr>
          <w:tab/>
        </w:r>
        <w:r w:rsidR="00B33A3F">
          <w:rPr>
            <w:noProof/>
            <w:webHidden/>
          </w:rPr>
          <w:fldChar w:fldCharType="begin"/>
        </w:r>
        <w:r w:rsidR="00B33A3F">
          <w:rPr>
            <w:noProof/>
            <w:webHidden/>
          </w:rPr>
          <w:instrText xml:space="preserve"> PAGEREF _Toc430716812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0F7054D5" w14:textId="77777777" w:rsidR="00B33A3F" w:rsidRDefault="002F5103">
      <w:pPr>
        <w:pStyle w:val="20"/>
        <w:tabs>
          <w:tab w:val="left" w:pos="960"/>
          <w:tab w:val="right" w:leader="dot" w:pos="8296"/>
        </w:tabs>
        <w:rPr>
          <w:rFonts w:cstheme="minorBidi"/>
          <w:noProof/>
          <w:kern w:val="2"/>
          <w:sz w:val="24"/>
          <w:szCs w:val="24"/>
        </w:rPr>
      </w:pPr>
      <w:hyperlink w:anchor="_Toc430716813" w:history="1">
        <w:r w:rsidR="00B33A3F" w:rsidRPr="00296BE8">
          <w:rPr>
            <w:rStyle w:val="a5"/>
            <w:noProof/>
          </w:rPr>
          <w:t>5.1</w:t>
        </w:r>
        <w:r w:rsidR="00B33A3F">
          <w:rPr>
            <w:rFonts w:cstheme="minorBidi"/>
            <w:noProof/>
            <w:kern w:val="2"/>
            <w:sz w:val="24"/>
            <w:szCs w:val="24"/>
          </w:rPr>
          <w:tab/>
        </w:r>
        <w:r w:rsidR="00B33A3F" w:rsidRPr="00296BE8">
          <w:rPr>
            <w:rStyle w:val="a5"/>
            <w:rFonts w:hint="eastAsia"/>
            <w:noProof/>
          </w:rPr>
          <w:t>预期成果</w:t>
        </w:r>
        <w:r w:rsidR="00B33A3F">
          <w:rPr>
            <w:noProof/>
            <w:webHidden/>
          </w:rPr>
          <w:tab/>
        </w:r>
        <w:r w:rsidR="00B33A3F">
          <w:rPr>
            <w:noProof/>
            <w:webHidden/>
          </w:rPr>
          <w:fldChar w:fldCharType="begin"/>
        </w:r>
        <w:r w:rsidR="00B33A3F">
          <w:rPr>
            <w:noProof/>
            <w:webHidden/>
          </w:rPr>
          <w:instrText xml:space="preserve"> PAGEREF _Toc430716813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63732E3E" w14:textId="77777777" w:rsidR="00B33A3F" w:rsidRDefault="002F5103">
      <w:pPr>
        <w:pStyle w:val="20"/>
        <w:tabs>
          <w:tab w:val="left" w:pos="960"/>
          <w:tab w:val="right" w:leader="dot" w:pos="8296"/>
        </w:tabs>
        <w:rPr>
          <w:rFonts w:cstheme="minorBidi"/>
          <w:noProof/>
          <w:kern w:val="2"/>
          <w:sz w:val="24"/>
          <w:szCs w:val="24"/>
        </w:rPr>
      </w:pPr>
      <w:hyperlink w:anchor="_Toc430716814" w:history="1">
        <w:r w:rsidR="00B33A3F" w:rsidRPr="00296BE8">
          <w:rPr>
            <w:rStyle w:val="a5"/>
            <w:noProof/>
          </w:rPr>
          <w:t>5.2</w:t>
        </w:r>
        <w:r w:rsidR="00B33A3F">
          <w:rPr>
            <w:rFonts w:cstheme="minorBidi"/>
            <w:noProof/>
            <w:kern w:val="2"/>
            <w:sz w:val="24"/>
            <w:szCs w:val="24"/>
          </w:rPr>
          <w:tab/>
        </w:r>
        <w:r w:rsidR="00B33A3F" w:rsidRPr="00296BE8">
          <w:rPr>
            <w:rStyle w:val="a5"/>
            <w:rFonts w:hint="eastAsia"/>
            <w:noProof/>
          </w:rPr>
          <w:t>可能的创新点</w:t>
        </w:r>
        <w:r w:rsidR="00B33A3F">
          <w:rPr>
            <w:noProof/>
            <w:webHidden/>
          </w:rPr>
          <w:tab/>
        </w:r>
        <w:r w:rsidR="00B33A3F">
          <w:rPr>
            <w:noProof/>
            <w:webHidden/>
          </w:rPr>
          <w:fldChar w:fldCharType="begin"/>
        </w:r>
        <w:r w:rsidR="00B33A3F">
          <w:rPr>
            <w:noProof/>
            <w:webHidden/>
          </w:rPr>
          <w:instrText xml:space="preserve"> PAGEREF _Toc430716814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54C1E992" w14:textId="77777777" w:rsidR="00B33A3F" w:rsidRDefault="002F5103">
      <w:pPr>
        <w:pStyle w:val="10"/>
        <w:rPr>
          <w:rFonts w:cstheme="minorBidi"/>
          <w:noProof/>
          <w:kern w:val="2"/>
          <w:sz w:val="24"/>
          <w:szCs w:val="24"/>
        </w:rPr>
      </w:pPr>
      <w:hyperlink w:anchor="_Toc430716815" w:history="1">
        <w:r w:rsidR="00B33A3F" w:rsidRPr="00296BE8">
          <w:rPr>
            <w:rStyle w:val="a5"/>
            <w:noProof/>
          </w:rPr>
          <w:t>6</w:t>
        </w:r>
        <w:r w:rsidR="00B33A3F">
          <w:rPr>
            <w:rFonts w:cstheme="minorBidi"/>
            <w:noProof/>
            <w:kern w:val="2"/>
            <w:sz w:val="24"/>
            <w:szCs w:val="24"/>
          </w:rPr>
          <w:tab/>
        </w:r>
        <w:r w:rsidR="00B33A3F" w:rsidRPr="00296BE8">
          <w:rPr>
            <w:rStyle w:val="a5"/>
            <w:rFonts w:hint="eastAsia"/>
            <w:noProof/>
          </w:rPr>
          <w:t>研究计划</w:t>
        </w:r>
        <w:r w:rsidR="00B33A3F">
          <w:rPr>
            <w:noProof/>
            <w:webHidden/>
          </w:rPr>
          <w:tab/>
        </w:r>
        <w:r w:rsidR="00B33A3F">
          <w:rPr>
            <w:noProof/>
            <w:webHidden/>
          </w:rPr>
          <w:fldChar w:fldCharType="begin"/>
        </w:r>
        <w:r w:rsidR="00B33A3F">
          <w:rPr>
            <w:noProof/>
            <w:webHidden/>
          </w:rPr>
          <w:instrText xml:space="preserve"> PAGEREF _Toc430716815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2E2A7935" w14:textId="77777777" w:rsidR="00B33A3F" w:rsidRDefault="002F5103">
      <w:pPr>
        <w:pStyle w:val="10"/>
        <w:rPr>
          <w:rFonts w:cstheme="minorBidi"/>
          <w:noProof/>
          <w:kern w:val="2"/>
          <w:sz w:val="24"/>
          <w:szCs w:val="24"/>
        </w:rPr>
      </w:pPr>
      <w:hyperlink w:anchor="_Toc430716816" w:history="1">
        <w:r w:rsidR="00B33A3F" w:rsidRPr="00296BE8">
          <w:rPr>
            <w:rStyle w:val="a5"/>
            <w:noProof/>
          </w:rPr>
          <w:t>7</w:t>
        </w:r>
        <w:r w:rsidR="00B33A3F">
          <w:rPr>
            <w:rFonts w:cstheme="minorBidi"/>
            <w:noProof/>
            <w:kern w:val="2"/>
            <w:sz w:val="24"/>
            <w:szCs w:val="24"/>
          </w:rPr>
          <w:tab/>
        </w:r>
        <w:r w:rsidR="00B33A3F" w:rsidRPr="00296BE8">
          <w:rPr>
            <w:rStyle w:val="a5"/>
            <w:rFonts w:hint="eastAsia"/>
            <w:noProof/>
          </w:rPr>
          <w:t>参考文献</w:t>
        </w:r>
        <w:r w:rsidR="00B33A3F">
          <w:rPr>
            <w:noProof/>
            <w:webHidden/>
          </w:rPr>
          <w:tab/>
        </w:r>
        <w:r w:rsidR="00B33A3F">
          <w:rPr>
            <w:noProof/>
            <w:webHidden/>
          </w:rPr>
          <w:fldChar w:fldCharType="begin"/>
        </w:r>
        <w:r w:rsidR="00B33A3F">
          <w:rPr>
            <w:noProof/>
            <w:webHidden/>
          </w:rPr>
          <w:instrText xml:space="preserve"> PAGEREF _Toc430716816 \h </w:instrText>
        </w:r>
        <w:r w:rsidR="00B33A3F">
          <w:rPr>
            <w:noProof/>
            <w:webHidden/>
          </w:rPr>
        </w:r>
        <w:r w:rsidR="00B33A3F">
          <w:rPr>
            <w:noProof/>
            <w:webHidden/>
          </w:rPr>
          <w:fldChar w:fldCharType="separate"/>
        </w:r>
        <w:r w:rsidR="00B33A3F">
          <w:rPr>
            <w:noProof/>
            <w:webHidden/>
          </w:rPr>
          <w:t>24</w:t>
        </w:r>
        <w:r w:rsidR="00B33A3F">
          <w:rPr>
            <w:noProof/>
            <w:webHidden/>
          </w:rPr>
          <w:fldChar w:fldCharType="end"/>
        </w:r>
      </w:hyperlink>
    </w:p>
    <w:p w14:paraId="6394A749" w14:textId="77777777" w:rsidR="0062389D" w:rsidRDefault="00FF0F04" w:rsidP="00601758">
      <w:pPr>
        <w:pStyle w:val="1"/>
      </w:pPr>
      <w:r>
        <w:fldChar w:fldCharType="end"/>
      </w:r>
      <w:bookmarkStart w:id="1" w:name="_Toc430716778"/>
      <w:r w:rsidR="00DC10EE" w:rsidRPr="00DC10EE">
        <w:rPr>
          <w:rFonts w:hint="eastAsia"/>
        </w:rPr>
        <w:t>选题背景</w:t>
      </w:r>
      <w:bookmarkEnd w:id="1"/>
    </w:p>
    <w:p w14:paraId="58E28910" w14:textId="4E94F1DB"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w:t>
      </w:r>
      <w:del w:id="2" w:author="肖永博" w:date="2015-09-27T14:50:00Z">
        <w:r w:rsidDel="002F5103">
          <w:rPr>
            <w:rFonts w:hint="eastAsia"/>
          </w:rPr>
          <w:delText xml:space="preserve"> </w:delText>
        </w:r>
      </w:del>
      <w:r>
        <w:rPr>
          <w:rFonts w:hint="eastAsia"/>
        </w:rPr>
        <w:t>2.0</w:t>
      </w:r>
      <w:r>
        <w:rPr>
          <w:rFonts w:hint="eastAsia"/>
        </w:rPr>
        <w:t>和</w:t>
      </w:r>
      <w:r>
        <w:rPr>
          <w:rFonts w:hint="eastAsia"/>
        </w:rPr>
        <w:t>YAWL</w:t>
      </w:r>
      <w:r>
        <w:rPr>
          <w:rFonts w:hint="eastAsia"/>
        </w:rPr>
        <w:t>）、</w:t>
      </w:r>
      <w:r>
        <w:rPr>
          <w:rFonts w:hint="eastAsia"/>
        </w:rPr>
        <w:t>Declarative</w:t>
      </w:r>
      <w:r>
        <w:rPr>
          <w:rFonts w:hint="eastAsia"/>
        </w:rPr>
        <w:t>模型（如</w:t>
      </w:r>
      <w:proofErr w:type="spellStart"/>
      <w:r w:rsidR="00F921F6">
        <w:rPr>
          <w:rFonts w:hint="eastAsia"/>
        </w:rPr>
        <w:t>ConDec</w:t>
      </w:r>
      <w:proofErr w:type="spellEnd"/>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14F21DEB" w:rsidR="00601758" w:rsidRDefault="00601758" w:rsidP="00601758">
      <w:pPr>
        <w:ind w:firstLine="420"/>
      </w:pPr>
      <w:r>
        <w:rPr>
          <w:rFonts w:hint="eastAsia"/>
        </w:rPr>
        <w:t>业务流程分析技术往往依赖于流程模型，并且认定实际执行的业务过程应该符合于流程模型。因此对于流程管理而言，</w:t>
      </w:r>
      <w:bookmarkStart w:id="3" w:name="_GoBack"/>
      <w:r>
        <w:rPr>
          <w:rFonts w:hint="eastAsia"/>
        </w:rPr>
        <w:t>检测实际的业务流程在多大程度上符合流程模型的规范</w:t>
      </w:r>
      <w:bookmarkEnd w:id="3"/>
      <w:r>
        <w:rPr>
          <w:rFonts w:hint="eastAsia"/>
        </w:rPr>
        <w:t>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w:t>
      </w:r>
      <w:proofErr w:type="gramStart"/>
      <w:r>
        <w:rPr>
          <w:rFonts w:hint="eastAsia"/>
        </w:rPr>
        <w:t>非运行</w:t>
      </w:r>
      <w:proofErr w:type="gramEnd"/>
      <w:r>
        <w:rPr>
          <w:rFonts w:hint="eastAsia"/>
        </w:rPr>
        <w:t>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1347AB">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610845C4" w:rsidR="00601758" w:rsidRDefault="000451F1" w:rsidP="000451F1">
      <w:pPr>
        <w:pStyle w:val="a6"/>
        <w:jc w:val="center"/>
      </w:pPr>
      <w:bookmarkStart w:id="4" w:name="_Ref430682457"/>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1</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4"/>
      <w:r>
        <w:t xml:space="preserve"> </w:t>
      </w:r>
      <w:r w:rsidRPr="00123372">
        <w:rPr>
          <w:rFonts w:hint="eastAsia"/>
        </w:rPr>
        <w:t>符合性检测同流程发现、流程增加之间的关系</w:t>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p>
    <w:p w14:paraId="5561588B" w14:textId="3B84F0F1" w:rsidR="00B96CFC" w:rsidRDefault="00DA0AE0" w:rsidP="00DA0AE0">
      <w:pPr>
        <w:pStyle w:val="a6"/>
        <w:jc w:val="center"/>
      </w:pPr>
      <w:bookmarkStart w:id="5" w:name="_Ref4307659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47AB">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47AB">
        <w:rPr>
          <w:noProof/>
        </w:rPr>
        <w:t>2</w:t>
      </w:r>
      <w:r>
        <w:fldChar w:fldCharType="end"/>
      </w:r>
      <w:bookmarkEnd w:id="5"/>
      <w:r>
        <w:t xml:space="preserve"> Petri</w:t>
      </w:r>
      <w:r>
        <w:t>网模型</w:t>
      </w:r>
      <w:r>
        <w:t>I</w:t>
      </w:r>
    </w:p>
    <w:p w14:paraId="34CD95ED" w14:textId="58B47000" w:rsidR="00002E56" w:rsidRDefault="00002E56" w:rsidP="00516619">
      <w:pPr>
        <w:ind w:firstLine="420"/>
        <w:jc w:val="left"/>
      </w:pPr>
      <w:r>
        <w:rPr>
          <w:rFonts w:hint="eastAsia"/>
        </w:rPr>
        <w:lastRenderedPageBreak/>
        <w:t>给定</w:t>
      </w:r>
      <w:r>
        <w:t>流程模型如</w:t>
      </w:r>
      <w:r w:rsidR="00DA0AE0">
        <w:fldChar w:fldCharType="begin"/>
      </w:r>
      <w:r w:rsidR="00DA0AE0">
        <w:instrText xml:space="preserve"> REF _Ref430765926 \h </w:instrText>
      </w:r>
      <w:r w:rsidR="00DA0AE0">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2</w:t>
      </w:r>
      <w:r w:rsidR="00DA0AE0">
        <w:fldChar w:fldCharType="end"/>
      </w:r>
      <w:r>
        <w:t>所示，</w:t>
      </w:r>
      <w:commentRangeStart w:id="6"/>
      <w:r>
        <w:rPr>
          <w:rFonts w:hint="eastAsia"/>
        </w:rPr>
        <w:t>现有</w:t>
      </w:r>
      <w:r>
        <w:t>的</w:t>
      </w:r>
      <w:r>
        <w:rPr>
          <w:rFonts w:hint="eastAsia"/>
        </w:rPr>
        <w:t>事件</w:t>
      </w:r>
      <w:r>
        <w:t>日志</w:t>
      </w:r>
      <w:r w:rsidR="00516619">
        <w:t>仅</w:t>
      </w:r>
      <w:r>
        <w:t>记录</w:t>
      </w:r>
      <w:r w:rsidR="00516619">
        <w:t>了活动名称：</w:t>
      </w:r>
      <w:r w:rsidR="00516619">
        <w:t>{A, A, B}</w:t>
      </w:r>
      <w:r w:rsidR="00516619">
        <w:t>，</w:t>
      </w:r>
      <w:r w:rsidR="00516619">
        <w:rPr>
          <w:rFonts w:hint="eastAsia"/>
        </w:rPr>
        <w:t>活动</w:t>
      </w:r>
      <w:r w:rsidR="00516619">
        <w:t>的执行顺序等其他信息全部缺失。在这种情况下</w:t>
      </w:r>
      <w:r w:rsidR="00516619">
        <w:rPr>
          <w:rFonts w:hint="eastAsia"/>
        </w:rPr>
        <w:t>对</w:t>
      </w:r>
      <w:del w:id="7" w:author="Wen Lijie" w:date="2015-09-24T23:42:00Z">
        <w:r w:rsidR="00516619" w:rsidDel="00AF6913">
          <w:delText>日志进行修复</w:delText>
        </w:r>
        <w:r w:rsidR="00516619" w:rsidDel="00AF6913">
          <w:rPr>
            <w:rFonts w:hint="eastAsia"/>
          </w:rPr>
          <w:delText>课</w:delText>
        </w:r>
      </w:del>
      <w:ins w:id="8" w:author="Wen Lijie" w:date="2015-09-24T23:42:00Z">
        <w:r w:rsidR="00AF6913">
          <w:t>日志进行修复</w:t>
        </w:r>
        <w:r w:rsidR="00AF6913">
          <w:rPr>
            <w:rFonts w:hint="eastAsia"/>
          </w:rPr>
          <w:t>可</w:t>
        </w:r>
      </w:ins>
      <w:r w:rsidR="00516619">
        <w:t>形成有效的轨迹有</w:t>
      </w:r>
      <w:r w:rsidR="00516619">
        <w:t>&lt;A, C&gt;</w:t>
      </w:r>
      <w:r w:rsidR="00516619">
        <w:t>、</w:t>
      </w:r>
      <w:r w:rsidR="00516619">
        <w:t>&lt;A, B, D, C&gt;</w:t>
      </w:r>
      <w:r w:rsidR="00516619">
        <w:t>和</w:t>
      </w:r>
      <w:r w:rsidR="00516619">
        <w:t>&lt;A, D, B, C&gt;</w:t>
      </w:r>
      <w:r w:rsidR="00516619">
        <w:t>。</w:t>
      </w:r>
      <w:r w:rsidR="00516619">
        <w:rPr>
          <w:rFonts w:hint="eastAsia"/>
        </w:rPr>
        <w:t>假定将</w:t>
      </w:r>
      <w:r w:rsidR="00516619">
        <w:t>不同的</w:t>
      </w:r>
      <w:r w:rsidR="00516619">
        <w:rPr>
          <w:rFonts w:hint="eastAsia"/>
        </w:rPr>
        <w:t>活动其</w:t>
      </w:r>
      <w:r w:rsidR="00516619">
        <w:t>插入当前轨迹的代价是一样的，</w:t>
      </w:r>
      <w:r w:rsidR="00516619">
        <w:rPr>
          <w:rFonts w:hint="eastAsia"/>
        </w:rPr>
        <w:t>那么</w:t>
      </w:r>
      <w:r w:rsidR="00516619">
        <w:t>从原日志中得到</w:t>
      </w:r>
      <w:r w:rsidR="00516619">
        <w:rPr>
          <w:rFonts w:hint="eastAsia"/>
        </w:rPr>
        <w:t>第一条</w:t>
      </w:r>
      <w:r w:rsidR="00516619">
        <w:t>轨迹的代价是</w:t>
      </w:r>
      <w:r w:rsidR="00516619">
        <w:t>1</w:t>
      </w:r>
      <w:r w:rsidR="00516619">
        <w:t>，</w:t>
      </w:r>
      <w:r w:rsidR="00516619">
        <w:rPr>
          <w:rFonts w:hint="eastAsia"/>
        </w:rPr>
        <w:t>得到</w:t>
      </w:r>
      <w:r w:rsidR="00516619">
        <w:t>第二条和第三条轨迹的代价都是</w:t>
      </w:r>
      <w:r w:rsidR="00516619">
        <w:t>2</w:t>
      </w:r>
      <w:r w:rsidR="00516619">
        <w:t>。因此，只有</w:t>
      </w:r>
      <w:r w:rsidR="00516619">
        <w:rPr>
          <w:rFonts w:hint="eastAsia"/>
        </w:rPr>
        <w:t>第一条</w:t>
      </w:r>
      <w:r w:rsidR="00516619">
        <w:t>轨迹是经过最小修复代价而得到的。</w:t>
      </w:r>
      <w:commentRangeEnd w:id="6"/>
      <w:r w:rsidR="0019263D">
        <w:rPr>
          <w:rStyle w:val="a8"/>
        </w:rPr>
        <w:commentReference w:id="6"/>
      </w:r>
    </w:p>
    <w:p w14:paraId="47AD9723" w14:textId="67B9774E" w:rsidR="00516619" w:rsidRPr="00601758" w:rsidRDefault="00516619" w:rsidP="00516619">
      <w:pPr>
        <w:ind w:firstLine="420"/>
        <w:jc w:val="left"/>
      </w:pPr>
      <w:r>
        <w:rPr>
          <w:rFonts w:hint="eastAsia"/>
        </w:rPr>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p>
    <w:p w14:paraId="7F6892F8" w14:textId="77777777" w:rsidR="00DC10EE" w:rsidRDefault="00DC10EE" w:rsidP="00601758">
      <w:pPr>
        <w:pStyle w:val="1"/>
      </w:pPr>
      <w:bookmarkStart w:id="9" w:name="_Toc430716779"/>
      <w:r w:rsidRPr="00DC10EE">
        <w:t>国内外研究现状</w:t>
      </w:r>
      <w:bookmarkEnd w:id="9"/>
    </w:p>
    <w:p w14:paraId="69DB2F6D" w14:textId="6F7A16BE" w:rsidR="00601758" w:rsidRPr="00601758" w:rsidRDefault="00601758" w:rsidP="00601758">
      <w:pPr>
        <w:ind w:firstLine="420"/>
      </w:pPr>
      <w:r w:rsidRPr="00601758">
        <w:rPr>
          <w:rFonts w:hint="eastAsia"/>
        </w:rPr>
        <w:t>在流程挖掘领域里，针对不同模型（例如</w:t>
      </w:r>
      <w:proofErr w:type="spellStart"/>
      <w:r w:rsidR="00F921F6">
        <w:rPr>
          <w:rFonts w:hint="eastAsia"/>
        </w:rPr>
        <w:t>ConDec</w:t>
      </w:r>
      <w:proofErr w:type="spellEnd"/>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w:t>
      </w:r>
      <w:ins w:id="10" w:author="Wen Lijie" w:date="2015-09-24T23:47:00Z">
        <w:r w:rsidR="005E4CC9">
          <w:rPr>
            <w:rFonts w:hint="eastAsia"/>
          </w:rPr>
          <w:t>与</w:t>
        </w:r>
      </w:ins>
      <w:r w:rsidR="001B1B08" w:rsidRPr="00601758">
        <w:rPr>
          <w:rFonts w:hint="eastAsia"/>
        </w:rPr>
        <w:t>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11" w:name="_Toc430716780"/>
      <w:r w:rsidRPr="00DC10EE">
        <w:t>流程模型</w:t>
      </w:r>
      <w:bookmarkEnd w:id="11"/>
    </w:p>
    <w:p w14:paraId="4CD52DD2" w14:textId="77777777" w:rsidR="00DC10EE" w:rsidRDefault="00DC10EE" w:rsidP="00601758">
      <w:pPr>
        <w:pStyle w:val="3"/>
      </w:pPr>
      <w:bookmarkStart w:id="12" w:name="_Toc430716781"/>
      <w:r w:rsidRPr="00DC10EE">
        <w:t>Declarative</w:t>
      </w:r>
      <w:r w:rsidRPr="00DC10EE">
        <w:t>模型</w:t>
      </w:r>
      <w:bookmarkEnd w:id="12"/>
    </w:p>
    <w:p w14:paraId="294BAA3B" w14:textId="2B37792C"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proofErr w:type="gramStart"/>
      <w:r w:rsidRPr="00601758">
        <w:rPr>
          <w:rFonts w:hint="eastAsia"/>
        </w:rPr>
        <w:t>网那样</w:t>
      </w:r>
      <w:proofErr w:type="gramEnd"/>
      <w:r w:rsidRPr="00601758">
        <w:rPr>
          <w:rFonts w:hint="eastAsia"/>
        </w:rPr>
        <w:t>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6329B9A" w:rsidR="00601758" w:rsidRDefault="000451F1" w:rsidP="000451F1">
      <w:pPr>
        <w:pStyle w:val="a6"/>
        <w:jc w:val="center"/>
      </w:pPr>
      <w:bookmarkStart w:id="13" w:name="_Ref430682259"/>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13"/>
      <w:r>
        <w:t xml:space="preserve"> </w:t>
      </w:r>
      <w:r w:rsidRPr="002941F5">
        <w:rPr>
          <w:rFonts w:hint="eastAsia"/>
        </w:rPr>
        <w:t>Declarative</w:t>
      </w:r>
      <w:r w:rsidRPr="002941F5">
        <w:rPr>
          <w:rFonts w:hint="eastAsia"/>
        </w:rPr>
        <w:t>模型示例</w:t>
      </w:r>
    </w:p>
    <w:p w14:paraId="32F898D0" w14:textId="20812A81"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 MERGEFORMAT </w:instrText>
      </w:r>
      <w:r w:rsidR="00F921F6" w:rsidRPr="00F921F6">
        <w:rPr>
          <w:vertAlign w:val="superscript"/>
        </w:rPr>
      </w:r>
      <w:r w:rsidR="00F921F6" w:rsidRPr="00F921F6">
        <w:rPr>
          <w:vertAlign w:val="superscript"/>
        </w:rPr>
        <w:fldChar w:fldCharType="separate"/>
      </w:r>
      <w:r w:rsidR="001347AB">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lastRenderedPageBreak/>
        <w:t>模型建模语言是由</w:t>
      </w:r>
      <w:proofErr w:type="spellStart"/>
      <w:r w:rsidR="00601758" w:rsidRPr="00601758">
        <w:rPr>
          <w:rFonts w:hint="eastAsia"/>
        </w:rPr>
        <w:t>Pesic</w:t>
      </w:r>
      <w:proofErr w:type="spellEnd"/>
      <w:r w:rsidR="00601758" w:rsidRPr="00601758">
        <w:rPr>
          <w:rFonts w:hint="eastAsia"/>
        </w:rPr>
        <w:t>提出的</w:t>
      </w:r>
      <w:commentRangeStart w:id="14"/>
      <w:proofErr w:type="spellStart"/>
      <w:r w:rsidR="00601758" w:rsidRPr="00601758">
        <w:rPr>
          <w:rFonts w:hint="eastAsia"/>
        </w:rPr>
        <w:t>ConDec</w:t>
      </w:r>
      <w:proofErr w:type="spellEnd"/>
      <w:r w:rsidR="00601758" w:rsidRPr="00226282">
        <w:rPr>
          <w:rFonts w:hint="eastAsia"/>
          <w:vertAlign w:val="superscript"/>
        </w:rPr>
        <w:t>[3]</w:t>
      </w:r>
      <w:r w:rsidR="003C2DBA" w:rsidRPr="00601758" w:rsidDel="003C2DBA">
        <w:rPr>
          <w:rFonts w:hint="eastAsia"/>
        </w:rPr>
        <w:t xml:space="preserve"> </w:t>
      </w:r>
      <w:commentRangeEnd w:id="14"/>
      <w:r w:rsidR="00FA7EEB">
        <w:rPr>
          <w:rStyle w:val="a8"/>
        </w:rPr>
        <w:commentReference w:id="14"/>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w:t>
      </w:r>
      <w:proofErr w:type="gramStart"/>
      <w:r w:rsidR="00601758" w:rsidRPr="00601758">
        <w:rPr>
          <w:rFonts w:hint="eastAsia"/>
        </w:rPr>
        <w:t>图形化表示</w:t>
      </w:r>
      <w:proofErr w:type="gramEnd"/>
      <w:r w:rsidR="00601758" w:rsidRPr="00601758">
        <w:rPr>
          <w:rFonts w:hint="eastAsia"/>
        </w:rPr>
        <w:t>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00575F25" w:rsidR="00601758" w:rsidRPr="00601758" w:rsidRDefault="000451F1" w:rsidP="000451F1">
      <w:pPr>
        <w:pStyle w:val="a6"/>
        <w:jc w:val="center"/>
      </w:pPr>
      <w:bookmarkStart w:id="15" w:name="_Ref43068228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2</w:t>
      </w:r>
      <w:r w:rsidR="00DA0AE0">
        <w:fldChar w:fldCharType="end"/>
      </w:r>
      <w:bookmarkEnd w:id="15"/>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16" w:name="_Toc430716782"/>
      <w:r w:rsidRPr="00DC10EE">
        <w:t>Imperative</w:t>
      </w:r>
      <w:r w:rsidRPr="00DC10EE">
        <w:t>模型</w:t>
      </w:r>
      <w:bookmarkEnd w:id="16"/>
    </w:p>
    <w:p w14:paraId="6BB84B1C" w14:textId="6130D86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w:t>
      </w:r>
      <w:proofErr w:type="gramStart"/>
      <w:r w:rsidRPr="00195D41">
        <w:rPr>
          <w:rFonts w:hint="eastAsia"/>
          <w:sz w:val="24"/>
        </w:rPr>
        <w:t>流系统</w:t>
      </w:r>
      <w:proofErr w:type="gramEnd"/>
      <w:r w:rsidRPr="00195D41">
        <w:rPr>
          <w:rFonts w:hint="eastAsia"/>
          <w:sz w:val="24"/>
        </w:rPr>
        <w:t>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1347A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proofErr w:type="spellStart"/>
      <w:r>
        <w:rPr>
          <w:rFonts w:hint="eastAsia"/>
          <w:sz w:val="24"/>
        </w:rPr>
        <w:t>ConDec</w:t>
      </w:r>
      <w:proofErr w:type="spellEnd"/>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proofErr w:type="spellStart"/>
      <w:r>
        <w:rPr>
          <w:rFonts w:hint="eastAsia"/>
          <w:sz w:val="24"/>
        </w:rPr>
        <w:t>ConDec</w:t>
      </w:r>
      <w:proofErr w:type="spellEnd"/>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proofErr w:type="spellStart"/>
      <w:r>
        <w:rPr>
          <w:rFonts w:hint="eastAsia"/>
          <w:sz w:val="24"/>
        </w:rPr>
        <w:t>ConDec</w:t>
      </w:r>
      <w:proofErr w:type="spellEnd"/>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proofErr w:type="spellStart"/>
      <w:r>
        <w:rPr>
          <w:rFonts w:hint="eastAsia"/>
          <w:sz w:val="24"/>
        </w:rPr>
        <w:t>Xor</w:t>
      </w:r>
      <w:proofErr w:type="spellEnd"/>
      <w:r>
        <w:rPr>
          <w:rFonts w:hint="eastAsia"/>
          <w:sz w:val="24"/>
        </w:rPr>
        <w:t>-split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5220A5D3" w:rsidR="00601758" w:rsidRDefault="000451F1" w:rsidP="000451F1">
      <w:pPr>
        <w:pStyle w:val="a6"/>
        <w:jc w:val="center"/>
      </w:pPr>
      <w:bookmarkStart w:id="17" w:name="_Ref43068229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3</w:t>
      </w:r>
      <w:r w:rsidR="00DA0AE0">
        <w:fldChar w:fldCharType="end"/>
      </w:r>
      <w:bookmarkEnd w:id="17"/>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2CF2FADE" w:rsidR="00601758" w:rsidRDefault="000451F1" w:rsidP="000451F1">
      <w:pPr>
        <w:pStyle w:val="a6"/>
        <w:jc w:val="center"/>
      </w:pPr>
      <w:bookmarkStart w:id="18" w:name="_Ref43068239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4</w:t>
      </w:r>
      <w:r w:rsidR="00DA0AE0">
        <w:fldChar w:fldCharType="end"/>
      </w:r>
      <w:bookmarkEnd w:id="18"/>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06C30B8"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[7]</w:t>
      </w:r>
      <w:r w:rsidR="007917A6" w:rsidRPr="00226282">
        <w:rPr>
          <w:vertAlign w:val="superscript"/>
        </w:rPr>
        <w:fldChar w:fldCharType="end"/>
      </w:r>
      <w:r>
        <w:rPr>
          <w:rFonts w:hint="eastAsia"/>
        </w:rPr>
        <w:t>、约</w:t>
      </w:r>
      <w:proofErr w:type="gramStart"/>
      <w:r>
        <w:rPr>
          <w:rFonts w:hint="eastAsia"/>
        </w:rPr>
        <w:t>简分析</w:t>
      </w:r>
      <w:proofErr w:type="gramEnd"/>
      <w:r>
        <w:rPr>
          <w:rFonts w:hint="eastAsia"/>
        </w:rPr>
        <w:t>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1347AB">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1347AB">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1347AB">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1347AB">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1347AB">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9" w:name="_Toc430716783"/>
      <w:r>
        <w:rPr>
          <w:rFonts w:hint="eastAsia"/>
        </w:rPr>
        <w:t>Hybrid</w:t>
      </w:r>
      <w:r>
        <w:rPr>
          <w:rFonts w:hint="eastAsia"/>
        </w:rPr>
        <w:t>模型</w:t>
      </w:r>
      <w:bookmarkEnd w:id="19"/>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而重结构且稳定的模型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1347AB">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60288776" w:rsidR="002A6DEC" w:rsidRDefault="00CA3F41" w:rsidP="002A6DEC">
      <w:pPr>
        <w:ind w:firstLine="420"/>
      </w:pPr>
      <w:r>
        <w:fldChar w:fldCharType="begin"/>
      </w:r>
      <w:r>
        <w:instrText xml:space="preserve"> REF _Ref430696377 \h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proofErr w:type="spellStart"/>
      <w:r w:rsidR="00F921F6">
        <w:rPr>
          <w:rFonts w:hint="eastAsia"/>
        </w:rPr>
        <w:t>ConDec</w:t>
      </w:r>
      <w:proofErr w:type="spellEnd"/>
      <w:r w:rsidR="00A96131">
        <w:t>模型。</w:t>
      </w:r>
    </w:p>
    <w:p w14:paraId="769C89AA" w14:textId="77777777" w:rsidR="00F16FF0" w:rsidRDefault="002F5103"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3.35pt">
            <v:imagedata r:id="rId16" o:title="屏幕快照 2015-09-22 下午2"/>
          </v:shape>
        </w:pict>
      </w:r>
    </w:p>
    <w:p w14:paraId="1C04CA06" w14:textId="1D958D1D" w:rsidR="002A6DEC" w:rsidRPr="00F16FF0" w:rsidRDefault="00F16FF0" w:rsidP="00DA0AE0">
      <w:pPr>
        <w:pStyle w:val="a6"/>
        <w:jc w:val="center"/>
      </w:pPr>
      <w:bookmarkStart w:id="20" w:name="_Ref430696377"/>
      <w:bookmarkStart w:id="21" w:name="_Ref43069636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5</w:t>
      </w:r>
      <w:r w:rsidR="00DA0AE0">
        <w:fldChar w:fldCharType="end"/>
      </w:r>
      <w:bookmarkEnd w:id="20"/>
      <w:r>
        <w:t xml:space="preserve"> Hybrid</w:t>
      </w:r>
      <w:r>
        <w:t>模型</w:t>
      </w:r>
      <w:bookmarkEnd w:id="21"/>
    </w:p>
    <w:p w14:paraId="376B28DD" w14:textId="77777777" w:rsidR="00DC10EE" w:rsidRDefault="00DC10EE" w:rsidP="00601758">
      <w:pPr>
        <w:pStyle w:val="2"/>
      </w:pPr>
      <w:bookmarkStart w:id="22" w:name="_Toc430716784"/>
      <w:r w:rsidRPr="00DC10EE">
        <w:rPr>
          <w:rFonts w:hint="eastAsia"/>
        </w:rPr>
        <w:t>符合性检测</w:t>
      </w:r>
      <w:bookmarkEnd w:id="22"/>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23824F85" w:rsidR="00601758" w:rsidRPr="00601758" w:rsidRDefault="00601758" w:rsidP="00601758">
      <w:r>
        <w:rPr>
          <w:rFonts w:hint="eastAsia"/>
        </w:rPr>
        <w:t>符合性检测，也被称为符合性分析，是用来检测流程模型同其相对应的事件日志之间的一致性，并由此来评价流程模型同流程日志之间的关系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23" w:name="_Toc430716785"/>
      <w:r w:rsidRPr="00DC10EE">
        <w:t>度量维度</w:t>
      </w:r>
      <w:bookmarkEnd w:id="23"/>
    </w:p>
    <w:p w14:paraId="1381837E" w14:textId="2345972B" w:rsidR="00601758" w:rsidRDefault="00601758" w:rsidP="00601758">
      <w:pPr>
        <w:ind w:firstLine="420"/>
      </w:pPr>
      <w:proofErr w:type="spellStart"/>
      <w:r>
        <w:rPr>
          <w:rFonts w:hint="eastAsia"/>
        </w:rPr>
        <w:t>Rozinat</w:t>
      </w:r>
      <w:proofErr w:type="spellEnd"/>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1347AB">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proofErr w:type="spellStart"/>
      <w:r>
        <w:rPr>
          <w:rFonts w:hint="eastAsia"/>
        </w:rPr>
        <w:t>Structureness</w:t>
      </w:r>
      <w:proofErr w:type="spellEnd"/>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[21]</w:t>
      </w:r>
      <w:r w:rsidR="007917A6" w:rsidRPr="007917A6">
        <w:rPr>
          <w:vertAlign w:val="superscript"/>
        </w:rPr>
        <w:fldChar w:fldCharType="end"/>
      </w:r>
      <w:r>
        <w:rPr>
          <w:rFonts w:hint="eastAsia"/>
        </w:rPr>
        <w:t>：</w:t>
      </w:r>
    </w:p>
    <w:p w14:paraId="3D80CD36" w14:textId="652DE54D"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r>
      <w:proofErr w:type="spellStart"/>
      <w:r>
        <w:rPr>
          <w:rFonts w:hint="eastAsia"/>
        </w:rPr>
        <w:t>Structureness</w:t>
      </w:r>
      <w:proofErr w:type="spellEnd"/>
      <w:r>
        <w:rPr>
          <w:rFonts w:hint="eastAsia"/>
        </w:rPr>
        <w:t>依据建模语言来描述流程模型结构复杂度。如果一个模型有很多重复任务或者有很多不必要的</w:t>
      </w:r>
      <w:r>
        <w:rPr>
          <w:rFonts w:hint="eastAsia"/>
        </w:rPr>
        <w:t>and/</w:t>
      </w:r>
      <w:proofErr w:type="spellStart"/>
      <w:r>
        <w:rPr>
          <w:rFonts w:hint="eastAsia"/>
        </w:rPr>
        <w:t>xor</w:t>
      </w:r>
      <w:proofErr w:type="spellEnd"/>
      <w:r>
        <w:rPr>
          <w:rFonts w:hint="eastAsia"/>
        </w:rPr>
        <w:t>结构，同时这个模型可以在一定程度上得到简化得到一个结构更小的模型，那么这个模型的</w:t>
      </w:r>
      <w:proofErr w:type="spellStart"/>
      <w:r>
        <w:rPr>
          <w:rFonts w:hint="eastAsia"/>
        </w:rPr>
        <w:t>Structureness</w:t>
      </w:r>
      <w:proofErr w:type="spellEnd"/>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8EC9EDC" w:rsidR="00601758" w:rsidRDefault="00226282" w:rsidP="00226282">
      <w:pPr>
        <w:pStyle w:val="a6"/>
        <w:jc w:val="center"/>
      </w:pPr>
      <w:bookmarkStart w:id="24" w:name="_Ref43068247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6</w:t>
      </w:r>
      <w:r w:rsidR="00DA0AE0">
        <w:fldChar w:fldCharType="end"/>
      </w:r>
      <w:bookmarkEnd w:id="24"/>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1A67AA5E"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proofErr w:type="spellStart"/>
      <w:r w:rsidR="00601758">
        <w:rPr>
          <w:rFonts w:hint="eastAsia"/>
        </w:rPr>
        <w:t>Structureness</w:t>
      </w:r>
      <w:proofErr w:type="spellEnd"/>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proofErr w:type="spellStart"/>
      <w:r>
        <w:rPr>
          <w:rFonts w:hint="eastAsia"/>
        </w:rPr>
        <w:t>Adriansyah</w:t>
      </w:r>
      <w:proofErr w:type="spellEnd"/>
      <w:r>
        <w:rPr>
          <w:rFonts w:hint="eastAsia"/>
        </w:rPr>
        <w:t>等人和</w:t>
      </w:r>
      <w:proofErr w:type="spellStart"/>
      <w:r w:rsidR="0067563C">
        <w:t>Weerdt</w:t>
      </w:r>
      <w:proofErr w:type="spellEnd"/>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1347AB">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w:t>
      </w:r>
      <w:proofErr w:type="gramStart"/>
      <w:r>
        <w:rPr>
          <w:rFonts w:hint="eastAsia"/>
        </w:rPr>
        <w:t>度对于</w:t>
      </w:r>
      <w:proofErr w:type="gramEnd"/>
      <w:r>
        <w:rPr>
          <w:rFonts w:hint="eastAsia"/>
        </w:rPr>
        <w:t>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proofErr w:type="gramStart"/>
      <w:r>
        <w:rPr>
          <w:rFonts w:hint="eastAsia"/>
        </w:rPr>
        <w:t>相不同</w:t>
      </w:r>
      <w:proofErr w:type="gramEnd"/>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1347AB">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1347AB">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1347AB">
        <w:t>[17]</w:t>
      </w:r>
      <w:r w:rsidR="00A10E4C">
        <w:fldChar w:fldCharType="end"/>
      </w:r>
      <w:r>
        <w:rPr>
          <w:rFonts w:hint="eastAsia"/>
        </w:rPr>
        <w:t>并没有直接用日志中的轨迹和模型来做符合性检测。</w:t>
      </w:r>
      <w:proofErr w:type="spellStart"/>
      <w:r>
        <w:rPr>
          <w:rFonts w:hint="eastAsia"/>
        </w:rPr>
        <w:t>Adriansyah</w:t>
      </w:r>
      <w:proofErr w:type="spellEnd"/>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proofErr w:type="spellStart"/>
      <w:r>
        <w:rPr>
          <w:rFonts w:hint="eastAsia"/>
        </w:rPr>
        <w:t>Adriansyah</w:t>
      </w:r>
      <w:proofErr w:type="spellEnd"/>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proofErr w:type="spellStart"/>
      <w:r>
        <w:t>Weerdt</w:t>
      </w:r>
      <w:proofErr w:type="spellEnd"/>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1347AB">
        <w:t>[20]</w:t>
      </w:r>
      <w:r>
        <w:fldChar w:fldCharType="end"/>
      </w:r>
      <w:r w:rsidR="00601758">
        <w:rPr>
          <w:rFonts w:hint="eastAsia"/>
        </w:rPr>
        <w:t>中通过对</w:t>
      </w:r>
      <w:r w:rsidR="00DF7A55">
        <w:rPr>
          <w:rFonts w:hint="eastAsia"/>
        </w:rPr>
        <w:t>日志使用加权人工</w:t>
      </w:r>
      <w:proofErr w:type="gramStart"/>
      <w:r w:rsidR="00DF7A55">
        <w:rPr>
          <w:rFonts w:hint="eastAsia"/>
        </w:rPr>
        <w:t>负</w:t>
      </w:r>
      <w:r w:rsidR="00601758">
        <w:rPr>
          <w:rFonts w:hint="eastAsia"/>
        </w:rPr>
        <w:t>事件</w:t>
      </w:r>
      <w:proofErr w:type="gramEnd"/>
      <w:r w:rsidR="00601758">
        <w:rPr>
          <w:rFonts w:hint="eastAsia"/>
        </w:rPr>
        <w:t>生成算法，统计日志</w:t>
      </w:r>
      <w:r w:rsidR="00DF7A55">
        <w:rPr>
          <w:rFonts w:hint="eastAsia"/>
        </w:rPr>
        <w:t>中的</w:t>
      </w:r>
      <w:proofErr w:type="gramStart"/>
      <w:r w:rsidR="00DF7A55">
        <w:rPr>
          <w:rFonts w:hint="eastAsia"/>
        </w:rPr>
        <w:t>真的正</w:t>
      </w:r>
      <w:proofErr w:type="gramEnd"/>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25" w:name="_Toc430716786"/>
      <w:r w:rsidRPr="00DC10EE">
        <w:rPr>
          <w:rFonts w:hint="eastAsia"/>
        </w:rPr>
        <w:t>符合性检测方法</w:t>
      </w:r>
      <w:bookmarkEnd w:id="25"/>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1347AB">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1347AB">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419D8359" w:rsidR="00601758" w:rsidRDefault="000451F1" w:rsidP="000451F1">
      <w:pPr>
        <w:pStyle w:val="a6"/>
        <w:jc w:val="center"/>
      </w:pPr>
      <w:bookmarkStart w:id="26" w:name="_Ref43068252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7</w:t>
      </w:r>
      <w:r w:rsidR="00DA0AE0">
        <w:fldChar w:fldCharType="end"/>
      </w:r>
      <w:bookmarkEnd w:id="26"/>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342BDAC6"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w:t>
      </w:r>
      <w:proofErr w:type="spellStart"/>
      <w:r w:rsidRPr="00601758">
        <w:rPr>
          <w:rFonts w:hint="eastAsia"/>
        </w:rPr>
        <w:t>accd</w:t>
      </w:r>
      <w:proofErr w:type="spellEnd"/>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3AEDD8C6" w:rsidR="00601758" w:rsidRDefault="000451F1" w:rsidP="000451F1">
      <w:pPr>
        <w:pStyle w:val="a6"/>
        <w:jc w:val="center"/>
      </w:pPr>
      <w:bookmarkStart w:id="27" w:name="_Ref430682531"/>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8</w:t>
      </w:r>
      <w:r w:rsidR="00DA0AE0">
        <w:fldChar w:fldCharType="end"/>
      </w:r>
      <w:bookmarkEnd w:id="27"/>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0B0B3414"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C067C1A"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rsidR="00081D27">
        <w:fldChar w:fldCharType="end"/>
      </w:r>
      <w:r>
        <w:rPr>
          <w:rFonts w:hint="eastAsia"/>
        </w:rPr>
        <w:t>来说，轨迹</w:t>
      </w:r>
      <w:r>
        <w:rPr>
          <w:rFonts w:hint="eastAsia"/>
        </w:rPr>
        <w:t xml:space="preserve"> L=</w:t>
      </w:r>
      <w:proofErr w:type="spellStart"/>
      <w:r>
        <w:rPr>
          <w:rFonts w:hint="eastAsia"/>
        </w:rPr>
        <w:t>accd</w:t>
      </w:r>
      <w:proofErr w:type="spellEnd"/>
      <w:r>
        <w:rPr>
          <w:rFonts w:hint="eastAsia"/>
        </w:rPr>
        <w:t>的一个对齐就是</w:t>
      </w:r>
      <w:r>
        <w:rPr>
          <w:rFonts w:hint="eastAsia"/>
        </w:rPr>
        <w:t>(a, a)(c, c)(&gt;&gt;, b)(c, &gt;&gt;)(d, d)</w:t>
      </w:r>
      <w:r>
        <w:rPr>
          <w:rFonts w:hint="eastAsia"/>
        </w:rPr>
        <w:t>。</w:t>
      </w:r>
    </w:p>
    <w:p w14:paraId="072244E9" w14:textId="6BAB0C1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28"/>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w:t>
      </w:r>
      <w:proofErr w:type="spellStart"/>
      <w:r>
        <w:rPr>
          <w:rFonts w:hint="eastAsia"/>
        </w:rPr>
        <w:t>abcbd</w:t>
      </w:r>
      <w:proofErr w:type="spellEnd"/>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28"/>
      <w:r w:rsidR="00266606">
        <w:rPr>
          <w:rStyle w:val="a8"/>
        </w:rPr>
        <w:commentReference w:id="28"/>
      </w:r>
      <w:r>
        <w:rPr>
          <w:rFonts w:hint="eastAsia"/>
        </w:rPr>
        <w:t>。</w:t>
      </w:r>
    </w:p>
    <w:p w14:paraId="48BA630E" w14:textId="77777777" w:rsidR="00577504" w:rsidRDefault="00601758" w:rsidP="00577504">
      <w:pPr>
        <w:keepNext/>
        <w:ind w:firstLine="420"/>
        <w:jc w:val="center"/>
      </w:pPr>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p>
    <w:p w14:paraId="3176E3B5" w14:textId="7FE03D54" w:rsidR="00601758" w:rsidRDefault="00577504" w:rsidP="00577504">
      <w:pPr>
        <w:pStyle w:val="a6"/>
        <w:jc w:val="center"/>
      </w:pPr>
      <w:bookmarkStart w:id="29" w:name="_Ref43068263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9</w:t>
      </w:r>
      <w:r w:rsidR="00DA0AE0">
        <w:fldChar w:fldCharType="end"/>
      </w:r>
      <w:bookmarkEnd w:id="29"/>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1347A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1347AB">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1347AB">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30" w:name="_Toc430716787"/>
      <w:r>
        <w:rPr>
          <w:rFonts w:hint="eastAsia"/>
        </w:rPr>
        <w:t>展开技术</w:t>
      </w:r>
      <w:bookmarkEnd w:id="30"/>
    </w:p>
    <w:p w14:paraId="0CD9F467" w14:textId="77777777" w:rsidR="00DC10EE" w:rsidRDefault="00DC10EE" w:rsidP="00631E12">
      <w:pPr>
        <w:pStyle w:val="3"/>
      </w:pPr>
      <w:bookmarkStart w:id="31" w:name="_Toc430716788"/>
      <w:r w:rsidRPr="00DC10EE">
        <w:rPr>
          <w:rFonts w:hint="eastAsia"/>
        </w:rPr>
        <w:t>分</w:t>
      </w:r>
      <w:r w:rsidR="00601758">
        <w:rPr>
          <w:rFonts w:hint="eastAsia"/>
        </w:rPr>
        <w:t>支</w:t>
      </w:r>
      <w:r w:rsidRPr="00DC10EE">
        <w:rPr>
          <w:rFonts w:hint="eastAsia"/>
        </w:rPr>
        <w:t>流程</w:t>
      </w:r>
      <w:bookmarkEnd w:id="31"/>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1347AB">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w:t>
      </w:r>
      <w:proofErr w:type="gramStart"/>
      <w:r>
        <w:rPr>
          <w:rFonts w:hint="eastAsia"/>
        </w:rPr>
        <w:t>发生网</w:t>
      </w:r>
      <w:proofErr w:type="gramEnd"/>
      <w:r>
        <w:rPr>
          <w:rFonts w:hint="eastAsia"/>
        </w:rPr>
        <w:t>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Pr>
          <w:highlight w:val="yellow"/>
          <w:vertAlign w:val="superscript"/>
        </w:rPr>
        <w:instrText xml:space="preserve"> \* MERGEFORMAT </w:instrText>
      </w:r>
      <w:r w:rsidR="001347AB" w:rsidRPr="001347AB">
        <w:rPr>
          <w:highlight w:val="yellow"/>
          <w:vertAlign w:val="superscript"/>
        </w:rPr>
      </w:r>
      <w:r w:rsidR="001347AB" w:rsidRPr="001347AB">
        <w:rPr>
          <w:highlight w:val="yellow"/>
          <w:vertAlign w:val="superscript"/>
        </w:rPr>
        <w:fldChar w:fldCharType="separate"/>
      </w:r>
      <w:r w:rsidR="001347AB">
        <w:rPr>
          <w:vertAlign w:val="superscript"/>
        </w:rPr>
        <w:t>[23]</w:t>
      </w:r>
      <w:r w:rsidR="001347AB" w:rsidRPr="001347AB">
        <w:rPr>
          <w:highlight w:val="yellow"/>
          <w:vertAlign w:val="superscript"/>
        </w:rPr>
        <w:fldChar w:fldCharType="end"/>
      </w:r>
      <w:r>
        <w:rPr>
          <w:rFonts w:hint="eastAsia"/>
        </w:rPr>
        <w:t>，</w:t>
      </w:r>
      <w:proofErr w:type="gramStart"/>
      <w:r>
        <w:rPr>
          <w:rFonts w:hint="eastAsia"/>
        </w:rPr>
        <w:t>该关系</w:t>
      </w:r>
      <w:proofErr w:type="gramEnd"/>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1347AB">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0EEE9F5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37F2F8D" w:rsidR="00601758" w:rsidRPr="00601758" w:rsidRDefault="00577504" w:rsidP="00577504">
      <w:pPr>
        <w:pStyle w:val="a6"/>
        <w:jc w:val="center"/>
      </w:pPr>
      <w:bookmarkStart w:id="32" w:name="_Ref43068266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10</w:t>
      </w:r>
      <w:r w:rsidR="00DA0AE0">
        <w:fldChar w:fldCharType="end"/>
      </w:r>
      <w:bookmarkEnd w:id="32"/>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33" w:name="_Toc430716789"/>
      <w:r w:rsidRPr="00DC10EE">
        <w:rPr>
          <w:rFonts w:hint="eastAsia"/>
        </w:rPr>
        <w:t>完全有限前缀</w:t>
      </w:r>
      <w:bookmarkEnd w:id="33"/>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1347AB">
        <w:t>[11]</w:t>
      </w:r>
      <w:r w:rsidR="000C50E0">
        <w:fldChar w:fldCharType="end"/>
      </w:r>
      <w:r>
        <w:rPr>
          <w:rFonts w:hint="eastAsia"/>
        </w:rPr>
        <w:t>中的研究可以通过对网络的进行展开，并构建出一种初始状态有限、包含所有可达信息的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 xml:space="preserve">Javier </w:t>
      </w:r>
      <w:proofErr w:type="spellStart"/>
      <w:r>
        <w:rPr>
          <w:rFonts w:hint="eastAsia"/>
        </w:rPr>
        <w:t>Esparaza</w:t>
      </w:r>
      <w:proofErr w:type="spellEnd"/>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1347AB">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397713CD" w:rsidR="00393B69" w:rsidRDefault="00577504" w:rsidP="00577504">
      <w:pPr>
        <w:pStyle w:val="a6"/>
        <w:jc w:val="center"/>
      </w:pPr>
      <w:bookmarkStart w:id="34" w:name="_Ref43068291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11</w:t>
      </w:r>
      <w:r w:rsidR="00DA0AE0">
        <w:fldChar w:fldCharType="end"/>
      </w:r>
      <w:bookmarkEnd w:id="34"/>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19C04F41" w:rsidR="00393B69" w:rsidRDefault="00577504" w:rsidP="00577504">
      <w:pPr>
        <w:pStyle w:val="a6"/>
        <w:jc w:val="center"/>
      </w:pPr>
      <w:bookmarkStart w:id="35" w:name="_Ref43068291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12</w:t>
      </w:r>
      <w:r w:rsidR="00DA0AE0">
        <w:fldChar w:fldCharType="end"/>
      </w:r>
      <w:bookmarkEnd w:id="35"/>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5624A852"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36" w:name="_Toc430716790"/>
      <w:r w:rsidRPr="00DC10EE">
        <w:rPr>
          <w:rFonts w:hint="eastAsia"/>
        </w:rPr>
        <w:t>日志</w:t>
      </w:r>
      <w:r w:rsidR="00B60B33">
        <w:rPr>
          <w:rFonts w:hint="eastAsia"/>
        </w:rPr>
        <w:t>与</w:t>
      </w:r>
      <w:r w:rsidRPr="00DC10EE">
        <w:rPr>
          <w:rFonts w:hint="eastAsia"/>
        </w:rPr>
        <w:t>模型修复</w:t>
      </w:r>
      <w:bookmarkEnd w:id="36"/>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4F752355" w:rsidR="00DC10EE" w:rsidRDefault="00DC10EE" w:rsidP="00601758">
      <w:pPr>
        <w:pStyle w:val="3"/>
      </w:pPr>
      <w:bookmarkStart w:id="37" w:name="_Toc430716791"/>
      <w:del w:id="38" w:author="Wen Lijie" w:date="2015-09-24T23:51:00Z">
        <w:r w:rsidRPr="00DC10EE" w:rsidDel="008F5651">
          <w:delText>基于</w:delText>
        </w:r>
      </w:del>
      <w:r w:rsidRPr="00DC10EE">
        <w:t>控制流</w:t>
      </w:r>
      <w:ins w:id="39" w:author="Wen Lijie" w:date="2015-09-24T23:51:00Z">
        <w:r w:rsidR="008F5651">
          <w:rPr>
            <w:rFonts w:hint="eastAsia"/>
          </w:rPr>
          <w:t>维度</w:t>
        </w:r>
      </w:ins>
      <w:r w:rsidRPr="00DC10EE">
        <w:t>的日志</w:t>
      </w:r>
      <w:ins w:id="40" w:author="Wen Lijie" w:date="2015-09-24T23:51:00Z">
        <w:r w:rsidR="008F5651">
          <w:rPr>
            <w:rFonts w:hint="eastAsia"/>
          </w:rPr>
          <w:t>与</w:t>
        </w:r>
      </w:ins>
      <w:r w:rsidRPr="00DC10EE">
        <w:t>模型修复</w:t>
      </w:r>
      <w:bookmarkEnd w:id="37"/>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 xml:space="preserve">Dirk </w:t>
      </w:r>
      <w:proofErr w:type="spellStart"/>
      <w:r>
        <w:rPr>
          <w:rFonts w:hint="eastAsia"/>
        </w:rPr>
        <w:t>Fahland</w:t>
      </w:r>
      <w:proofErr w:type="spellEnd"/>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1347AB">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5D13C216"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1347AB">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284BF9D" w:rsidR="00393B69" w:rsidRDefault="00577504" w:rsidP="00577504">
      <w:pPr>
        <w:pStyle w:val="a6"/>
        <w:jc w:val="center"/>
      </w:pPr>
      <w:bookmarkStart w:id="41" w:name="_Ref43068294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13</w:t>
      </w:r>
      <w:r w:rsidR="00DA0AE0">
        <w:fldChar w:fldCharType="end"/>
      </w:r>
      <w:bookmarkEnd w:id="41"/>
      <w:r>
        <w:t xml:space="preserve"> </w:t>
      </w:r>
      <w:r w:rsidRPr="0053696F">
        <w:rPr>
          <w:rFonts w:hint="eastAsia"/>
        </w:rPr>
        <w:t>对齐修复的路径构造</w:t>
      </w:r>
    </w:p>
    <w:p w14:paraId="2D77C5A1" w14:textId="475FA44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1347AB">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31CEDFAC" w:rsidR="00393B69" w:rsidRDefault="00577504" w:rsidP="00577504">
      <w:pPr>
        <w:pStyle w:val="a6"/>
        <w:jc w:val="center"/>
      </w:pPr>
      <w:bookmarkStart w:id="42" w:name="_Ref43068298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14</w:t>
      </w:r>
      <w:r w:rsidR="00DA0AE0">
        <w:fldChar w:fldCharType="end"/>
      </w:r>
      <w:bookmarkEnd w:id="42"/>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5ED2B4FC" w:rsidR="00393B69" w:rsidRDefault="00577504" w:rsidP="00577504">
      <w:pPr>
        <w:pStyle w:val="a6"/>
        <w:jc w:val="center"/>
      </w:pPr>
      <w:bookmarkStart w:id="43" w:name="_Ref43068305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15</w:t>
      </w:r>
      <w:r w:rsidR="00DA0AE0">
        <w:fldChar w:fldCharType="end"/>
      </w:r>
      <w:bookmarkEnd w:id="43"/>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3AFA5858" w:rsidR="00DC10EE" w:rsidRDefault="008F5651" w:rsidP="00601758">
      <w:pPr>
        <w:pStyle w:val="3"/>
      </w:pPr>
      <w:bookmarkStart w:id="44" w:name="_Toc430716792"/>
      <w:ins w:id="45" w:author="Wen Lijie" w:date="2015-09-24T23:51:00Z">
        <w:r>
          <w:rPr>
            <w:rFonts w:hint="eastAsia"/>
          </w:rPr>
          <w:t>面向</w:t>
        </w:r>
      </w:ins>
      <w:del w:id="46" w:author="Wen Lijie" w:date="2015-09-24T23:51:00Z">
        <w:r w:rsidR="00DC10EE" w:rsidRPr="00DC10EE" w:rsidDel="008F5651">
          <w:delText>基于</w:delText>
        </w:r>
      </w:del>
      <w:r w:rsidR="00DC10EE" w:rsidRPr="00DC10EE">
        <w:t>多维度的日志</w:t>
      </w:r>
      <w:del w:id="47" w:author="Wen Lijie" w:date="2015-09-24T23:51:00Z">
        <w:r w:rsidR="00DC10EE" w:rsidRPr="00DC10EE" w:rsidDel="008F5651">
          <w:delText>模型</w:delText>
        </w:r>
      </w:del>
      <w:r w:rsidR="00DC10EE" w:rsidRPr="00DC10EE">
        <w:t>修复</w:t>
      </w:r>
      <w:bookmarkEnd w:id="44"/>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1847D783"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092AEC7F" w:rsidR="00393B69" w:rsidRDefault="00577504" w:rsidP="001E38A2">
      <w:pPr>
        <w:pStyle w:val="a6"/>
        <w:jc w:val="center"/>
      </w:pPr>
      <w:bookmarkStart w:id="48" w:name="_Ref43068307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16</w:t>
      </w:r>
      <w:r w:rsidR="00DA0AE0">
        <w:fldChar w:fldCharType="end"/>
      </w:r>
      <w:bookmarkEnd w:id="48"/>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1347AB">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proofErr w:type="spellStart"/>
      <w:r>
        <w:rPr>
          <w:rFonts w:hint="eastAsia"/>
        </w:rPr>
        <w:t>Taghiabadi</w:t>
      </w:r>
      <w:proofErr w:type="spellEnd"/>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49" w:name="_Toc430716793"/>
      <w:r>
        <w:t>小结</w:t>
      </w:r>
      <w:bookmarkEnd w:id="49"/>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1347AB">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35DDC869" w:rsidR="00393B69" w:rsidRDefault="00393B69" w:rsidP="00393B69">
      <w:pPr>
        <w:ind w:firstLine="420"/>
      </w:pPr>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w:t>
      </w:r>
      <w:proofErr w:type="gramStart"/>
      <w:r>
        <w:rPr>
          <w:rFonts w:hint="eastAsia"/>
        </w:rPr>
        <w:t>乱序且</w:t>
      </w:r>
      <w:proofErr w:type="gramEnd"/>
      <w:r>
        <w:rPr>
          <w:rFonts w:hint="eastAsia"/>
        </w:rPr>
        <w:t>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1347AB">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commentRangeStart w:id="50"/>
      <w:r w:rsidR="0032570C">
        <w:t>&lt;A&gt;, &lt;B&gt;, &lt;A, A&gt;, &lt;A, B&gt;, &lt;B, A&gt;</w:t>
      </w:r>
      <w:commentRangeEnd w:id="50"/>
      <w:r w:rsidR="00C3409D">
        <w:rPr>
          <w:rStyle w:val="a8"/>
        </w:rPr>
        <w:commentReference w:id="50"/>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1347AB">
        <w:t>[28]</w:t>
      </w:r>
      <w:r w:rsidR="00E44BEB">
        <w:fldChar w:fldCharType="end"/>
      </w:r>
      <w:r w:rsidR="00E44BEB">
        <w:t>的方法无法有效地给出最优解</w:t>
      </w:r>
      <w:r>
        <w:rPr>
          <w:rFonts w:hint="eastAsia"/>
        </w:rPr>
        <w:t>。</w:t>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51" w:name="_Toc430716794"/>
      <w:r w:rsidRPr="00DC10EE">
        <w:t>研究内容</w:t>
      </w:r>
      <w:bookmarkEnd w:id="51"/>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102299C7" w:rsidR="0041489A" w:rsidRPr="0041489A" w:rsidRDefault="006330CD" w:rsidP="006330CD">
      <w:pPr>
        <w:pStyle w:val="a6"/>
        <w:jc w:val="center"/>
      </w:pPr>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3</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r>
        <w:t xml:space="preserve"> </w:t>
      </w:r>
      <w:r>
        <w:t>研究内容框架</w:t>
      </w:r>
    </w:p>
    <w:p w14:paraId="2C490B1C" w14:textId="77777777" w:rsidR="00DC10EE" w:rsidRDefault="00DC10EE" w:rsidP="00601758">
      <w:pPr>
        <w:pStyle w:val="2"/>
      </w:pPr>
      <w:bookmarkStart w:id="52" w:name="_Toc430716795"/>
      <w:r w:rsidRPr="00DC10EE">
        <w:t>日志修复问题的形式化定义</w:t>
      </w:r>
      <w:bookmarkEnd w:id="52"/>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53" w:name="_Toc430716796"/>
      <w:r w:rsidRPr="00DC10EE">
        <w:rPr>
          <w:rFonts w:hint="eastAsia"/>
        </w:rPr>
        <w:t>日志修复问题的复杂性分析</w:t>
      </w:r>
      <w:bookmarkEnd w:id="53"/>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54" w:name="_Toc430716797"/>
      <w:r w:rsidRPr="00DC10EE">
        <w:rPr>
          <w:rFonts w:hint="eastAsia"/>
        </w:rPr>
        <w:t>日志修复问题的多种解决方法</w:t>
      </w:r>
      <w:bookmarkEnd w:id="54"/>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首先，本文需要设计出</w:t>
      </w:r>
      <w:r>
        <w:rPr>
          <w:rFonts w:hint="eastAsia"/>
        </w:rPr>
        <w:t>A*</w:t>
      </w:r>
      <w:r>
        <w:rPr>
          <w:rFonts w:hint="eastAsia"/>
        </w:rPr>
        <w:t>算法，得到问题</w:t>
      </w:r>
      <w:r w:rsidR="00C46343">
        <w:rPr>
          <w:rFonts w:hint="eastAsia"/>
        </w:rPr>
        <w:t>的</w:t>
      </w:r>
      <w:r>
        <w:rPr>
          <w:rFonts w:hint="eastAsia"/>
        </w:rPr>
        <w:t>正确解。在此基础上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55" w:name="_Toc430716798"/>
      <w:r w:rsidRPr="00DC10EE">
        <w:rPr>
          <w:rFonts w:hint="eastAsia"/>
        </w:rPr>
        <w:t>评估与对比算法结果与性能</w:t>
      </w:r>
      <w:bookmarkEnd w:id="55"/>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56" w:name="_Toc430716799"/>
      <w:r w:rsidRPr="00DC10EE">
        <w:t>研究</w:t>
      </w:r>
      <w:r w:rsidR="00D25901">
        <w:rPr>
          <w:rFonts w:hint="eastAsia"/>
        </w:rPr>
        <w:t>方案与技术路线</w:t>
      </w:r>
      <w:bookmarkEnd w:id="56"/>
    </w:p>
    <w:p w14:paraId="7A12E2FC" w14:textId="77777777" w:rsidR="00E70536" w:rsidRDefault="00E70536" w:rsidP="00601758">
      <w:pPr>
        <w:pStyle w:val="2"/>
      </w:pPr>
      <w:bookmarkStart w:id="57" w:name="_Toc430716800"/>
      <w:r>
        <w:t>问题的形式化定义</w:t>
      </w:r>
      <w:bookmarkEnd w:id="57"/>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proofErr w:type="spellStart"/>
      <w:r>
        <w:rPr>
          <w:rFonts w:hint="eastAsia"/>
        </w:rPr>
        <w:t>ConDec</w:t>
      </w:r>
      <w:proofErr w:type="spellEnd"/>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proofErr w:type="spellStart"/>
      <w:r w:rsidR="00F921F6">
        <w:rPr>
          <w:rFonts w:hint="eastAsia"/>
        </w:rPr>
        <w:t>ConDec</w:t>
      </w:r>
      <w:proofErr w:type="spellEnd"/>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58" w:name="_Toc430716801"/>
      <w:r w:rsidRPr="00DC10EE">
        <w:t>通过归约的方法来验证日志修复问题的复杂性</w:t>
      </w:r>
      <w:bookmarkEnd w:id="58"/>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59" w:name="_Toc430716802"/>
      <w:r w:rsidRPr="00DC10EE">
        <w:t>设计日志修复问题的多种解决方法</w:t>
      </w:r>
      <w:bookmarkEnd w:id="59"/>
    </w:p>
    <w:p w14:paraId="2A55D69F" w14:textId="77777777" w:rsidR="00DC10EE" w:rsidRDefault="00DC10EE" w:rsidP="00601758">
      <w:pPr>
        <w:pStyle w:val="3"/>
      </w:pPr>
      <w:bookmarkStart w:id="60" w:name="_Toc430716803"/>
      <w:r w:rsidRPr="00DC10EE">
        <w:t>A*</w:t>
      </w:r>
      <w:r w:rsidRPr="00DC10EE">
        <w:t>算法设计</w:t>
      </w:r>
      <w:bookmarkEnd w:id="60"/>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1347AB">
        <w:t>[32]</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61" w:name="_Toc430716804"/>
      <w:r w:rsidRPr="00DC10EE">
        <w:t>加</w:t>
      </w:r>
      <w:commentRangeStart w:id="62"/>
      <w:r w:rsidRPr="00DC10EE">
        <w:t>速算法设计</w:t>
      </w:r>
      <w:commentRangeEnd w:id="62"/>
      <w:r w:rsidR="002D7A6E">
        <w:rPr>
          <w:rStyle w:val="a8"/>
          <w:b w:val="0"/>
          <w:bCs w:val="0"/>
        </w:rPr>
        <w:commentReference w:id="62"/>
      </w:r>
      <w:bookmarkEnd w:id="61"/>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63" w:name="_Toc430716805"/>
      <w:r w:rsidRPr="00DC10EE">
        <w:rPr>
          <w:rFonts w:hint="eastAsia"/>
        </w:rPr>
        <w:t>贪心算法设计</w:t>
      </w:r>
      <w:bookmarkEnd w:id="63"/>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w:t>
      </w:r>
      <w:proofErr w:type="gramStart"/>
      <w:r>
        <w:rPr>
          <w:rFonts w:hint="eastAsia"/>
        </w:rPr>
        <w:t>即问题</w:t>
      </w:r>
      <w:proofErr w:type="gramEnd"/>
      <w:r>
        <w:rPr>
          <w:rFonts w:hint="eastAsia"/>
        </w:rPr>
        <w:t>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1347AB">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64" w:name="_Toc430716806"/>
      <w:r w:rsidRPr="00DC10EE">
        <w:rPr>
          <w:rFonts w:hint="eastAsia"/>
        </w:rPr>
        <w:t>评估与对比算法结果及性能</w:t>
      </w:r>
      <w:bookmarkEnd w:id="64"/>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65" w:name="_Toc430716807"/>
      <w:commentRangeStart w:id="66"/>
      <w:r>
        <w:rPr>
          <w:rFonts w:hint="eastAsia"/>
        </w:rPr>
        <w:t>实验数据获取</w:t>
      </w:r>
      <w:r w:rsidR="00F41E29">
        <w:rPr>
          <w:rFonts w:hint="eastAsia"/>
        </w:rPr>
        <w:t>方式</w:t>
      </w:r>
      <w:bookmarkEnd w:id="65"/>
      <w:commentRangeEnd w:id="66"/>
      <w:r w:rsidR="00906CBA">
        <w:rPr>
          <w:rStyle w:val="a8"/>
          <w:b w:val="0"/>
          <w:bCs w:val="0"/>
        </w:rPr>
        <w:commentReference w:id="66"/>
      </w:r>
    </w:p>
    <w:p w14:paraId="6C84BC45" w14:textId="3CD8859C" w:rsidR="00C056FC" w:rsidRDefault="00C056FC" w:rsidP="00067037">
      <w:pPr>
        <w:pStyle w:val="3"/>
      </w:pPr>
      <w:bookmarkStart w:id="67" w:name="_Toc430716808"/>
      <w:r>
        <w:rPr>
          <w:rFonts w:hint="eastAsia"/>
        </w:rPr>
        <w:t>实验方案设计</w:t>
      </w:r>
      <w:bookmarkEnd w:id="67"/>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68" w:name="_Toc430716809"/>
      <w:r w:rsidRPr="00DC10EE">
        <w:t>实验结果准确性评估</w:t>
      </w:r>
      <w:bookmarkEnd w:id="68"/>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69" w:name="_Toc430716810"/>
      <w:r w:rsidRPr="00DC10EE">
        <w:t>实验性能评估</w:t>
      </w:r>
      <w:bookmarkEnd w:id="69"/>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70" w:name="_Toc430716811"/>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70"/>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71" w:name="_Toc430716812"/>
      <w:r w:rsidRPr="00DC10EE">
        <w:rPr>
          <w:rFonts w:hint="eastAsia"/>
        </w:rPr>
        <w:t>预期成果及可能的创新点</w:t>
      </w:r>
      <w:bookmarkEnd w:id="71"/>
    </w:p>
    <w:p w14:paraId="3EF210D2" w14:textId="77777777" w:rsidR="00DC10EE" w:rsidRDefault="00DC10EE" w:rsidP="00601758">
      <w:pPr>
        <w:pStyle w:val="2"/>
      </w:pPr>
      <w:bookmarkStart w:id="72" w:name="_Toc430716813"/>
      <w:r w:rsidRPr="00DC10EE">
        <w:t>预期成果</w:t>
      </w:r>
      <w:bookmarkEnd w:id="72"/>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73" w:name="_Toc430716814"/>
      <w:r w:rsidRPr="00DC10EE">
        <w:rPr>
          <w:rFonts w:hint="eastAsia"/>
        </w:rPr>
        <w:t>可能的创新点</w:t>
      </w:r>
      <w:bookmarkEnd w:id="73"/>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74" w:name="_Toc430716815"/>
      <w:r w:rsidRPr="00DC10EE">
        <w:rPr>
          <w:rFonts w:hint="eastAsia"/>
        </w:rPr>
        <w:t>研究计划</w:t>
      </w:r>
      <w:bookmarkEnd w:id="74"/>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75" w:name="_Toc430716816"/>
      <w:r w:rsidRPr="00DC10EE">
        <w:t>参考文献</w:t>
      </w:r>
      <w:bookmarkEnd w:id="75"/>
    </w:p>
    <w:p w14:paraId="1052A4A7" w14:textId="77777777" w:rsidR="00393B69" w:rsidRDefault="00393B69" w:rsidP="00393B69">
      <w:pPr>
        <w:numPr>
          <w:ilvl w:val="0"/>
          <w:numId w:val="5"/>
        </w:numPr>
        <w:spacing w:beforeLines="50" w:before="156"/>
        <w:rPr>
          <w:sz w:val="23"/>
          <w:szCs w:val="23"/>
        </w:rPr>
      </w:pPr>
      <w:bookmarkStart w:id="76" w:name="_Ref430453756"/>
      <w:proofErr w:type="spellStart"/>
      <w:r w:rsidRPr="003A5D9A">
        <w:rPr>
          <w:sz w:val="23"/>
          <w:szCs w:val="23"/>
        </w:rPr>
        <w:t>Adriansyah</w:t>
      </w:r>
      <w:proofErr w:type="spellEnd"/>
      <w:r w:rsidRPr="003A5D9A">
        <w:rPr>
          <w:sz w:val="23"/>
          <w:szCs w:val="23"/>
        </w:rPr>
        <w:t xml:space="preserve"> A, van </w:t>
      </w:r>
      <w:proofErr w:type="spellStart"/>
      <w:r w:rsidRPr="003A5D9A">
        <w:rPr>
          <w:sz w:val="23"/>
          <w:szCs w:val="23"/>
        </w:rPr>
        <w:t>Dongen</w:t>
      </w:r>
      <w:proofErr w:type="spellEnd"/>
      <w:r w:rsidRPr="003A5D9A">
        <w:rPr>
          <w:sz w:val="23"/>
          <w:szCs w:val="23"/>
        </w:rPr>
        <w:t xml:space="preserve"> B F, van der Aalst W M P. Towards robust conformance checking[C]//Business Process Management Workshops. Springer Berlin Heidelberg, 2011: 122-133.</w:t>
      </w:r>
      <w:bookmarkEnd w:id="76"/>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77" w:name="_Ref430453796"/>
      <w:proofErr w:type="spellStart"/>
      <w:r w:rsidRPr="0028515B">
        <w:rPr>
          <w:sz w:val="23"/>
          <w:szCs w:val="23"/>
        </w:rPr>
        <w:t>Pesic</w:t>
      </w:r>
      <w:proofErr w:type="spellEnd"/>
      <w:r w:rsidRPr="0028515B">
        <w:rPr>
          <w:sz w:val="23"/>
          <w:szCs w:val="23"/>
        </w:rPr>
        <w:t xml:space="preserve"> M, </w:t>
      </w:r>
      <w:proofErr w:type="spellStart"/>
      <w:r w:rsidRPr="0028515B">
        <w:rPr>
          <w:sz w:val="23"/>
          <w:szCs w:val="23"/>
        </w:rPr>
        <w:t>Schonenberg</w:t>
      </w:r>
      <w:proofErr w:type="spellEnd"/>
      <w:r w:rsidRPr="0028515B">
        <w:rPr>
          <w:sz w:val="23"/>
          <w:szCs w:val="23"/>
        </w:rPr>
        <w:t xml:space="preserve"> H, van der Aalst W M P. Declare: Full support for loosely-structured processes[C]//Enterprise Distributed Object Computing Conference, 2007. EDOC 2007. 11th IEEE International. IEEE, 2007: 287-287.</w:t>
      </w:r>
      <w:bookmarkEnd w:id="77"/>
    </w:p>
    <w:p w14:paraId="43989940" w14:textId="77777777" w:rsidR="00393B69" w:rsidRDefault="00393B69" w:rsidP="00393B69">
      <w:pPr>
        <w:numPr>
          <w:ilvl w:val="0"/>
          <w:numId w:val="5"/>
        </w:numPr>
        <w:spacing w:beforeLines="50" w:before="156"/>
        <w:rPr>
          <w:sz w:val="23"/>
          <w:szCs w:val="23"/>
        </w:rPr>
      </w:pPr>
      <w:bookmarkStart w:id="78" w:name="_Ref430453816"/>
      <w:proofErr w:type="spellStart"/>
      <w:r w:rsidRPr="0028515B">
        <w:rPr>
          <w:sz w:val="23"/>
          <w:szCs w:val="23"/>
        </w:rPr>
        <w:t>Pesic</w:t>
      </w:r>
      <w:proofErr w:type="spellEnd"/>
      <w:r w:rsidRPr="0028515B">
        <w:rPr>
          <w:sz w:val="23"/>
          <w:szCs w:val="23"/>
        </w:rPr>
        <w:t xml:space="preserve"> M, van der Aalst W M P. A declarative approach for flexible business processes management[C]//Business Process Management Workshops. Springer Berlin Heidelberg, 2006: 169-180.</w:t>
      </w:r>
      <w:bookmarkEnd w:id="78"/>
    </w:p>
    <w:p w14:paraId="503BF30E" w14:textId="50576E09" w:rsidR="00393B69" w:rsidRDefault="00393B69" w:rsidP="00393B69">
      <w:pPr>
        <w:numPr>
          <w:ilvl w:val="0"/>
          <w:numId w:val="5"/>
        </w:numPr>
        <w:spacing w:beforeLines="50" w:before="156"/>
        <w:rPr>
          <w:sz w:val="23"/>
          <w:szCs w:val="23"/>
        </w:rPr>
      </w:pPr>
      <w:bookmarkStart w:id="79" w:name="_Ref430453843"/>
      <w:r w:rsidRPr="0028515B">
        <w:rPr>
          <w:sz w:val="23"/>
          <w:szCs w:val="23"/>
        </w:rPr>
        <w:t xml:space="preserve">P. </w:t>
      </w:r>
      <w:proofErr w:type="spellStart"/>
      <w:r w:rsidRPr="0028515B">
        <w:rPr>
          <w:sz w:val="23"/>
          <w:szCs w:val="23"/>
        </w:rPr>
        <w:t>Pichler</w:t>
      </w:r>
      <w:proofErr w:type="spellEnd"/>
      <w:r w:rsidRPr="0028515B">
        <w:rPr>
          <w:sz w:val="23"/>
          <w:szCs w:val="23"/>
        </w:rPr>
        <w:t xml:space="preserve">, B. Weber, S. </w:t>
      </w:r>
      <w:proofErr w:type="spellStart"/>
      <w:r w:rsidRPr="0028515B">
        <w:rPr>
          <w:sz w:val="23"/>
          <w:szCs w:val="23"/>
        </w:rPr>
        <w:t>Zugal</w:t>
      </w:r>
      <w:proofErr w:type="spellEnd"/>
      <w:r w:rsidRPr="0028515B">
        <w:rPr>
          <w:sz w:val="23"/>
          <w:szCs w:val="23"/>
        </w:rPr>
        <w:t xml:space="preserve">, J. </w:t>
      </w:r>
      <w:proofErr w:type="spellStart"/>
      <w:r w:rsidRPr="0028515B">
        <w:rPr>
          <w:sz w:val="23"/>
          <w:szCs w:val="23"/>
        </w:rPr>
        <w:t>Pinggera</w:t>
      </w:r>
      <w:proofErr w:type="spellEnd"/>
      <w:r w:rsidRPr="0028515B">
        <w:rPr>
          <w:sz w:val="23"/>
          <w:szCs w:val="23"/>
        </w:rPr>
        <w:t xml:space="preserve">, J. </w:t>
      </w:r>
      <w:proofErr w:type="spellStart"/>
      <w:r w:rsidRPr="0028515B">
        <w:rPr>
          <w:sz w:val="23"/>
          <w:szCs w:val="23"/>
        </w:rPr>
        <w:t>Mendling</w:t>
      </w:r>
      <w:proofErr w:type="spellEnd"/>
      <w:r w:rsidRPr="0028515B">
        <w:rPr>
          <w:sz w:val="23"/>
          <w:szCs w:val="23"/>
        </w:rPr>
        <w:t xml:space="preserve">, H.A. </w:t>
      </w:r>
      <w:proofErr w:type="spellStart"/>
      <w:r w:rsidRPr="0028515B">
        <w:rPr>
          <w:sz w:val="23"/>
          <w:szCs w:val="23"/>
        </w:rPr>
        <w:t>Reijers</w:t>
      </w:r>
      <w:proofErr w:type="spellEnd"/>
      <w:r w:rsidRPr="0028515B">
        <w:rPr>
          <w:sz w:val="23"/>
          <w:szCs w:val="23"/>
        </w:rPr>
        <w:t>, Imperative versus declarative process modeling languages: an empirical investigation, in: Proceedings of Business Process Management Workshops 2010, Lecture Notes in Business Information Processing, vol. 99, 2011, pp. 383–394.</w:t>
      </w:r>
      <w:bookmarkEnd w:id="79"/>
    </w:p>
    <w:p w14:paraId="7EC6FE33" w14:textId="78E35109" w:rsidR="002A6DEC" w:rsidRDefault="002A6DEC" w:rsidP="00393B69">
      <w:pPr>
        <w:numPr>
          <w:ilvl w:val="0"/>
          <w:numId w:val="5"/>
        </w:numPr>
        <w:spacing w:beforeLines="50" w:before="156"/>
        <w:rPr>
          <w:sz w:val="23"/>
          <w:szCs w:val="23"/>
        </w:rPr>
      </w:pPr>
      <w:bookmarkStart w:id="80" w:name="_Ref430694415"/>
      <w:r w:rsidRPr="002A6DEC">
        <w:rPr>
          <w:sz w:val="23"/>
          <w:szCs w:val="23"/>
        </w:rPr>
        <w:t xml:space="preserve">Maggi F M, </w:t>
      </w:r>
      <w:proofErr w:type="spellStart"/>
      <w:r w:rsidRPr="002A6DEC">
        <w:rPr>
          <w:sz w:val="23"/>
          <w:szCs w:val="23"/>
        </w:rPr>
        <w:t>Slaats</w:t>
      </w:r>
      <w:proofErr w:type="spellEnd"/>
      <w:r w:rsidRPr="002A6DEC">
        <w:rPr>
          <w:sz w:val="23"/>
          <w:szCs w:val="23"/>
        </w:rPr>
        <w:t xml:space="preserve"> T, </w:t>
      </w:r>
      <w:proofErr w:type="spellStart"/>
      <w:r w:rsidRPr="002A6DEC">
        <w:rPr>
          <w:sz w:val="23"/>
          <w:szCs w:val="23"/>
        </w:rPr>
        <w:t>Reijers</w:t>
      </w:r>
      <w:proofErr w:type="spellEnd"/>
      <w:r w:rsidRPr="002A6DEC">
        <w:rPr>
          <w:sz w:val="23"/>
          <w:szCs w:val="23"/>
        </w:rPr>
        <w:t xml:space="preserve"> H A. The automated discovery of hybrid </w:t>
      </w:r>
      <w:proofErr w:type="gramStart"/>
      <w:r w:rsidRPr="002A6DEC">
        <w:rPr>
          <w:sz w:val="23"/>
          <w:szCs w:val="23"/>
        </w:rPr>
        <w:t>processes[</w:t>
      </w:r>
      <w:proofErr w:type="gramEnd"/>
      <w:r w:rsidRPr="002A6DEC">
        <w:rPr>
          <w:sz w:val="23"/>
          <w:szCs w:val="23"/>
        </w:rPr>
        <w:t>M]//Business Process Management. Springer International Publishing, 2014: 392-399.</w:t>
      </w:r>
      <w:bookmarkEnd w:id="80"/>
    </w:p>
    <w:p w14:paraId="26E852E1" w14:textId="77777777" w:rsidR="00393B69" w:rsidRDefault="00393B69" w:rsidP="00393B69">
      <w:pPr>
        <w:numPr>
          <w:ilvl w:val="0"/>
          <w:numId w:val="5"/>
        </w:numPr>
        <w:spacing w:beforeLines="50" w:before="156"/>
        <w:rPr>
          <w:sz w:val="23"/>
          <w:szCs w:val="23"/>
        </w:rPr>
      </w:pPr>
      <w:bookmarkStart w:id="81" w:name="_Ref430453869"/>
      <w:r w:rsidRPr="0028515B">
        <w:rPr>
          <w:sz w:val="23"/>
          <w:szCs w:val="23"/>
        </w:rPr>
        <w:t xml:space="preserve">Peterson J L. Petri net theory and the modeling of </w:t>
      </w:r>
      <w:proofErr w:type="gramStart"/>
      <w:r w:rsidRPr="0028515B">
        <w:rPr>
          <w:sz w:val="23"/>
          <w:szCs w:val="23"/>
        </w:rPr>
        <w:t>systems[</w:t>
      </w:r>
      <w:proofErr w:type="gramEnd"/>
      <w:r w:rsidRPr="0028515B">
        <w:rPr>
          <w:sz w:val="23"/>
          <w:szCs w:val="23"/>
        </w:rPr>
        <w:t>J]. 1981.</w:t>
      </w:r>
      <w:bookmarkEnd w:id="81"/>
    </w:p>
    <w:p w14:paraId="39C03FB4" w14:textId="77777777" w:rsidR="00393B69" w:rsidRDefault="00393B69" w:rsidP="00393B69">
      <w:pPr>
        <w:numPr>
          <w:ilvl w:val="0"/>
          <w:numId w:val="5"/>
        </w:numPr>
        <w:spacing w:beforeLines="50" w:before="156"/>
        <w:rPr>
          <w:sz w:val="23"/>
          <w:szCs w:val="23"/>
        </w:rPr>
      </w:pPr>
      <w:bookmarkStart w:id="82" w:name="_Ref430453882"/>
      <w:r w:rsidRPr="0028515B">
        <w:rPr>
          <w:sz w:val="23"/>
          <w:szCs w:val="23"/>
        </w:rPr>
        <w:t xml:space="preserve">Karp R M, Miller R E. Parallel program </w:t>
      </w:r>
      <w:proofErr w:type="gramStart"/>
      <w:r w:rsidRPr="0028515B">
        <w:rPr>
          <w:sz w:val="23"/>
          <w:szCs w:val="23"/>
        </w:rPr>
        <w:t>schemata[</w:t>
      </w:r>
      <w:proofErr w:type="gramEnd"/>
      <w:r w:rsidRPr="0028515B">
        <w:rPr>
          <w:sz w:val="23"/>
          <w:szCs w:val="23"/>
        </w:rPr>
        <w:t>J]. Journal of Computer and system Sciences, 1969, 3(2): 147-195</w:t>
      </w:r>
      <w:bookmarkEnd w:id="82"/>
    </w:p>
    <w:p w14:paraId="1F58BE8D" w14:textId="77777777" w:rsidR="00393B69" w:rsidRDefault="00393B69" w:rsidP="00393B69">
      <w:pPr>
        <w:numPr>
          <w:ilvl w:val="0"/>
          <w:numId w:val="5"/>
        </w:numPr>
        <w:spacing w:beforeLines="50" w:before="156"/>
        <w:rPr>
          <w:sz w:val="23"/>
          <w:szCs w:val="23"/>
        </w:rPr>
      </w:pPr>
      <w:bookmarkStart w:id="83" w:name="_Ref430453899"/>
      <w:r w:rsidRPr="0028515B">
        <w:rPr>
          <w:sz w:val="23"/>
          <w:szCs w:val="23"/>
        </w:rPr>
        <w:t xml:space="preserve">Murata T. Petri nets: Properties, analysis and </w:t>
      </w:r>
      <w:proofErr w:type="gramStart"/>
      <w:r w:rsidRPr="0028515B">
        <w:rPr>
          <w:sz w:val="23"/>
          <w:szCs w:val="23"/>
        </w:rPr>
        <w:t>applications[</w:t>
      </w:r>
      <w:proofErr w:type="gramEnd"/>
      <w:r w:rsidRPr="0028515B">
        <w:rPr>
          <w:sz w:val="23"/>
          <w:szCs w:val="23"/>
        </w:rPr>
        <w:t xml:space="preserve">J]. Proceedings of the </w:t>
      </w:r>
      <w:r w:rsidRPr="0028515B">
        <w:rPr>
          <w:sz w:val="23"/>
          <w:szCs w:val="23"/>
        </w:rPr>
        <w:lastRenderedPageBreak/>
        <w:t>IEEE, 1989, 77(4): 541-580.</w:t>
      </w:r>
      <w:bookmarkEnd w:id="83"/>
    </w:p>
    <w:p w14:paraId="2A92D8C0" w14:textId="77777777" w:rsidR="00B55FD8" w:rsidRDefault="00B55FD8" w:rsidP="00393B69">
      <w:pPr>
        <w:numPr>
          <w:ilvl w:val="0"/>
          <w:numId w:val="5"/>
        </w:numPr>
        <w:spacing w:beforeLines="50" w:before="156"/>
        <w:rPr>
          <w:sz w:val="23"/>
          <w:szCs w:val="23"/>
        </w:rPr>
      </w:pPr>
      <w:bookmarkStart w:id="84" w:name="_Ref430509755"/>
      <w:bookmarkStart w:id="85" w:name="_Ref430453976"/>
      <w:proofErr w:type="spellStart"/>
      <w:r w:rsidRPr="00B55FD8">
        <w:rPr>
          <w:sz w:val="23"/>
          <w:szCs w:val="23"/>
        </w:rPr>
        <w:t>Shatz</w:t>
      </w:r>
      <w:proofErr w:type="spellEnd"/>
      <w:r w:rsidRPr="00B55FD8">
        <w:rPr>
          <w:sz w:val="23"/>
          <w:szCs w:val="23"/>
        </w:rPr>
        <w:t xml:space="preserve"> S M, </w:t>
      </w:r>
      <w:proofErr w:type="spellStart"/>
      <w:r w:rsidRPr="00B55FD8">
        <w:rPr>
          <w:sz w:val="23"/>
          <w:szCs w:val="23"/>
        </w:rPr>
        <w:t>Tu</w:t>
      </w:r>
      <w:proofErr w:type="spellEnd"/>
      <w:r w:rsidRPr="00B55FD8">
        <w:rPr>
          <w:sz w:val="23"/>
          <w:szCs w:val="23"/>
        </w:rPr>
        <w:t xml:space="preserve"> S, Murata T, et al. An application of Petri net reduction for Ada tasking deadlock </w:t>
      </w:r>
      <w:proofErr w:type="gramStart"/>
      <w:r w:rsidRPr="00B55FD8">
        <w:rPr>
          <w:sz w:val="23"/>
          <w:szCs w:val="23"/>
        </w:rPr>
        <w:t>analysis[</w:t>
      </w:r>
      <w:proofErr w:type="gramEnd"/>
      <w:r w:rsidRPr="00B55FD8">
        <w:rPr>
          <w:sz w:val="23"/>
          <w:szCs w:val="23"/>
        </w:rPr>
        <w:t>J]. Parallel and Distributed Systems, IEEE Transactions on, 1996, 7(12): 1307-1322.</w:t>
      </w:r>
      <w:bookmarkEnd w:id="84"/>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86" w:name="_Ref430522037"/>
      <w:proofErr w:type="spellStart"/>
      <w:r w:rsidRPr="003B2C28">
        <w:rPr>
          <w:sz w:val="23"/>
          <w:szCs w:val="23"/>
        </w:rPr>
        <w:t>Valmari</w:t>
      </w:r>
      <w:proofErr w:type="spellEnd"/>
      <w:r w:rsidRPr="003B2C28">
        <w:rPr>
          <w:sz w:val="23"/>
          <w:szCs w:val="23"/>
        </w:rPr>
        <w:t xml:space="preserve"> A. A stubborn attack on state explosion[C]//Computer-Aided Verification. Springer Berlin Heidelberg, 1991: 156-165.</w:t>
      </w:r>
      <w:bookmarkEnd w:id="86"/>
    </w:p>
    <w:p w14:paraId="25FEA943" w14:textId="77777777" w:rsidR="00393B69" w:rsidRDefault="00393B69" w:rsidP="00393B69">
      <w:pPr>
        <w:numPr>
          <w:ilvl w:val="0"/>
          <w:numId w:val="5"/>
        </w:numPr>
        <w:spacing w:beforeLines="50" w:before="156"/>
        <w:rPr>
          <w:sz w:val="23"/>
          <w:szCs w:val="23"/>
        </w:rPr>
      </w:pPr>
      <w:bookmarkStart w:id="87" w:name="_Ref430510982"/>
      <w:r w:rsidRPr="0028515B">
        <w:rPr>
          <w:sz w:val="23"/>
          <w:szCs w:val="23"/>
        </w:rPr>
        <w:t xml:space="preserve">McMillan K L. Using </w:t>
      </w:r>
      <w:proofErr w:type="spellStart"/>
      <w:r w:rsidRPr="0028515B">
        <w:rPr>
          <w:sz w:val="23"/>
          <w:szCs w:val="23"/>
        </w:rPr>
        <w:t>unfoldings</w:t>
      </w:r>
      <w:proofErr w:type="spellEnd"/>
      <w:r w:rsidRPr="0028515B">
        <w:rPr>
          <w:sz w:val="23"/>
          <w:szCs w:val="23"/>
        </w:rPr>
        <w:t xml:space="preserve"> to avoid the state explosion problem in the verification of asynchronous circuits[C]//Computer Aided Verification. Springer Berlin Heidelberg, 1993: 164-177.</w:t>
      </w:r>
      <w:bookmarkEnd w:id="85"/>
      <w:bookmarkEnd w:id="87"/>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88" w:name="_Ref430454048"/>
      <w:r w:rsidRPr="0028515B">
        <w:rPr>
          <w:sz w:val="23"/>
          <w:szCs w:val="23"/>
        </w:rPr>
        <w:t xml:space="preserve">Esparza J, </w:t>
      </w:r>
      <w:proofErr w:type="spellStart"/>
      <w:r w:rsidRPr="0028515B">
        <w:rPr>
          <w:sz w:val="23"/>
          <w:szCs w:val="23"/>
        </w:rPr>
        <w:t>Römer</w:t>
      </w:r>
      <w:proofErr w:type="spellEnd"/>
      <w:r w:rsidRPr="0028515B">
        <w:rPr>
          <w:sz w:val="23"/>
          <w:szCs w:val="23"/>
        </w:rPr>
        <w:t xml:space="preserve"> S, </w:t>
      </w:r>
      <w:proofErr w:type="spellStart"/>
      <w:r w:rsidRPr="0028515B">
        <w:rPr>
          <w:sz w:val="23"/>
          <w:szCs w:val="23"/>
        </w:rPr>
        <w:t>Vogler</w:t>
      </w:r>
      <w:proofErr w:type="spellEnd"/>
      <w:r w:rsidRPr="0028515B">
        <w:rPr>
          <w:sz w:val="23"/>
          <w:szCs w:val="23"/>
        </w:rPr>
        <w:t xml:space="preserve"> W. An improvement of McMillan's unfolding </w:t>
      </w:r>
      <w:proofErr w:type="gramStart"/>
      <w:r w:rsidRPr="0028515B">
        <w:rPr>
          <w:sz w:val="23"/>
          <w:szCs w:val="23"/>
        </w:rPr>
        <w:t>algorithm[</w:t>
      </w:r>
      <w:proofErr w:type="gramEnd"/>
      <w:r w:rsidRPr="0028515B">
        <w:rPr>
          <w:sz w:val="23"/>
          <w:szCs w:val="23"/>
        </w:rPr>
        <w:t>M]//Tools and Algorithms for the Construction and Analysis of Systems. Springer Berlin Heidelberg, 1996: 87-106.</w:t>
      </w:r>
      <w:bookmarkEnd w:id="88"/>
    </w:p>
    <w:p w14:paraId="43C1003E" w14:textId="77777777" w:rsidR="00393B69" w:rsidRDefault="00393B69" w:rsidP="00393B69">
      <w:pPr>
        <w:numPr>
          <w:ilvl w:val="0"/>
          <w:numId w:val="5"/>
        </w:numPr>
        <w:spacing w:beforeLines="50" w:before="156"/>
        <w:rPr>
          <w:sz w:val="23"/>
          <w:szCs w:val="23"/>
        </w:rPr>
      </w:pPr>
      <w:bookmarkStart w:id="89" w:name="_Ref430454069"/>
      <w:r w:rsidRPr="0028515B">
        <w:rPr>
          <w:sz w:val="23"/>
          <w:szCs w:val="23"/>
        </w:rPr>
        <w:t xml:space="preserve">Petri C A. Concurrency </w:t>
      </w:r>
      <w:proofErr w:type="gramStart"/>
      <w:r w:rsidRPr="0028515B">
        <w:rPr>
          <w:sz w:val="23"/>
          <w:szCs w:val="23"/>
        </w:rPr>
        <w:t>theory[</w:t>
      </w:r>
      <w:proofErr w:type="gramEnd"/>
      <w:r w:rsidRPr="0028515B">
        <w:rPr>
          <w:sz w:val="23"/>
          <w:szCs w:val="23"/>
        </w:rPr>
        <w:t>M]//Petri Nets: Central Models and their properties. Springer Berlin Heidelberg, 1987: 4-24.</w:t>
      </w:r>
      <w:bookmarkEnd w:id="89"/>
    </w:p>
    <w:p w14:paraId="5E331527" w14:textId="77777777" w:rsidR="00573F2D" w:rsidRDefault="00573F2D" w:rsidP="00393B69">
      <w:pPr>
        <w:numPr>
          <w:ilvl w:val="0"/>
          <w:numId w:val="5"/>
        </w:numPr>
        <w:spacing w:beforeLines="50" w:before="156"/>
        <w:rPr>
          <w:sz w:val="23"/>
          <w:szCs w:val="23"/>
        </w:rPr>
      </w:pPr>
      <w:bookmarkStart w:id="90" w:name="_Ref430594473"/>
      <w:r w:rsidRPr="00573F2D">
        <w:rPr>
          <w:sz w:val="23"/>
          <w:szCs w:val="23"/>
        </w:rPr>
        <w:t xml:space="preserve">De Leoni M, Maggi F M, van der Aalst W M P. Aligning event logs and declarative process models for conformance </w:t>
      </w:r>
      <w:proofErr w:type="gramStart"/>
      <w:r w:rsidRPr="00573F2D">
        <w:rPr>
          <w:sz w:val="23"/>
          <w:szCs w:val="23"/>
        </w:rPr>
        <w:t>checking[</w:t>
      </w:r>
      <w:proofErr w:type="gramEnd"/>
      <w:r w:rsidRPr="00573F2D">
        <w:rPr>
          <w:sz w:val="23"/>
          <w:szCs w:val="23"/>
        </w:rPr>
        <w:t>M]//Business Process Management. Springer Berlin Heidelberg, 2012: 82-97.</w:t>
      </w:r>
      <w:bookmarkEnd w:id="90"/>
    </w:p>
    <w:p w14:paraId="68BF4FB5" w14:textId="77777777" w:rsidR="00393B69" w:rsidRDefault="00393B69" w:rsidP="00393B69">
      <w:pPr>
        <w:numPr>
          <w:ilvl w:val="0"/>
          <w:numId w:val="5"/>
        </w:numPr>
        <w:spacing w:beforeLines="50" w:before="156"/>
        <w:rPr>
          <w:sz w:val="23"/>
          <w:szCs w:val="23"/>
        </w:rPr>
      </w:pPr>
      <w:bookmarkStart w:id="91" w:name="_Ref430454089"/>
      <w:r w:rsidRPr="0028515B">
        <w:rPr>
          <w:sz w:val="23"/>
          <w:szCs w:val="23"/>
        </w:rPr>
        <w:t xml:space="preserve">W.M.P. van der Aalst, A. </w:t>
      </w:r>
      <w:proofErr w:type="spellStart"/>
      <w:r w:rsidRPr="0028515B">
        <w:rPr>
          <w:sz w:val="23"/>
          <w:szCs w:val="23"/>
        </w:rPr>
        <w:t>Adriansyah</w:t>
      </w:r>
      <w:proofErr w:type="spellEnd"/>
      <w:r w:rsidRPr="0028515B">
        <w:rPr>
          <w:sz w:val="23"/>
          <w:szCs w:val="23"/>
        </w:rPr>
        <w:t xml:space="preserve">, B.F. van </w:t>
      </w:r>
      <w:proofErr w:type="spellStart"/>
      <w:r w:rsidRPr="0028515B">
        <w:rPr>
          <w:sz w:val="23"/>
          <w:szCs w:val="23"/>
        </w:rPr>
        <w:t>Dongen</w:t>
      </w:r>
      <w:proofErr w:type="spellEnd"/>
      <w:r w:rsidRPr="0028515B">
        <w:rPr>
          <w:sz w:val="23"/>
          <w:szCs w:val="23"/>
        </w:rPr>
        <w:t>, Replaying history on process models for c</w:t>
      </w:r>
      <w:r w:rsidR="00226282">
        <w:rPr>
          <w:sz w:val="23"/>
          <w:szCs w:val="23"/>
        </w:rPr>
        <w:t>onformance checking and perfor</w:t>
      </w:r>
      <w:r w:rsidRPr="0028515B">
        <w:rPr>
          <w:sz w:val="23"/>
          <w:szCs w:val="23"/>
        </w:rPr>
        <w:t xml:space="preserve">mance analysis, Wiley </w:t>
      </w:r>
      <w:proofErr w:type="spellStart"/>
      <w:r w:rsidRPr="0028515B">
        <w:rPr>
          <w:sz w:val="23"/>
          <w:szCs w:val="23"/>
        </w:rPr>
        <w:t>Interdiscip</w:t>
      </w:r>
      <w:proofErr w:type="spellEnd"/>
      <w:r w:rsidRPr="0028515B">
        <w:rPr>
          <w:sz w:val="23"/>
          <w:szCs w:val="23"/>
        </w:rPr>
        <w:t xml:space="preserve">. Rev.: Data Mining </w:t>
      </w:r>
      <w:proofErr w:type="spellStart"/>
      <w:r w:rsidRPr="0028515B">
        <w:rPr>
          <w:sz w:val="23"/>
          <w:szCs w:val="23"/>
        </w:rPr>
        <w:t>Knowl</w:t>
      </w:r>
      <w:proofErr w:type="spellEnd"/>
      <w:r w:rsidRPr="0028515B">
        <w:rPr>
          <w:sz w:val="23"/>
          <w:szCs w:val="23"/>
        </w:rPr>
        <w:t xml:space="preserve">. </w:t>
      </w:r>
      <w:proofErr w:type="spellStart"/>
      <w:r w:rsidRPr="0028515B">
        <w:rPr>
          <w:sz w:val="23"/>
          <w:szCs w:val="23"/>
        </w:rPr>
        <w:t>Discov</w:t>
      </w:r>
      <w:proofErr w:type="spellEnd"/>
      <w:r w:rsidRPr="0028515B">
        <w:rPr>
          <w:sz w:val="23"/>
          <w:szCs w:val="23"/>
        </w:rPr>
        <w:t>. 2 (2) (2012) 182–192.</w:t>
      </w:r>
      <w:bookmarkEnd w:id="91"/>
    </w:p>
    <w:p w14:paraId="0E61CB18" w14:textId="77777777" w:rsidR="00393B69" w:rsidRDefault="00393B69" w:rsidP="00393B69">
      <w:pPr>
        <w:numPr>
          <w:ilvl w:val="0"/>
          <w:numId w:val="5"/>
        </w:numPr>
        <w:spacing w:beforeLines="50" w:before="156"/>
        <w:rPr>
          <w:sz w:val="23"/>
          <w:szCs w:val="23"/>
        </w:rPr>
      </w:pPr>
      <w:bookmarkStart w:id="92" w:name="_Ref430454113"/>
      <w:r w:rsidRPr="00253D71">
        <w:rPr>
          <w:sz w:val="23"/>
          <w:szCs w:val="23"/>
        </w:rPr>
        <w:t xml:space="preserve">A. </w:t>
      </w:r>
      <w:proofErr w:type="spellStart"/>
      <w:r w:rsidRPr="00253D71">
        <w:rPr>
          <w:sz w:val="23"/>
          <w:szCs w:val="23"/>
        </w:rPr>
        <w:t>Adriansyah</w:t>
      </w:r>
      <w:proofErr w:type="spellEnd"/>
      <w:r w:rsidRPr="00253D71">
        <w:rPr>
          <w:sz w:val="23"/>
          <w:szCs w:val="23"/>
        </w:rPr>
        <w:t xml:space="preserve">, B. van </w:t>
      </w:r>
      <w:proofErr w:type="spellStart"/>
      <w:r w:rsidRPr="00253D71">
        <w:rPr>
          <w:sz w:val="23"/>
          <w:szCs w:val="23"/>
        </w:rPr>
        <w:t>Dongen</w:t>
      </w:r>
      <w:proofErr w:type="spellEnd"/>
      <w:r w:rsidRPr="00253D71">
        <w:rPr>
          <w:sz w:val="23"/>
          <w:szCs w:val="23"/>
        </w:rPr>
        <w:t>, W.M.P. van der Aalst, Conformance Checking using Cost-Based Fitness Analysis in: EDOC 2011, IEEE Computer Society, 2011, pp. 55–64.</w:t>
      </w:r>
      <w:bookmarkEnd w:id="92"/>
    </w:p>
    <w:p w14:paraId="58B90041" w14:textId="77777777" w:rsidR="00DF599A" w:rsidRDefault="00DF599A" w:rsidP="00393B69">
      <w:pPr>
        <w:numPr>
          <w:ilvl w:val="0"/>
          <w:numId w:val="5"/>
        </w:numPr>
        <w:spacing w:beforeLines="50" w:before="156"/>
        <w:rPr>
          <w:sz w:val="23"/>
          <w:szCs w:val="23"/>
        </w:rPr>
      </w:pPr>
      <w:bookmarkStart w:id="93" w:name="_Ref430510017"/>
      <w:proofErr w:type="spellStart"/>
      <w:r w:rsidRPr="00DF599A">
        <w:rPr>
          <w:sz w:val="23"/>
          <w:szCs w:val="23"/>
        </w:rPr>
        <w:t>Adriansyah</w:t>
      </w:r>
      <w:proofErr w:type="spellEnd"/>
      <w:r w:rsidRPr="00DF599A">
        <w:rPr>
          <w:sz w:val="23"/>
          <w:szCs w:val="23"/>
        </w:rPr>
        <w:t xml:space="preserve"> A, Munoz-Gama J, Carmona J, et al. Measuring precision of modeled </w:t>
      </w:r>
      <w:proofErr w:type="gramStart"/>
      <w:r w:rsidRPr="00DF599A">
        <w:rPr>
          <w:sz w:val="23"/>
          <w:szCs w:val="23"/>
        </w:rPr>
        <w:t>behavior[</w:t>
      </w:r>
      <w:proofErr w:type="gramEnd"/>
      <w:r w:rsidRPr="00DF599A">
        <w:rPr>
          <w:sz w:val="23"/>
          <w:szCs w:val="23"/>
        </w:rPr>
        <w:t>J]. Information Systems and e-Business Management, 2014, 13(1): 37-67.</w:t>
      </w:r>
      <w:bookmarkEnd w:id="93"/>
    </w:p>
    <w:p w14:paraId="4C4BA1B8" w14:textId="77777777" w:rsidR="00462ACD" w:rsidRDefault="00462ACD" w:rsidP="00393B69">
      <w:pPr>
        <w:numPr>
          <w:ilvl w:val="0"/>
          <w:numId w:val="5"/>
        </w:numPr>
        <w:spacing w:beforeLines="50" w:before="156"/>
        <w:rPr>
          <w:sz w:val="23"/>
          <w:szCs w:val="23"/>
        </w:rPr>
      </w:pPr>
      <w:bookmarkStart w:id="94"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94"/>
    </w:p>
    <w:p w14:paraId="0C87DD19" w14:textId="77777777" w:rsidR="00462ACD" w:rsidRDefault="00462ACD" w:rsidP="00393B69">
      <w:pPr>
        <w:numPr>
          <w:ilvl w:val="0"/>
          <w:numId w:val="5"/>
        </w:numPr>
        <w:spacing w:beforeLines="50" w:before="156"/>
        <w:rPr>
          <w:sz w:val="23"/>
          <w:szCs w:val="23"/>
        </w:rPr>
      </w:pPr>
      <w:bookmarkStart w:id="95" w:name="_Ref430510479"/>
      <w:proofErr w:type="spellStart"/>
      <w:r w:rsidRPr="00462ACD">
        <w:rPr>
          <w:sz w:val="23"/>
          <w:szCs w:val="23"/>
        </w:rPr>
        <w:t>Rozinat</w:t>
      </w:r>
      <w:proofErr w:type="spellEnd"/>
      <w:r w:rsidRPr="00462ACD">
        <w:rPr>
          <w:sz w:val="23"/>
          <w:szCs w:val="23"/>
        </w:rPr>
        <w:t xml:space="preserve"> A, van der Aalst W M P. Conformance checking of processes based on monitoring real </w:t>
      </w:r>
      <w:proofErr w:type="gramStart"/>
      <w:r w:rsidRPr="00462ACD">
        <w:rPr>
          <w:sz w:val="23"/>
          <w:szCs w:val="23"/>
        </w:rPr>
        <w:t>behavior[</w:t>
      </w:r>
      <w:proofErr w:type="gramEnd"/>
      <w:r w:rsidRPr="00462ACD">
        <w:rPr>
          <w:sz w:val="23"/>
          <w:szCs w:val="23"/>
        </w:rPr>
        <w:t>J]. Information Systems, 2008, 33(1): 64-95.</w:t>
      </w:r>
      <w:bookmarkEnd w:id="95"/>
    </w:p>
    <w:p w14:paraId="5339C5F9" w14:textId="77777777" w:rsidR="0067563C" w:rsidRDefault="0067563C" w:rsidP="00393B69">
      <w:pPr>
        <w:numPr>
          <w:ilvl w:val="0"/>
          <w:numId w:val="5"/>
        </w:numPr>
        <w:spacing w:beforeLines="50" w:before="156"/>
        <w:rPr>
          <w:sz w:val="23"/>
          <w:szCs w:val="23"/>
        </w:rPr>
      </w:pPr>
      <w:bookmarkStart w:id="96" w:name="_Ref430510255"/>
      <w:r w:rsidRPr="0067563C">
        <w:rPr>
          <w:sz w:val="23"/>
          <w:szCs w:val="23"/>
        </w:rPr>
        <w:t xml:space="preserve">De </w:t>
      </w:r>
      <w:proofErr w:type="spellStart"/>
      <w:r w:rsidRPr="0067563C">
        <w:rPr>
          <w:sz w:val="23"/>
          <w:szCs w:val="23"/>
        </w:rPr>
        <w:t>Weerdt</w:t>
      </w:r>
      <w:proofErr w:type="spellEnd"/>
      <w:r w:rsidRPr="0067563C">
        <w:rPr>
          <w:sz w:val="23"/>
          <w:szCs w:val="23"/>
        </w:rPr>
        <w:t xml:space="preserve"> J, </w:t>
      </w:r>
      <w:proofErr w:type="spellStart"/>
      <w:r w:rsidRPr="0067563C">
        <w:rPr>
          <w:sz w:val="23"/>
          <w:szCs w:val="23"/>
        </w:rPr>
        <w:t>Vanthienen</w:t>
      </w:r>
      <w:proofErr w:type="spellEnd"/>
      <w:r w:rsidRPr="0067563C">
        <w:rPr>
          <w:sz w:val="23"/>
          <w:szCs w:val="23"/>
        </w:rPr>
        <w:t xml:space="preserve"> J, </w:t>
      </w:r>
      <w:proofErr w:type="spellStart"/>
      <w:r w:rsidRPr="0067563C">
        <w:rPr>
          <w:sz w:val="23"/>
          <w:szCs w:val="23"/>
        </w:rPr>
        <w:t>Baesens</w:t>
      </w:r>
      <w:proofErr w:type="spellEnd"/>
      <w:r w:rsidRPr="0067563C">
        <w:rPr>
          <w:sz w:val="23"/>
          <w:szCs w:val="23"/>
        </w:rPr>
        <w:t xml:space="preserve"> B. Determining process model precision and generalization with weighted artificial negative </w:t>
      </w:r>
      <w:proofErr w:type="gramStart"/>
      <w:r w:rsidRPr="0067563C">
        <w:rPr>
          <w:sz w:val="23"/>
          <w:szCs w:val="23"/>
        </w:rPr>
        <w:t>events[</w:t>
      </w:r>
      <w:proofErr w:type="gramEnd"/>
      <w:r w:rsidRPr="0067563C">
        <w:rPr>
          <w:sz w:val="23"/>
          <w:szCs w:val="23"/>
        </w:rPr>
        <w:t>J]. Knowledge and Data Engineering, IEEE Transactions on, 2014, 26(8): 1877-1889.</w:t>
      </w:r>
      <w:bookmarkEnd w:id="96"/>
    </w:p>
    <w:p w14:paraId="6A6CBCA4" w14:textId="77777777" w:rsidR="00393B69" w:rsidRDefault="00393B69" w:rsidP="00393B69">
      <w:pPr>
        <w:numPr>
          <w:ilvl w:val="0"/>
          <w:numId w:val="5"/>
        </w:numPr>
        <w:spacing w:beforeLines="50" w:before="156"/>
        <w:rPr>
          <w:sz w:val="23"/>
          <w:szCs w:val="23"/>
        </w:rPr>
      </w:pPr>
      <w:bookmarkStart w:id="97" w:name="_Ref430454176"/>
      <w:proofErr w:type="spellStart"/>
      <w:r w:rsidRPr="0028515B">
        <w:rPr>
          <w:sz w:val="23"/>
          <w:szCs w:val="23"/>
        </w:rPr>
        <w:t>Rozinat</w:t>
      </w:r>
      <w:proofErr w:type="spellEnd"/>
      <w:r w:rsidRPr="0028515B">
        <w:rPr>
          <w:sz w:val="23"/>
          <w:szCs w:val="23"/>
        </w:rPr>
        <w:t xml:space="preserve">, A., de Medeiros, A.K.A., </w:t>
      </w:r>
      <w:proofErr w:type="spellStart"/>
      <w:r w:rsidRPr="0028515B">
        <w:rPr>
          <w:sz w:val="23"/>
          <w:szCs w:val="23"/>
        </w:rPr>
        <w:t>Gu</w:t>
      </w:r>
      <w:proofErr w:type="spellEnd"/>
      <w:r w:rsidRPr="0028515B">
        <w:rPr>
          <w:sz w:val="23"/>
          <w:szCs w:val="23"/>
        </w:rPr>
        <w:t xml:space="preserve"> ̈</w:t>
      </w:r>
      <w:proofErr w:type="spellStart"/>
      <w:r w:rsidRPr="0028515B">
        <w:rPr>
          <w:sz w:val="23"/>
          <w:szCs w:val="23"/>
        </w:rPr>
        <w:t>nther</w:t>
      </w:r>
      <w:proofErr w:type="spellEnd"/>
      <w:r w:rsidRPr="0028515B">
        <w:rPr>
          <w:sz w:val="23"/>
          <w:szCs w:val="23"/>
        </w:rPr>
        <w:t xml:space="preserve">, C.W., </w:t>
      </w:r>
      <w:proofErr w:type="spellStart"/>
      <w:r w:rsidRPr="0028515B">
        <w:rPr>
          <w:sz w:val="23"/>
          <w:szCs w:val="23"/>
        </w:rPr>
        <w:t>Weijters</w:t>
      </w:r>
      <w:proofErr w:type="spellEnd"/>
      <w:r w:rsidRPr="0028515B">
        <w:rPr>
          <w:sz w:val="23"/>
          <w:szCs w:val="23"/>
        </w:rPr>
        <w:t xml:space="preserve">, A.J.M.M.T., van der Aalst, W.M.P.: The Need for a Process Mining Evaluation Framework in Research and Practice. In: </w:t>
      </w:r>
      <w:proofErr w:type="spellStart"/>
      <w:r w:rsidRPr="0028515B">
        <w:rPr>
          <w:sz w:val="23"/>
          <w:szCs w:val="23"/>
        </w:rPr>
        <w:t>ter</w:t>
      </w:r>
      <w:proofErr w:type="spellEnd"/>
      <w:r w:rsidRPr="0028515B">
        <w:rPr>
          <w:sz w:val="23"/>
          <w:szCs w:val="23"/>
        </w:rPr>
        <w:t xml:space="preserve"> Hofstede, A.H.M., </w:t>
      </w:r>
      <w:proofErr w:type="spellStart"/>
      <w:r w:rsidRPr="0028515B">
        <w:rPr>
          <w:sz w:val="23"/>
          <w:szCs w:val="23"/>
        </w:rPr>
        <w:t>Benatallah</w:t>
      </w:r>
      <w:proofErr w:type="spellEnd"/>
      <w:r w:rsidRPr="0028515B">
        <w:rPr>
          <w:sz w:val="23"/>
          <w:szCs w:val="23"/>
        </w:rPr>
        <w:t>, B., Paik, H.-Y. (eds.) BPM Workshops 2007. LNCS, vol. 4928, pp. 84–89. Springer, Heidelberg (2008)</w:t>
      </w:r>
      <w:bookmarkEnd w:id="97"/>
    </w:p>
    <w:p w14:paraId="688DE1F4" w14:textId="77777777" w:rsidR="00393B69" w:rsidRDefault="00393B69" w:rsidP="00393B69">
      <w:pPr>
        <w:numPr>
          <w:ilvl w:val="0"/>
          <w:numId w:val="5"/>
        </w:numPr>
        <w:spacing w:beforeLines="50" w:before="156"/>
        <w:rPr>
          <w:sz w:val="23"/>
          <w:szCs w:val="23"/>
        </w:rPr>
      </w:pPr>
      <w:proofErr w:type="spellStart"/>
      <w:r w:rsidRPr="0028515B">
        <w:rPr>
          <w:sz w:val="23"/>
          <w:szCs w:val="23"/>
        </w:rPr>
        <w:lastRenderedPageBreak/>
        <w:t>Rozinat</w:t>
      </w:r>
      <w:proofErr w:type="spellEnd"/>
      <w:r w:rsidRPr="0028515B">
        <w:rPr>
          <w:sz w:val="23"/>
          <w:szCs w:val="23"/>
        </w:rPr>
        <w:t xml:space="preserve"> A, van der Aalst WMP. Conformance checking of process based on monitoring real behavior. Information Systems, 2008</w:t>
      </w:r>
      <w:proofErr w:type="gramStart"/>
      <w:r w:rsidRPr="0028515B">
        <w:rPr>
          <w:sz w:val="23"/>
          <w:szCs w:val="23"/>
        </w:rPr>
        <w:t>,33</w:t>
      </w:r>
      <w:proofErr w:type="gramEnd"/>
      <w:r w:rsidRPr="0028515B">
        <w:rPr>
          <w:sz w:val="23"/>
          <w:szCs w:val="23"/>
        </w:rPr>
        <w:t>(1):64-95. [</w:t>
      </w:r>
      <w:proofErr w:type="spellStart"/>
      <w:r w:rsidRPr="0028515B">
        <w:rPr>
          <w:sz w:val="23"/>
          <w:szCs w:val="23"/>
        </w:rPr>
        <w:t>doi</w:t>
      </w:r>
      <w:proofErr w:type="spellEnd"/>
      <w:r w:rsidRPr="0028515B">
        <w:rPr>
          <w:sz w:val="23"/>
          <w:szCs w:val="23"/>
        </w:rPr>
        <w:t>: 10.1016/j.is.2007.07.001]</w:t>
      </w:r>
    </w:p>
    <w:p w14:paraId="27D2F047" w14:textId="0C40FDF8" w:rsidR="001347AB" w:rsidRDefault="001347AB" w:rsidP="00393B69">
      <w:pPr>
        <w:numPr>
          <w:ilvl w:val="0"/>
          <w:numId w:val="5"/>
        </w:numPr>
        <w:spacing w:beforeLines="50" w:before="156"/>
        <w:rPr>
          <w:sz w:val="23"/>
          <w:szCs w:val="23"/>
        </w:rPr>
      </w:pPr>
      <w:bookmarkStart w:id="98" w:name="_Ref430770693"/>
      <w:r w:rsidRPr="001347AB">
        <w:rPr>
          <w:sz w:val="23"/>
          <w:szCs w:val="23"/>
        </w:rPr>
        <w:t xml:space="preserve">Nielsen M, </w:t>
      </w:r>
      <w:proofErr w:type="spellStart"/>
      <w:r w:rsidRPr="001347AB">
        <w:rPr>
          <w:sz w:val="23"/>
          <w:szCs w:val="23"/>
        </w:rPr>
        <w:t>Plotkin</w:t>
      </w:r>
      <w:proofErr w:type="spellEnd"/>
      <w:r w:rsidRPr="001347AB">
        <w:rPr>
          <w:sz w:val="23"/>
          <w:szCs w:val="23"/>
        </w:rPr>
        <w:t xml:space="preserve"> G, </w:t>
      </w:r>
      <w:proofErr w:type="spellStart"/>
      <w:r w:rsidRPr="001347AB">
        <w:rPr>
          <w:sz w:val="23"/>
          <w:szCs w:val="23"/>
        </w:rPr>
        <w:t>Winskel</w:t>
      </w:r>
      <w:proofErr w:type="spellEnd"/>
      <w:r w:rsidRPr="001347AB">
        <w:rPr>
          <w:sz w:val="23"/>
          <w:szCs w:val="23"/>
        </w:rPr>
        <w:t xml:space="preserve"> G. Petri nets, event structures and domains, part </w:t>
      </w:r>
      <w:proofErr w:type="gramStart"/>
      <w:r w:rsidRPr="001347AB">
        <w:rPr>
          <w:sz w:val="23"/>
          <w:szCs w:val="23"/>
        </w:rPr>
        <w:t>I[</w:t>
      </w:r>
      <w:proofErr w:type="gramEnd"/>
      <w:r w:rsidRPr="001347AB">
        <w:rPr>
          <w:sz w:val="23"/>
          <w:szCs w:val="23"/>
        </w:rPr>
        <w:t>J]. Theoretical Computer Science, 1981, 13(1): 85-108.</w:t>
      </w:r>
      <w:bookmarkEnd w:id="98"/>
    </w:p>
    <w:p w14:paraId="26222994" w14:textId="77777777" w:rsidR="00393B69" w:rsidRDefault="00393B69" w:rsidP="00393B69">
      <w:pPr>
        <w:numPr>
          <w:ilvl w:val="0"/>
          <w:numId w:val="5"/>
        </w:numPr>
        <w:spacing w:beforeLines="50" w:before="156"/>
        <w:rPr>
          <w:sz w:val="23"/>
          <w:szCs w:val="23"/>
        </w:rPr>
      </w:pPr>
      <w:bookmarkStart w:id="99" w:name="_Ref430454567"/>
      <w:proofErr w:type="spellStart"/>
      <w:r w:rsidRPr="0028515B">
        <w:rPr>
          <w:sz w:val="23"/>
          <w:szCs w:val="23"/>
        </w:rPr>
        <w:t>Fahland</w:t>
      </w:r>
      <w:proofErr w:type="spellEnd"/>
      <w:r w:rsidRPr="0028515B">
        <w:rPr>
          <w:sz w:val="23"/>
          <w:szCs w:val="23"/>
        </w:rPr>
        <w:t xml:space="preserve"> D, van der Aalst W M P. Model repair—aligning process models to </w:t>
      </w:r>
      <w:proofErr w:type="gramStart"/>
      <w:r w:rsidRPr="0028515B">
        <w:rPr>
          <w:sz w:val="23"/>
          <w:szCs w:val="23"/>
        </w:rPr>
        <w:t>reality[</w:t>
      </w:r>
      <w:proofErr w:type="gramEnd"/>
      <w:r w:rsidRPr="0028515B">
        <w:rPr>
          <w:sz w:val="23"/>
          <w:szCs w:val="23"/>
        </w:rPr>
        <w:t>J]. Information Systems, 2015, 47: 220-243.</w:t>
      </w:r>
      <w:bookmarkEnd w:id="99"/>
    </w:p>
    <w:p w14:paraId="07A1E7BD" w14:textId="77777777" w:rsidR="00393B69" w:rsidRDefault="00393B69" w:rsidP="00393B69">
      <w:pPr>
        <w:numPr>
          <w:ilvl w:val="0"/>
          <w:numId w:val="5"/>
        </w:numPr>
        <w:spacing w:beforeLines="50" w:before="156"/>
        <w:rPr>
          <w:sz w:val="23"/>
          <w:szCs w:val="23"/>
        </w:rPr>
      </w:pPr>
      <w:bookmarkStart w:id="100" w:name="_Ref430454606"/>
      <w:r w:rsidRPr="00B02572">
        <w:rPr>
          <w:sz w:val="23"/>
          <w:szCs w:val="23"/>
        </w:rPr>
        <w:t xml:space="preserve">Rogge-Solti A, van der Aalst W M P, </w:t>
      </w:r>
      <w:proofErr w:type="spellStart"/>
      <w:r w:rsidRPr="00B02572">
        <w:rPr>
          <w:sz w:val="23"/>
          <w:szCs w:val="23"/>
        </w:rPr>
        <w:t>Weske</w:t>
      </w:r>
      <w:proofErr w:type="spellEnd"/>
      <w:r w:rsidRPr="00B02572">
        <w:rPr>
          <w:sz w:val="23"/>
          <w:szCs w:val="23"/>
        </w:rPr>
        <w:t xml:space="preserve"> M. Discovering stochastic Petri nets with arbitrary delay distributions from event logs[C]//Business Process Management Workshops. Springer International Publishing, 2014: 15-27.</w:t>
      </w:r>
      <w:bookmarkEnd w:id="100"/>
    </w:p>
    <w:p w14:paraId="6943F062" w14:textId="77777777" w:rsidR="00393B69" w:rsidRDefault="00393B69" w:rsidP="00393B69">
      <w:pPr>
        <w:numPr>
          <w:ilvl w:val="0"/>
          <w:numId w:val="5"/>
        </w:numPr>
        <w:spacing w:beforeLines="50" w:before="156"/>
        <w:rPr>
          <w:sz w:val="23"/>
          <w:szCs w:val="23"/>
        </w:rPr>
      </w:pPr>
      <w:bookmarkStart w:id="101" w:name="_Ref430454664"/>
      <w:r w:rsidRPr="0028515B">
        <w:rPr>
          <w:sz w:val="23"/>
          <w:szCs w:val="23"/>
        </w:rPr>
        <w:t>Wang J, Song S, Zhu X, et al. Efficient recovery of missing events[J]. Proceedings of the VLDB Endowment, 2013, 6(10): 841-852. ICDE 2015</w:t>
      </w:r>
      <w:bookmarkEnd w:id="101"/>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102" w:name="_Ref430508973"/>
      <w:r w:rsidRPr="00A64A22">
        <w:rPr>
          <w:sz w:val="23"/>
          <w:szCs w:val="23"/>
        </w:rPr>
        <w:t xml:space="preserve">Wang J, Song S, Lin X, et al. Cleaning Structured Event Logs: A Graph Repair </w:t>
      </w:r>
      <w:proofErr w:type="gramStart"/>
      <w:r w:rsidRPr="00A64A22">
        <w:rPr>
          <w:sz w:val="23"/>
          <w:szCs w:val="23"/>
        </w:rPr>
        <w:t>Approach[</w:t>
      </w:r>
      <w:proofErr w:type="gramEnd"/>
      <w:r w:rsidRPr="00A64A22">
        <w:rPr>
          <w:sz w:val="23"/>
          <w:szCs w:val="23"/>
        </w:rPr>
        <w:t>J].</w:t>
      </w:r>
      <w:bookmarkEnd w:id="102"/>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103" w:name="_Ref430454629"/>
      <w:r>
        <w:rPr>
          <w:sz w:val="23"/>
          <w:szCs w:val="23"/>
        </w:rPr>
        <w:t>D</w:t>
      </w:r>
      <w:r w:rsidRPr="00A64A22">
        <w:rPr>
          <w:sz w:val="23"/>
          <w:szCs w:val="23"/>
        </w:rPr>
        <w:t xml:space="preserve">e Leoni M, Maggi F M, van der Aalst W M P. An alignment-based framework to check the conformance of declarative process models and to preprocess event-log </w:t>
      </w:r>
      <w:proofErr w:type="gramStart"/>
      <w:r w:rsidRPr="00A64A22">
        <w:rPr>
          <w:sz w:val="23"/>
          <w:szCs w:val="23"/>
        </w:rPr>
        <w:t>data[</w:t>
      </w:r>
      <w:proofErr w:type="gramEnd"/>
      <w:r w:rsidRPr="00A64A22">
        <w:rPr>
          <w:sz w:val="23"/>
          <w:szCs w:val="23"/>
        </w:rPr>
        <w:t>J]. Information Systems, 2015, 47: 258-277.</w:t>
      </w:r>
      <w:bookmarkEnd w:id="103"/>
    </w:p>
    <w:p w14:paraId="3BC22755" w14:textId="77777777" w:rsidR="00393B69" w:rsidRDefault="00393B69" w:rsidP="00393B69">
      <w:pPr>
        <w:numPr>
          <w:ilvl w:val="0"/>
          <w:numId w:val="5"/>
        </w:numPr>
        <w:spacing w:beforeLines="50" w:before="156"/>
        <w:rPr>
          <w:sz w:val="23"/>
          <w:szCs w:val="23"/>
        </w:rPr>
      </w:pPr>
      <w:bookmarkStart w:id="104" w:name="_Ref430454423"/>
      <w:r w:rsidRPr="00A64A22">
        <w:rPr>
          <w:sz w:val="23"/>
          <w:szCs w:val="23"/>
        </w:rPr>
        <w:t xml:space="preserve">De Leoni M, van der Aalst W M P, van </w:t>
      </w:r>
      <w:proofErr w:type="spellStart"/>
      <w:r w:rsidRPr="00A64A22">
        <w:rPr>
          <w:sz w:val="23"/>
          <w:szCs w:val="23"/>
        </w:rPr>
        <w:t>Dongen</w:t>
      </w:r>
      <w:proofErr w:type="spellEnd"/>
      <w:r w:rsidRPr="00A64A22">
        <w:rPr>
          <w:sz w:val="23"/>
          <w:szCs w:val="23"/>
        </w:rPr>
        <w:t xml:space="preserve"> B F. Data-and resource-aware conformance checking of business processes[C]//Business Information Systems. Springer Berlin Heidelberg, 2012: 48-59.</w:t>
      </w:r>
      <w:bookmarkEnd w:id="104"/>
    </w:p>
    <w:p w14:paraId="226BB788" w14:textId="77777777" w:rsidR="0050196B" w:rsidRDefault="0050196B" w:rsidP="00393B69">
      <w:pPr>
        <w:numPr>
          <w:ilvl w:val="0"/>
          <w:numId w:val="5"/>
        </w:numPr>
        <w:spacing w:beforeLines="50" w:before="156"/>
        <w:rPr>
          <w:sz w:val="23"/>
          <w:szCs w:val="23"/>
        </w:rPr>
      </w:pPr>
      <w:bookmarkStart w:id="105" w:name="_Ref430509638"/>
      <w:proofErr w:type="spellStart"/>
      <w:r w:rsidRPr="0050196B">
        <w:rPr>
          <w:sz w:val="23"/>
          <w:szCs w:val="23"/>
        </w:rPr>
        <w:t>Taghiabadi</w:t>
      </w:r>
      <w:proofErr w:type="spellEnd"/>
      <w:r w:rsidRPr="0050196B">
        <w:rPr>
          <w:sz w:val="23"/>
          <w:szCs w:val="23"/>
        </w:rPr>
        <w:t xml:space="preserve"> E R, </w:t>
      </w:r>
      <w:proofErr w:type="spellStart"/>
      <w:r w:rsidRPr="0050196B">
        <w:rPr>
          <w:sz w:val="23"/>
          <w:szCs w:val="23"/>
        </w:rPr>
        <w:t>Gromov</w:t>
      </w:r>
      <w:proofErr w:type="spellEnd"/>
      <w:r w:rsidRPr="0050196B">
        <w:rPr>
          <w:sz w:val="23"/>
          <w:szCs w:val="23"/>
        </w:rPr>
        <w:t xml:space="preserve"> V, </w:t>
      </w:r>
      <w:proofErr w:type="spellStart"/>
      <w:r w:rsidRPr="0050196B">
        <w:rPr>
          <w:sz w:val="23"/>
          <w:szCs w:val="23"/>
        </w:rPr>
        <w:t>Fahland</w:t>
      </w:r>
      <w:proofErr w:type="spellEnd"/>
      <w:r w:rsidRPr="0050196B">
        <w:rPr>
          <w:sz w:val="23"/>
          <w:szCs w:val="23"/>
        </w:rPr>
        <w:t xml:space="preserve"> D, et al. Compliance checking of data-aware and resource-aware compliance requirements[C]//On the Move to Meaningful Internet Systems: OTM 2014 Conferences. Springer Berlin Heidelberg, 2014: 237-257.</w:t>
      </w:r>
      <w:bookmarkEnd w:id="105"/>
    </w:p>
    <w:p w14:paraId="196C931B" w14:textId="77777777" w:rsidR="00393B69" w:rsidRDefault="00393B69" w:rsidP="00393B69">
      <w:pPr>
        <w:numPr>
          <w:ilvl w:val="0"/>
          <w:numId w:val="5"/>
        </w:numPr>
        <w:spacing w:beforeLines="50" w:before="156"/>
        <w:rPr>
          <w:sz w:val="23"/>
          <w:szCs w:val="23"/>
        </w:rPr>
      </w:pPr>
      <w:bookmarkStart w:id="106" w:name="_Ref430454377"/>
      <w:proofErr w:type="spellStart"/>
      <w:r w:rsidRPr="00A64A22">
        <w:rPr>
          <w:sz w:val="23"/>
          <w:szCs w:val="23"/>
        </w:rPr>
        <w:t>Engelfriet</w:t>
      </w:r>
      <w:proofErr w:type="spellEnd"/>
      <w:r w:rsidRPr="00A64A22">
        <w:rPr>
          <w:sz w:val="23"/>
          <w:szCs w:val="23"/>
        </w:rPr>
        <w:t xml:space="preserve"> J. Branching processes of Petri </w:t>
      </w:r>
      <w:proofErr w:type="gramStart"/>
      <w:r w:rsidRPr="00A64A22">
        <w:rPr>
          <w:sz w:val="23"/>
          <w:szCs w:val="23"/>
        </w:rPr>
        <w:t>nets[</w:t>
      </w:r>
      <w:proofErr w:type="gramEnd"/>
      <w:r w:rsidRPr="00A64A22">
        <w:rPr>
          <w:sz w:val="23"/>
          <w:szCs w:val="23"/>
        </w:rPr>
        <w:t xml:space="preserve">J]. </w:t>
      </w:r>
      <w:proofErr w:type="spellStart"/>
      <w:r w:rsidRPr="00A64A22">
        <w:rPr>
          <w:sz w:val="23"/>
          <w:szCs w:val="23"/>
        </w:rPr>
        <w:t>Acta</w:t>
      </w:r>
      <w:proofErr w:type="spellEnd"/>
      <w:r w:rsidRPr="00A64A22">
        <w:rPr>
          <w:sz w:val="23"/>
          <w:szCs w:val="23"/>
        </w:rPr>
        <w:t xml:space="preserve"> </w:t>
      </w:r>
      <w:proofErr w:type="spellStart"/>
      <w:r w:rsidRPr="00A64A22">
        <w:rPr>
          <w:sz w:val="23"/>
          <w:szCs w:val="23"/>
        </w:rPr>
        <w:t>Informatica</w:t>
      </w:r>
      <w:proofErr w:type="spellEnd"/>
      <w:r w:rsidRPr="00A64A22">
        <w:rPr>
          <w:sz w:val="23"/>
          <w:szCs w:val="23"/>
        </w:rPr>
        <w:t>, 1991, 28(6): 575-591.</w:t>
      </w:r>
      <w:bookmarkEnd w:id="106"/>
    </w:p>
    <w:p w14:paraId="75543D36" w14:textId="77777777" w:rsidR="00A10E4C" w:rsidRDefault="00393B69" w:rsidP="00393B69">
      <w:pPr>
        <w:numPr>
          <w:ilvl w:val="0"/>
          <w:numId w:val="5"/>
        </w:numPr>
        <w:spacing w:beforeLines="50" w:before="156"/>
      </w:pPr>
      <w:bookmarkStart w:id="107" w:name="_Ref430509141"/>
      <w:r w:rsidRPr="00A64A22">
        <w:rPr>
          <w:sz w:val="23"/>
          <w:szCs w:val="23"/>
        </w:rPr>
        <w:t xml:space="preserve">R. </w:t>
      </w:r>
      <w:proofErr w:type="spellStart"/>
      <w:r w:rsidRPr="00A64A22">
        <w:rPr>
          <w:sz w:val="23"/>
          <w:szCs w:val="23"/>
        </w:rPr>
        <w:t>Dechter</w:t>
      </w:r>
      <w:proofErr w:type="spellEnd"/>
      <w:r w:rsidRPr="00A64A22">
        <w:rPr>
          <w:sz w:val="23"/>
          <w:szCs w:val="23"/>
        </w:rPr>
        <w:t>, J. Pearl, Generalized best-first search strategies and the optimality of An, J. ACM (JACM) 32 (1985) 505–536.</w:t>
      </w:r>
      <w:bookmarkEnd w:id="107"/>
      <w:r w:rsidRPr="00A64A22">
        <w:t xml:space="preserve"> </w:t>
      </w:r>
    </w:p>
    <w:p w14:paraId="3BBD289E" w14:textId="77777777" w:rsidR="00393B69" w:rsidRPr="00C66D72" w:rsidRDefault="00393B69" w:rsidP="00393B69">
      <w:pPr>
        <w:numPr>
          <w:ilvl w:val="0"/>
          <w:numId w:val="5"/>
        </w:numPr>
        <w:spacing w:beforeLines="50" w:before="156"/>
      </w:pPr>
      <w:bookmarkStart w:id="108" w:name="_Ref430510584"/>
      <w:r w:rsidRPr="00A10E4C">
        <w:rPr>
          <w:sz w:val="23"/>
          <w:szCs w:val="23"/>
        </w:rPr>
        <w:t xml:space="preserve">V. </w:t>
      </w:r>
      <w:proofErr w:type="spellStart"/>
      <w:r w:rsidRPr="00A10E4C">
        <w:rPr>
          <w:sz w:val="23"/>
          <w:szCs w:val="23"/>
        </w:rPr>
        <w:t>Levenshtein</w:t>
      </w:r>
      <w:proofErr w:type="spellEnd"/>
      <w:r w:rsidRPr="00A10E4C">
        <w:rPr>
          <w:sz w:val="23"/>
          <w:szCs w:val="23"/>
        </w:rPr>
        <w:t xml:space="preserve">, Binary codes capable of correcting deletions, </w:t>
      </w:r>
      <w:proofErr w:type="spellStart"/>
      <w:r w:rsidRPr="00A10E4C">
        <w:rPr>
          <w:sz w:val="23"/>
          <w:szCs w:val="23"/>
        </w:rPr>
        <w:t>inser</w:t>
      </w:r>
      <w:proofErr w:type="spellEnd"/>
      <w:r w:rsidRPr="00A10E4C">
        <w:rPr>
          <w:sz w:val="23"/>
          <w:szCs w:val="23"/>
        </w:rPr>
        <w:t xml:space="preserve">- </w:t>
      </w:r>
      <w:proofErr w:type="spellStart"/>
      <w:r w:rsidRPr="00A10E4C">
        <w:rPr>
          <w:sz w:val="23"/>
          <w:szCs w:val="23"/>
        </w:rPr>
        <w:t>tions</w:t>
      </w:r>
      <w:proofErr w:type="spellEnd"/>
      <w:r w:rsidRPr="00A10E4C">
        <w:rPr>
          <w:sz w:val="23"/>
          <w:szCs w:val="23"/>
        </w:rPr>
        <w:t xml:space="preserve">, and reversals, </w:t>
      </w:r>
      <w:proofErr w:type="spellStart"/>
      <w:r w:rsidRPr="00A10E4C">
        <w:rPr>
          <w:sz w:val="23"/>
          <w:szCs w:val="23"/>
        </w:rPr>
        <w:t>Sov</w:t>
      </w:r>
      <w:proofErr w:type="spellEnd"/>
      <w:r w:rsidRPr="00A10E4C">
        <w:rPr>
          <w:sz w:val="23"/>
          <w:szCs w:val="23"/>
        </w:rPr>
        <w:t xml:space="preserve">. Phys. </w:t>
      </w:r>
      <w:proofErr w:type="spellStart"/>
      <w:r w:rsidRPr="00A10E4C">
        <w:rPr>
          <w:sz w:val="23"/>
          <w:szCs w:val="23"/>
        </w:rPr>
        <w:t>Dokl</w:t>
      </w:r>
      <w:proofErr w:type="spellEnd"/>
      <w:r w:rsidRPr="00A10E4C">
        <w:rPr>
          <w:sz w:val="23"/>
          <w:szCs w:val="23"/>
        </w:rPr>
        <w:t>. 10 (8) (1966) 707–710.</w:t>
      </w:r>
      <w:bookmarkEnd w:id="108"/>
    </w:p>
    <w:p w14:paraId="62CC13BB" w14:textId="77777777" w:rsidR="00C66D72" w:rsidRPr="00C66D72" w:rsidRDefault="00C66D72" w:rsidP="00393B69">
      <w:pPr>
        <w:numPr>
          <w:ilvl w:val="0"/>
          <w:numId w:val="5"/>
        </w:numPr>
        <w:spacing w:beforeLines="50" w:before="156"/>
        <w:rPr>
          <w:sz w:val="23"/>
          <w:szCs w:val="23"/>
        </w:rPr>
      </w:pPr>
      <w:bookmarkStart w:id="109" w:name="_Ref430521274"/>
      <w:proofErr w:type="spellStart"/>
      <w:r w:rsidRPr="00C66D72">
        <w:rPr>
          <w:sz w:val="23"/>
          <w:szCs w:val="23"/>
        </w:rPr>
        <w:t>Cormen</w:t>
      </w:r>
      <w:proofErr w:type="spellEnd"/>
      <w:r w:rsidRPr="00C66D72">
        <w:rPr>
          <w:sz w:val="23"/>
          <w:szCs w:val="23"/>
        </w:rPr>
        <w:t xml:space="preserve"> T H. Introduction to </w:t>
      </w:r>
      <w:proofErr w:type="gramStart"/>
      <w:r w:rsidRPr="00C66D72">
        <w:rPr>
          <w:sz w:val="23"/>
          <w:szCs w:val="23"/>
        </w:rPr>
        <w:t>algorithms[</w:t>
      </w:r>
      <w:proofErr w:type="gramEnd"/>
      <w:r w:rsidRPr="00C66D72">
        <w:rPr>
          <w:sz w:val="23"/>
          <w:szCs w:val="23"/>
        </w:rPr>
        <w:t>M]. MIT press, 2009</w:t>
      </w:r>
      <w:r w:rsidRPr="00C66D72">
        <w:rPr>
          <w:rFonts w:hint="eastAsia"/>
          <w:sz w:val="23"/>
          <w:szCs w:val="23"/>
        </w:rPr>
        <w:t>:</w:t>
      </w:r>
      <w:r w:rsidRPr="00C66D72">
        <w:rPr>
          <w:sz w:val="23"/>
          <w:szCs w:val="23"/>
        </w:rPr>
        <w:t xml:space="preserve"> 414-425.</w:t>
      </w:r>
      <w:bookmarkEnd w:id="109"/>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Wen Lijie" w:date="2015-09-24T23:46:00Z" w:initials="WL">
    <w:p w14:paraId="31F07E59" w14:textId="2F63BB0E" w:rsidR="002F5103" w:rsidRDefault="002F5103">
      <w:pPr>
        <w:pStyle w:val="a9"/>
      </w:pPr>
      <w:r>
        <w:rPr>
          <w:rStyle w:val="a8"/>
        </w:rPr>
        <w:annotationRef/>
      </w:r>
      <w:r>
        <w:rPr>
          <w:rFonts w:hint="eastAsia"/>
        </w:rPr>
        <w:t>模型和轨迹不匹配，修复代价也对应不起来，需要自己核对模型和轨迹，并进行必要修改</w:t>
      </w:r>
    </w:p>
  </w:comment>
  <w:comment w:id="14" w:author="Wen Lijie" w:date="2015-09-22T09:24:00Z" w:initials="WL">
    <w:p w14:paraId="61DF7777" w14:textId="20E0BDD3" w:rsidR="002F5103" w:rsidRDefault="002F5103">
      <w:pPr>
        <w:pStyle w:val="a9"/>
      </w:pPr>
      <w:r>
        <w:rPr>
          <w:rStyle w:val="a8"/>
        </w:rPr>
        <w:annotationRef/>
      </w:r>
      <w:r>
        <w:rPr>
          <w:rFonts w:hint="eastAsia"/>
        </w:rPr>
        <w:t>要简述其区别</w:t>
      </w:r>
    </w:p>
  </w:comment>
  <w:comment w:id="28" w:author="Wen Lijie" w:date="2015-09-22T09:38:00Z" w:initials="WL">
    <w:p w14:paraId="3BDBB0B5" w14:textId="15385A9B" w:rsidR="002F5103" w:rsidRDefault="002F5103">
      <w:pPr>
        <w:pStyle w:val="a9"/>
      </w:pPr>
      <w:r>
        <w:rPr>
          <w:rStyle w:val="a8"/>
        </w:rPr>
        <w:annotationRef/>
      </w:r>
      <w:r>
        <w:rPr>
          <w:rFonts w:hint="eastAsia"/>
        </w:rPr>
        <w:t>最后提一句，这些所有可能的对齐方案中，总会有至少一个最小代价的对齐方案</w:t>
      </w:r>
    </w:p>
  </w:comment>
  <w:comment w:id="50" w:author="Wen Lijie" w:date="2015-09-24T23:53:00Z" w:initials="WL">
    <w:p w14:paraId="1ACFC9F1" w14:textId="19D0FD55" w:rsidR="002F5103" w:rsidRDefault="002F5103">
      <w:pPr>
        <w:pStyle w:val="a9"/>
      </w:pPr>
      <w:r>
        <w:rPr>
          <w:rStyle w:val="a8"/>
        </w:rPr>
        <w:annotationRef/>
      </w:r>
      <w:r>
        <w:rPr>
          <w:rFonts w:hint="eastAsia"/>
        </w:rPr>
        <w:t>只有这</w:t>
      </w:r>
      <w:r>
        <w:rPr>
          <w:rFonts w:hint="eastAsia"/>
        </w:rPr>
        <w:t>5</w:t>
      </w:r>
      <w:r>
        <w:rPr>
          <w:rFonts w:hint="eastAsia"/>
        </w:rPr>
        <w:t>种可能的轨迹么</w:t>
      </w:r>
    </w:p>
  </w:comment>
  <w:comment w:id="62" w:author="Wen Lijie" w:date="2015-09-22T10:21:00Z" w:initials="WL">
    <w:p w14:paraId="1F1480FA" w14:textId="3CD976F7" w:rsidR="002F5103" w:rsidRDefault="002F5103">
      <w:pPr>
        <w:pStyle w:val="a9"/>
      </w:pPr>
      <w:r>
        <w:rPr>
          <w:rStyle w:val="a8"/>
        </w:rPr>
        <w:annotationRef/>
      </w:r>
      <w:r>
        <w:rPr>
          <w:rFonts w:hint="eastAsia"/>
        </w:rPr>
        <w:t>可以索引剪枝</w:t>
      </w:r>
    </w:p>
  </w:comment>
  <w:comment w:id="66" w:author="Wen Lijie" w:date="2015-09-24T23:56:00Z" w:initials="WL">
    <w:p w14:paraId="6810BF39" w14:textId="0AE28580" w:rsidR="002F5103" w:rsidRDefault="002F5103">
      <w:pPr>
        <w:pStyle w:val="a9"/>
      </w:pPr>
      <w:r>
        <w:rPr>
          <w:rStyle w:val="a8"/>
        </w:rPr>
        <w:annotationRef/>
      </w:r>
      <w:r>
        <w:rPr>
          <w:rFonts w:hint="eastAsia"/>
        </w:rPr>
        <w:t>缺少对应的内容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F07E59" w15:done="0"/>
  <w15:commentEx w15:paraId="61DF7777" w15:done="0"/>
  <w15:commentEx w15:paraId="3BDBB0B5" w15:done="0"/>
  <w15:commentEx w15:paraId="1ACFC9F1" w15:done="0"/>
  <w15:commentEx w15:paraId="1F1480FA" w15:done="0"/>
  <w15:commentEx w15:paraId="6810BF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Microsoft YaHei UI"/>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pple Color Emoji">
    <w:altName w:val="Microsoft JhengHei Light"/>
    <w:charset w:val="88"/>
    <w:family w:val="auto"/>
    <w:pitch w:val="variable"/>
    <w:sig w:usb0="00000000" w:usb1="18080000" w:usb2="14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347AB"/>
    <w:rsid w:val="00143A30"/>
    <w:rsid w:val="00152795"/>
    <w:rsid w:val="001826FF"/>
    <w:rsid w:val="0019263D"/>
    <w:rsid w:val="0019452E"/>
    <w:rsid w:val="001B1B08"/>
    <w:rsid w:val="001B2E38"/>
    <w:rsid w:val="001E38A2"/>
    <w:rsid w:val="002255A5"/>
    <w:rsid w:val="00226282"/>
    <w:rsid w:val="002263D4"/>
    <w:rsid w:val="00243393"/>
    <w:rsid w:val="00266606"/>
    <w:rsid w:val="002719D5"/>
    <w:rsid w:val="002735BC"/>
    <w:rsid w:val="00273BC4"/>
    <w:rsid w:val="0028656F"/>
    <w:rsid w:val="00287A3D"/>
    <w:rsid w:val="002A6DEC"/>
    <w:rsid w:val="002C524C"/>
    <w:rsid w:val="002C56ED"/>
    <w:rsid w:val="002D6AA1"/>
    <w:rsid w:val="002D7A6E"/>
    <w:rsid w:val="002F5103"/>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5E4CC9"/>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E7917"/>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B5D3A"/>
    <w:rsid w:val="008C775C"/>
    <w:rsid w:val="008D3F14"/>
    <w:rsid w:val="008F5651"/>
    <w:rsid w:val="00901BE4"/>
    <w:rsid w:val="00906CBA"/>
    <w:rsid w:val="00914B9F"/>
    <w:rsid w:val="009415D8"/>
    <w:rsid w:val="0095189B"/>
    <w:rsid w:val="009523F6"/>
    <w:rsid w:val="00957396"/>
    <w:rsid w:val="0098447E"/>
    <w:rsid w:val="0098504B"/>
    <w:rsid w:val="00990AD4"/>
    <w:rsid w:val="009D0692"/>
    <w:rsid w:val="009D5F0C"/>
    <w:rsid w:val="009F66D0"/>
    <w:rsid w:val="00A10E4C"/>
    <w:rsid w:val="00A41086"/>
    <w:rsid w:val="00A47522"/>
    <w:rsid w:val="00A72B92"/>
    <w:rsid w:val="00A96131"/>
    <w:rsid w:val="00AA271D"/>
    <w:rsid w:val="00AF0F58"/>
    <w:rsid w:val="00AF115E"/>
    <w:rsid w:val="00AF505E"/>
    <w:rsid w:val="00AF6913"/>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09D"/>
    <w:rsid w:val="00C34FFF"/>
    <w:rsid w:val="00C46343"/>
    <w:rsid w:val="00C5324E"/>
    <w:rsid w:val="00C570A0"/>
    <w:rsid w:val="00C66D72"/>
    <w:rsid w:val="00C717CE"/>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55A4E4D9-ABE0-4E76-B76A-821C6EF8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Char">
    <w:name w:val="标题 1 Char"/>
    <w:basedOn w:val="a0"/>
    <w:link w:val="1"/>
    <w:uiPriority w:val="9"/>
    <w:rsid w:val="00DC10E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C10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10EE"/>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DC10E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C10EE"/>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DC10E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C10EE"/>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DC10E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0">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Char"/>
    <w:uiPriority w:val="99"/>
    <w:semiHidden/>
    <w:unhideWhenUsed/>
    <w:rsid w:val="00E82BFB"/>
    <w:rPr>
      <w:rFonts w:ascii="Heiti SC Light" w:eastAsia="Heiti SC Light"/>
      <w:sz w:val="18"/>
      <w:szCs w:val="18"/>
    </w:rPr>
  </w:style>
  <w:style w:type="character" w:customStyle="1" w:styleId="Char">
    <w:name w:val="批注框文本 Char"/>
    <w:basedOn w:val="a0"/>
    <w:link w:val="a7"/>
    <w:uiPriority w:val="99"/>
    <w:semiHidden/>
    <w:rsid w:val="00E82BFB"/>
    <w:rPr>
      <w:rFonts w:ascii="Heiti SC Light" w:eastAsia="Heiti SC Light" w:hAnsi="Times New Roman" w:cs="Times New Roman"/>
      <w:sz w:val="18"/>
      <w:szCs w:val="18"/>
    </w:rPr>
  </w:style>
  <w:style w:type="character" w:styleId="a8">
    <w:name w:val="annotation reference"/>
    <w:basedOn w:val="a0"/>
    <w:uiPriority w:val="99"/>
    <w:semiHidden/>
    <w:unhideWhenUsed/>
    <w:rsid w:val="00E82BFB"/>
    <w:rPr>
      <w:sz w:val="21"/>
      <w:szCs w:val="21"/>
    </w:rPr>
  </w:style>
  <w:style w:type="paragraph" w:styleId="a9">
    <w:name w:val="annotation text"/>
    <w:basedOn w:val="a"/>
    <w:link w:val="Char0"/>
    <w:uiPriority w:val="99"/>
    <w:semiHidden/>
    <w:unhideWhenUsed/>
    <w:rsid w:val="00E82BFB"/>
    <w:pPr>
      <w:jc w:val="left"/>
    </w:pPr>
  </w:style>
  <w:style w:type="character" w:customStyle="1" w:styleId="Char0">
    <w:name w:val="批注文字 Char"/>
    <w:basedOn w:val="a0"/>
    <w:link w:val="a9"/>
    <w:uiPriority w:val="99"/>
    <w:semiHidden/>
    <w:rsid w:val="00E82BFB"/>
    <w:rPr>
      <w:rFonts w:ascii="Times New Roman" w:eastAsia="宋体" w:hAnsi="Times New Roman" w:cs="Times New Roman"/>
      <w:szCs w:val="24"/>
    </w:rPr>
  </w:style>
  <w:style w:type="paragraph" w:styleId="aa">
    <w:name w:val="annotation subject"/>
    <w:basedOn w:val="a9"/>
    <w:next w:val="a9"/>
    <w:link w:val="Char1"/>
    <w:uiPriority w:val="99"/>
    <w:semiHidden/>
    <w:unhideWhenUsed/>
    <w:rsid w:val="00E82BFB"/>
    <w:rPr>
      <w:b/>
      <w:bCs/>
    </w:rPr>
  </w:style>
  <w:style w:type="character" w:customStyle="1" w:styleId="Char1">
    <w:name w:val="批注主题 Char"/>
    <w:basedOn w:val="Char0"/>
    <w:link w:val="aa"/>
    <w:uiPriority w:val="99"/>
    <w:semiHidden/>
    <w:rsid w:val="00E82BFB"/>
    <w:rPr>
      <w:rFonts w:ascii="Times New Roman" w:eastAsia="宋体" w:hAnsi="Times New Roman" w:cs="Times New Roman"/>
      <w:b/>
      <w:bCs/>
      <w:szCs w:val="24"/>
    </w:rPr>
  </w:style>
  <w:style w:type="paragraph" w:styleId="ab">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huizhang@tsinghua.edu.c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txhgenius@163.com" TargetMode="Externa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B858C-A0BB-431A-8983-8123ABA36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Pages>
  <Words>4718</Words>
  <Characters>26895</Characters>
  <Application>Microsoft Office Word</Application>
  <DocSecurity>0</DocSecurity>
  <Lines>224</Lines>
  <Paragraphs>63</Paragraphs>
  <ScaleCrop>false</ScaleCrop>
  <Company/>
  <LinksUpToDate>false</LinksUpToDate>
  <CharactersWithSpaces>31550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325</cp:revision>
  <dcterms:created xsi:type="dcterms:W3CDTF">2015-09-19T07:05:00Z</dcterms:created>
  <dcterms:modified xsi:type="dcterms:W3CDTF">2015-09-27T07:12:00Z</dcterms:modified>
</cp:coreProperties>
</file>