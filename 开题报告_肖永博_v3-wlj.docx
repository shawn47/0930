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1F161" w14:textId="77777777" w:rsidR="00DC10EE" w:rsidRDefault="00DC10EE" w:rsidP="00DC10EE">
      <w:pPr>
        <w:spacing w:before="600"/>
        <w:ind w:left="718" w:rightChars="100" w:right="210"/>
        <w:jc w:val="center"/>
        <w:rPr>
          <w:sz w:val="44"/>
        </w:rPr>
      </w:pPr>
      <w:r>
        <w:rPr>
          <w:rFonts w:hint="eastAsia"/>
          <w:sz w:val="44"/>
        </w:rPr>
        <w:t>清</w:t>
      </w:r>
      <w:r>
        <w:rPr>
          <w:rFonts w:hint="eastAsia"/>
          <w:sz w:val="44"/>
        </w:rPr>
        <w:t xml:space="preserve">   </w:t>
      </w:r>
      <w:r>
        <w:rPr>
          <w:rFonts w:hint="eastAsia"/>
          <w:sz w:val="44"/>
        </w:rPr>
        <w:t>华</w:t>
      </w:r>
      <w:r>
        <w:rPr>
          <w:rFonts w:hint="eastAsia"/>
          <w:sz w:val="44"/>
        </w:rPr>
        <w:t xml:space="preserve">   </w:t>
      </w:r>
      <w:r>
        <w:rPr>
          <w:rFonts w:hint="eastAsia"/>
          <w:sz w:val="44"/>
        </w:rPr>
        <w:t>大</w:t>
      </w:r>
      <w:r>
        <w:rPr>
          <w:rFonts w:hint="eastAsia"/>
          <w:sz w:val="44"/>
        </w:rPr>
        <w:t xml:space="preserve">   </w:t>
      </w:r>
      <w:r>
        <w:rPr>
          <w:rFonts w:hint="eastAsia"/>
          <w:sz w:val="44"/>
        </w:rPr>
        <w:t>学</w:t>
      </w:r>
    </w:p>
    <w:p w14:paraId="5156111F" w14:textId="77777777" w:rsidR="00DC10EE" w:rsidRDefault="00DC10EE" w:rsidP="00DC10EE">
      <w:pPr>
        <w:jc w:val="center"/>
        <w:rPr>
          <w:sz w:val="36"/>
        </w:rPr>
      </w:pPr>
    </w:p>
    <w:p w14:paraId="6DDBA7E7" w14:textId="77777777" w:rsidR="00DC10EE" w:rsidRDefault="00DC10EE" w:rsidP="00DC10EE">
      <w:pPr>
        <w:jc w:val="center"/>
      </w:pPr>
      <w:r>
        <w:rPr>
          <w:rFonts w:hint="eastAsia"/>
          <w:sz w:val="36"/>
        </w:rPr>
        <w:t xml:space="preserve"> </w:t>
      </w:r>
      <w:r>
        <w:rPr>
          <w:rFonts w:hint="eastAsia"/>
          <w:sz w:val="36"/>
        </w:rPr>
        <w:t>攻</w:t>
      </w:r>
      <w:r>
        <w:rPr>
          <w:rFonts w:hint="eastAsia"/>
          <w:sz w:val="36"/>
        </w:rPr>
        <w:t xml:space="preserve"> </w:t>
      </w:r>
      <w:r>
        <w:rPr>
          <w:rFonts w:hint="eastAsia"/>
          <w:sz w:val="36"/>
        </w:rPr>
        <w:t>读</w:t>
      </w:r>
      <w:r>
        <w:rPr>
          <w:rFonts w:hint="eastAsia"/>
          <w:sz w:val="36"/>
        </w:rPr>
        <w:t xml:space="preserve"> </w:t>
      </w:r>
      <w:r>
        <w:rPr>
          <w:rFonts w:hint="eastAsia"/>
          <w:sz w:val="36"/>
        </w:rPr>
        <w:t>工</w:t>
      </w:r>
      <w:r>
        <w:rPr>
          <w:rFonts w:hint="eastAsia"/>
          <w:sz w:val="36"/>
        </w:rPr>
        <w:t xml:space="preserve"> </w:t>
      </w:r>
      <w:r>
        <w:rPr>
          <w:rFonts w:hint="eastAsia"/>
          <w:sz w:val="36"/>
        </w:rPr>
        <w:t>程</w:t>
      </w:r>
      <w:r>
        <w:rPr>
          <w:rFonts w:hint="eastAsia"/>
          <w:sz w:val="36"/>
        </w:rPr>
        <w:t xml:space="preserve"> </w:t>
      </w:r>
      <w:r>
        <w:rPr>
          <w:rFonts w:hint="eastAsia"/>
          <w:sz w:val="36"/>
        </w:rPr>
        <w:t>硕</w:t>
      </w:r>
      <w:r>
        <w:rPr>
          <w:rFonts w:hint="eastAsia"/>
          <w:sz w:val="36"/>
        </w:rPr>
        <w:t xml:space="preserve"> </w:t>
      </w:r>
      <w:r>
        <w:rPr>
          <w:rFonts w:hint="eastAsia"/>
          <w:sz w:val="36"/>
        </w:rPr>
        <w:t>士</w:t>
      </w:r>
      <w:r>
        <w:rPr>
          <w:rFonts w:hint="eastAsia"/>
          <w:sz w:val="36"/>
        </w:rPr>
        <w:t xml:space="preserve"> </w:t>
      </w:r>
      <w:r>
        <w:rPr>
          <w:rFonts w:hint="eastAsia"/>
          <w:sz w:val="36"/>
        </w:rPr>
        <w:t>学</w:t>
      </w:r>
      <w:r>
        <w:rPr>
          <w:rFonts w:hint="eastAsia"/>
          <w:sz w:val="36"/>
        </w:rPr>
        <w:t xml:space="preserve"> </w:t>
      </w:r>
      <w:r>
        <w:rPr>
          <w:rFonts w:hint="eastAsia"/>
          <w:sz w:val="36"/>
        </w:rPr>
        <w:t>位</w:t>
      </w:r>
    </w:p>
    <w:p w14:paraId="1EC53A5D" w14:textId="77777777" w:rsidR="00DC10EE" w:rsidRDefault="00DC10EE" w:rsidP="00DC10EE">
      <w:pPr>
        <w:spacing w:before="240"/>
        <w:jc w:val="center"/>
        <w:rPr>
          <w:sz w:val="36"/>
        </w:rPr>
      </w:pPr>
      <w:r>
        <w:rPr>
          <w:rFonts w:hint="eastAsia"/>
          <w:sz w:val="36"/>
        </w:rPr>
        <w:t>研究生选题报告</w:t>
      </w:r>
    </w:p>
    <w:p w14:paraId="0F5CB590" w14:textId="77777777" w:rsidR="00DC10EE" w:rsidRPr="00912576" w:rsidRDefault="00DC10EE" w:rsidP="00DC10EE">
      <w:pPr>
        <w:rPr>
          <w:sz w:val="32"/>
        </w:rPr>
      </w:pPr>
    </w:p>
    <w:p w14:paraId="72AE1C7E" w14:textId="77777777" w:rsidR="00DC10EE" w:rsidRDefault="00DC10EE" w:rsidP="00DC10EE"/>
    <w:p w14:paraId="1C87FD0B" w14:textId="77777777" w:rsidR="00DC10EE" w:rsidRDefault="00DC10EE" w:rsidP="00DC10EE">
      <w:pPr>
        <w:ind w:leftChars="99" w:left="208" w:firstLineChars="66" w:firstLine="211"/>
        <w:rPr>
          <w:sz w:val="32"/>
        </w:rPr>
      </w:pPr>
      <w:r>
        <w:rPr>
          <w:rFonts w:hint="eastAsia"/>
          <w:sz w:val="32"/>
        </w:rPr>
        <w:t>论文题目</w:t>
      </w:r>
      <w:r>
        <w:rPr>
          <w:rFonts w:hint="eastAsia"/>
          <w:sz w:val="32"/>
        </w:rPr>
        <w:t xml:space="preserve"> </w:t>
      </w:r>
      <w:r>
        <w:rPr>
          <w:rFonts w:hint="eastAsia"/>
          <w:sz w:val="32"/>
          <w:u w:val="single"/>
        </w:rPr>
        <w:t xml:space="preserve"> </w:t>
      </w:r>
      <w:r>
        <w:rPr>
          <w:rFonts w:hint="eastAsia"/>
          <w:sz w:val="30"/>
          <w:szCs w:val="30"/>
          <w:u w:val="single"/>
        </w:rPr>
        <w:t xml:space="preserve">   </w:t>
      </w:r>
      <w:r>
        <w:rPr>
          <w:rFonts w:hint="eastAsia"/>
          <w:sz w:val="30"/>
          <w:szCs w:val="30"/>
          <w:u w:val="single"/>
        </w:rPr>
        <w:t>基于</w:t>
      </w:r>
      <w:r>
        <w:rPr>
          <w:sz w:val="30"/>
          <w:szCs w:val="30"/>
          <w:u w:val="single"/>
        </w:rPr>
        <w:t>完全前缀</w:t>
      </w:r>
      <w:r>
        <w:rPr>
          <w:rFonts w:hint="eastAsia"/>
          <w:sz w:val="30"/>
          <w:szCs w:val="30"/>
          <w:u w:val="single"/>
        </w:rPr>
        <w:t>展开</w:t>
      </w:r>
      <w:r>
        <w:rPr>
          <w:sz w:val="30"/>
          <w:szCs w:val="30"/>
          <w:u w:val="single"/>
        </w:rPr>
        <w:t>的</w:t>
      </w:r>
      <w:r>
        <w:rPr>
          <w:rFonts w:hint="eastAsia"/>
          <w:sz w:val="30"/>
          <w:szCs w:val="30"/>
          <w:u w:val="single"/>
        </w:rPr>
        <w:t>无序事件</w:t>
      </w:r>
      <w:r>
        <w:rPr>
          <w:sz w:val="30"/>
          <w:szCs w:val="30"/>
          <w:u w:val="single"/>
        </w:rPr>
        <w:t>日志修复</w:t>
      </w:r>
      <w:r>
        <w:rPr>
          <w:rFonts w:hint="eastAsia"/>
          <w:sz w:val="30"/>
          <w:szCs w:val="30"/>
          <w:u w:val="single"/>
        </w:rPr>
        <w:t xml:space="preserve">                                     </w:t>
      </w:r>
      <w:r>
        <w:rPr>
          <w:rFonts w:hint="eastAsia"/>
          <w:sz w:val="32"/>
          <w:u w:val="single"/>
        </w:rPr>
        <w:t xml:space="preserve"> </w:t>
      </w:r>
    </w:p>
    <w:p w14:paraId="28035ECC" w14:textId="77777777" w:rsidR="00DC10EE" w:rsidRPr="00965A67" w:rsidRDefault="00DC10EE" w:rsidP="00DC10EE"/>
    <w:p w14:paraId="24587CBF" w14:textId="77777777" w:rsidR="00DC10EE" w:rsidRDefault="00DC10EE" w:rsidP="00DC10EE">
      <w:pPr>
        <w:ind w:leftChars="200" w:left="421" w:hanging="1"/>
        <w:rPr>
          <w:sz w:val="32"/>
          <w:u w:val="single"/>
        </w:rPr>
      </w:pPr>
      <w:r>
        <w:rPr>
          <w:rFonts w:hint="eastAsia"/>
          <w:sz w:val="32"/>
        </w:rPr>
        <w:t>研</w:t>
      </w:r>
      <w:r>
        <w:rPr>
          <w:rFonts w:hint="eastAsia"/>
          <w:sz w:val="32"/>
        </w:rPr>
        <w:t xml:space="preserve"> </w:t>
      </w:r>
      <w:r>
        <w:rPr>
          <w:rFonts w:hint="eastAsia"/>
          <w:sz w:val="32"/>
        </w:rPr>
        <w:t>究</w:t>
      </w:r>
      <w:r>
        <w:rPr>
          <w:rFonts w:hint="eastAsia"/>
          <w:sz w:val="32"/>
        </w:rPr>
        <w:t xml:space="preserve"> </w:t>
      </w:r>
      <w:r>
        <w:rPr>
          <w:rFonts w:hint="eastAsia"/>
          <w:sz w:val="32"/>
        </w:rPr>
        <w:t>生</w:t>
      </w:r>
      <w:r>
        <w:rPr>
          <w:rFonts w:hint="eastAsia"/>
          <w:sz w:val="32"/>
        </w:rPr>
        <w:t xml:space="preserve"> </w:t>
      </w:r>
      <w:r>
        <w:rPr>
          <w:rFonts w:hint="eastAsia"/>
          <w:sz w:val="32"/>
          <w:u w:val="single"/>
        </w:rPr>
        <w:t xml:space="preserve">  </w:t>
      </w:r>
      <w:r>
        <w:rPr>
          <w:sz w:val="32"/>
          <w:u w:val="single"/>
        </w:rPr>
        <w:t>肖永博</w:t>
      </w:r>
      <w:r>
        <w:rPr>
          <w:rFonts w:hint="eastAsia"/>
          <w:sz w:val="32"/>
          <w:u w:val="single"/>
        </w:rPr>
        <w:t xml:space="preserve">      </w:t>
      </w:r>
      <w:r>
        <w:rPr>
          <w:rFonts w:hint="eastAsia"/>
          <w:sz w:val="32"/>
        </w:rPr>
        <w:t xml:space="preserve">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2014213491</w:t>
      </w:r>
      <w:r>
        <w:rPr>
          <w:rFonts w:hint="eastAsia"/>
          <w:sz w:val="32"/>
          <w:u w:val="single"/>
        </w:rPr>
        <w:t xml:space="preserve">    </w:t>
      </w:r>
    </w:p>
    <w:p w14:paraId="71B66D8C" w14:textId="77777777" w:rsidR="00DC10EE" w:rsidRDefault="00DC10EE" w:rsidP="00DC10EE">
      <w:pPr>
        <w:adjustRightInd w:val="0"/>
        <w:snapToGrid w:val="0"/>
        <w:rPr>
          <w:sz w:val="28"/>
          <w:szCs w:val="28"/>
        </w:rPr>
      </w:pPr>
    </w:p>
    <w:p w14:paraId="7E957C9B" w14:textId="77777777" w:rsidR="00DC10EE" w:rsidRPr="009168EE" w:rsidRDefault="00DC10EE" w:rsidP="00DC10EE">
      <w:pPr>
        <w:adjustRightInd w:val="0"/>
        <w:snapToGrid w:val="0"/>
        <w:rPr>
          <w:sz w:val="28"/>
          <w:szCs w:val="28"/>
        </w:rPr>
      </w:pPr>
    </w:p>
    <w:p w14:paraId="47DA441D" w14:textId="77777777" w:rsidR="00DC10EE" w:rsidRDefault="00DC10EE" w:rsidP="00DC10EE">
      <w:pPr>
        <w:adjustRightInd w:val="0"/>
        <w:snapToGrid w:val="0"/>
        <w:ind w:firstLineChars="200" w:firstLine="480"/>
        <w:rPr>
          <w:sz w:val="24"/>
        </w:rPr>
      </w:pPr>
      <w:r>
        <w:rPr>
          <w:rFonts w:hint="eastAsia"/>
          <w:sz w:val="24"/>
        </w:rPr>
        <w:t>院（系、所）</w:t>
      </w:r>
      <w:r>
        <w:rPr>
          <w:rFonts w:hint="eastAsia"/>
          <w:sz w:val="24"/>
          <w:u w:val="single"/>
        </w:rPr>
        <w:t xml:space="preserve">   </w:t>
      </w:r>
      <w:r>
        <w:rPr>
          <w:rFonts w:hint="eastAsia"/>
          <w:sz w:val="24"/>
          <w:u w:val="single"/>
        </w:rPr>
        <w:t>软件学院</w:t>
      </w:r>
      <w:r>
        <w:rPr>
          <w:rFonts w:hint="eastAsia"/>
          <w:sz w:val="24"/>
          <w:u w:val="single"/>
        </w:rPr>
        <w:t xml:space="preserve">        </w:t>
      </w:r>
      <w:r>
        <w:rPr>
          <w:rFonts w:hint="eastAsia"/>
          <w:sz w:val="24"/>
        </w:rPr>
        <w:t xml:space="preserve"> </w:t>
      </w:r>
      <w:r>
        <w:rPr>
          <w:rFonts w:hint="eastAsia"/>
          <w:sz w:val="24"/>
        </w:rPr>
        <w:t>专</w:t>
      </w:r>
      <w:r>
        <w:rPr>
          <w:rFonts w:hint="eastAsia"/>
          <w:sz w:val="24"/>
        </w:rPr>
        <w:t xml:space="preserve">   </w:t>
      </w:r>
      <w:r>
        <w:rPr>
          <w:rFonts w:hint="eastAsia"/>
          <w:sz w:val="24"/>
        </w:rPr>
        <w:t>业</w:t>
      </w:r>
      <w:r>
        <w:rPr>
          <w:rFonts w:hint="eastAsia"/>
          <w:sz w:val="24"/>
        </w:rPr>
        <w:t xml:space="preserve">  </w:t>
      </w:r>
      <w:r>
        <w:rPr>
          <w:rFonts w:hint="eastAsia"/>
          <w:sz w:val="24"/>
          <w:u w:val="single"/>
        </w:rPr>
        <w:t xml:space="preserve">    </w:t>
      </w:r>
      <w:r>
        <w:rPr>
          <w:rFonts w:hint="eastAsia"/>
          <w:sz w:val="24"/>
          <w:u w:val="single"/>
        </w:rPr>
        <w:t>软件工程领域</w:t>
      </w:r>
      <w:r>
        <w:rPr>
          <w:rFonts w:hint="eastAsia"/>
          <w:sz w:val="24"/>
          <w:u w:val="single"/>
        </w:rPr>
        <w:t xml:space="preserve">     </w:t>
      </w:r>
    </w:p>
    <w:p w14:paraId="1B73E57A" w14:textId="77777777" w:rsidR="00DC10EE" w:rsidRPr="009168EE" w:rsidRDefault="00DC10EE" w:rsidP="00DC10EE">
      <w:pPr>
        <w:adjustRightInd w:val="0"/>
        <w:snapToGrid w:val="0"/>
        <w:rPr>
          <w:sz w:val="28"/>
          <w:szCs w:val="28"/>
        </w:rPr>
      </w:pPr>
    </w:p>
    <w:p w14:paraId="48374419" w14:textId="77777777" w:rsidR="00DC10EE" w:rsidRDefault="00DC10EE" w:rsidP="00DC10EE">
      <w:pPr>
        <w:adjustRightInd w:val="0"/>
        <w:snapToGrid w:val="0"/>
        <w:ind w:rightChars="100" w:right="210"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sidRPr="00A0580F">
        <w:rPr>
          <w:szCs w:val="21"/>
          <w:u w:val="single"/>
        </w:rPr>
        <w:t>15201519152</w:t>
      </w:r>
      <w:r>
        <w:rPr>
          <w:rFonts w:hint="eastAsia"/>
          <w:sz w:val="24"/>
          <w:u w:val="single"/>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6" w:history="1"/>
      <w:r>
        <w:rPr>
          <w:rFonts w:hint="eastAsia"/>
          <w:sz w:val="24"/>
          <w:u w:val="single"/>
        </w:rPr>
        <w:t xml:space="preserve"> </w:t>
      </w:r>
      <w:r>
        <w:rPr>
          <w:sz w:val="24"/>
          <w:u w:val="single"/>
        </w:rPr>
        <w:t>xiaoyb2010@gmail.com</w:t>
      </w:r>
    </w:p>
    <w:p w14:paraId="0B3C5790" w14:textId="77777777" w:rsidR="00DC10EE" w:rsidRPr="009168EE" w:rsidRDefault="00DC10EE" w:rsidP="00DC10EE">
      <w:pPr>
        <w:adjustRightInd w:val="0"/>
        <w:snapToGrid w:val="0"/>
        <w:rPr>
          <w:sz w:val="28"/>
          <w:szCs w:val="28"/>
        </w:rPr>
      </w:pPr>
    </w:p>
    <w:p w14:paraId="24F7F90B" w14:textId="77777777" w:rsidR="00DC10EE" w:rsidRDefault="00DC10EE" w:rsidP="00DC10EE">
      <w:pPr>
        <w:adjustRightInd w:val="0"/>
        <w:snapToGrid w:val="0"/>
        <w:ind w:rightChars="15" w:right="31" w:firstLineChars="200" w:firstLine="480"/>
        <w:rPr>
          <w:sz w:val="24"/>
        </w:rPr>
      </w:pPr>
      <w:r>
        <w:rPr>
          <w:rFonts w:hint="eastAsia"/>
          <w:sz w:val="24"/>
        </w:rPr>
        <w:t>指</w:t>
      </w:r>
      <w:r>
        <w:rPr>
          <w:rFonts w:hint="eastAsia"/>
          <w:sz w:val="24"/>
        </w:rPr>
        <w:t xml:space="preserve"> </w:t>
      </w:r>
      <w:r>
        <w:rPr>
          <w:rFonts w:hint="eastAsia"/>
          <w:sz w:val="24"/>
        </w:rPr>
        <w:t>导</w:t>
      </w:r>
      <w:r>
        <w:rPr>
          <w:rFonts w:hint="eastAsia"/>
          <w:sz w:val="24"/>
        </w:rPr>
        <w:t xml:space="preserve"> </w:t>
      </w:r>
      <w:r>
        <w:rPr>
          <w:rFonts w:hint="eastAsia"/>
          <w:sz w:val="24"/>
        </w:rPr>
        <w:t>教</w:t>
      </w:r>
      <w:r>
        <w:rPr>
          <w:rFonts w:hint="eastAsia"/>
          <w:sz w:val="24"/>
        </w:rPr>
        <w:t xml:space="preserve"> </w:t>
      </w:r>
      <w:r>
        <w:rPr>
          <w:rFonts w:hint="eastAsia"/>
          <w:sz w:val="24"/>
        </w:rPr>
        <w:t>师</w:t>
      </w:r>
      <w:r>
        <w:rPr>
          <w:rFonts w:hint="eastAsia"/>
          <w:sz w:val="24"/>
        </w:rPr>
        <w:t xml:space="preserve">  </w:t>
      </w:r>
      <w:r>
        <w:rPr>
          <w:rFonts w:hint="eastAsia"/>
          <w:sz w:val="24"/>
          <w:u w:val="single"/>
        </w:rPr>
        <w:t xml:space="preserve">  </w:t>
      </w:r>
      <w:r>
        <w:rPr>
          <w:sz w:val="24"/>
          <w:u w:val="single"/>
        </w:rPr>
        <w:t>闻立杰</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r>
        <w:rPr>
          <w:sz w:val="24"/>
          <w:u w:val="single"/>
        </w:rPr>
        <w:t>副教授</w:t>
      </w:r>
      <w:r>
        <w:rPr>
          <w:rFonts w:hint="eastAsia"/>
          <w:sz w:val="24"/>
          <w:u w:val="single"/>
        </w:rPr>
        <w:t xml:space="preserve">    </w:t>
      </w:r>
      <w:r>
        <w:rPr>
          <w:rFonts w:hint="eastAsia"/>
          <w:sz w:val="18"/>
          <w:szCs w:val="18"/>
          <w:u w:val="single"/>
        </w:rPr>
        <w:t xml:space="preserve"> </w:t>
      </w:r>
      <w:r>
        <w:rPr>
          <w:rFonts w:hint="eastAsia"/>
          <w:sz w:val="24"/>
          <w:u w:val="single"/>
        </w:rPr>
        <w:t xml:space="preserve">   </w:t>
      </w:r>
    </w:p>
    <w:p w14:paraId="5819EAA5" w14:textId="77777777" w:rsidR="00DC10EE" w:rsidRPr="009168EE" w:rsidRDefault="00DC10EE" w:rsidP="00DC10EE">
      <w:pPr>
        <w:adjustRightInd w:val="0"/>
        <w:snapToGrid w:val="0"/>
        <w:rPr>
          <w:sz w:val="28"/>
          <w:szCs w:val="28"/>
        </w:rPr>
      </w:pPr>
    </w:p>
    <w:p w14:paraId="754B9900"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sz w:val="24"/>
          <w:u w:val="single"/>
        </w:rPr>
        <w:t>13681026629</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hyperlink r:id="rId7" w:history="1"/>
      <w:r>
        <w:rPr>
          <w:rFonts w:hint="eastAsia"/>
          <w:sz w:val="24"/>
          <w:u w:val="single"/>
        </w:rPr>
        <w:t xml:space="preserve"> </w:t>
      </w:r>
      <w:r>
        <w:rPr>
          <w:sz w:val="24"/>
          <w:u w:val="single"/>
        </w:rPr>
        <w:t>wenlj@tsinghua.edu.cn</w:t>
      </w:r>
      <w:r>
        <w:rPr>
          <w:rFonts w:hint="eastAsia"/>
          <w:sz w:val="24"/>
          <w:u w:val="single"/>
        </w:rPr>
        <w:t xml:space="preserve">  </w:t>
      </w:r>
    </w:p>
    <w:p w14:paraId="703985C4" w14:textId="77777777" w:rsidR="00DC10EE" w:rsidRPr="009168EE" w:rsidRDefault="00DC10EE" w:rsidP="00DC10EE">
      <w:pPr>
        <w:adjustRightInd w:val="0"/>
        <w:snapToGrid w:val="0"/>
        <w:rPr>
          <w:sz w:val="28"/>
          <w:szCs w:val="28"/>
          <w:u w:val="single"/>
        </w:rPr>
      </w:pPr>
    </w:p>
    <w:p w14:paraId="69CD9847" w14:textId="77777777" w:rsidR="00DC10EE" w:rsidRDefault="00DC10EE" w:rsidP="00DC10EE">
      <w:pPr>
        <w:adjustRightInd w:val="0"/>
        <w:snapToGrid w:val="0"/>
        <w:ind w:firstLineChars="200" w:firstLine="480"/>
        <w:rPr>
          <w:sz w:val="32"/>
          <w:u w:val="single"/>
        </w:rPr>
      </w:pPr>
      <w:r>
        <w:rPr>
          <w:rFonts w:hint="eastAsia"/>
          <w:sz w:val="24"/>
        </w:rPr>
        <w:t>联合指导教师</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专业技术职务</w:t>
      </w:r>
      <w:r>
        <w:rPr>
          <w:rFonts w:hint="eastAsia"/>
          <w:sz w:val="24"/>
        </w:rPr>
        <w:t xml:space="preserve"> </w:t>
      </w:r>
      <w:r>
        <w:rPr>
          <w:rFonts w:hint="eastAsia"/>
          <w:sz w:val="24"/>
          <w:u w:val="single"/>
        </w:rPr>
        <w:t xml:space="preserve">                     </w:t>
      </w:r>
    </w:p>
    <w:p w14:paraId="0F57C12D" w14:textId="77777777" w:rsidR="00DC10EE" w:rsidRPr="009168EE" w:rsidRDefault="00DC10EE" w:rsidP="00DC10EE">
      <w:pPr>
        <w:adjustRightInd w:val="0"/>
        <w:snapToGrid w:val="0"/>
        <w:rPr>
          <w:sz w:val="28"/>
          <w:szCs w:val="28"/>
          <w:u w:val="single"/>
        </w:rPr>
      </w:pPr>
    </w:p>
    <w:p w14:paraId="349A859C" w14:textId="77777777" w:rsidR="00DC10EE" w:rsidRDefault="00DC10EE" w:rsidP="00DC10EE">
      <w:pPr>
        <w:adjustRightInd w:val="0"/>
        <w:snapToGrid w:val="0"/>
        <w:ind w:firstLineChars="200" w:firstLine="480"/>
        <w:rPr>
          <w:sz w:val="24"/>
          <w:u w:val="single"/>
        </w:rPr>
      </w:pPr>
      <w:r>
        <w:rPr>
          <w:rFonts w:hint="eastAsia"/>
          <w:sz w:val="24"/>
        </w:rPr>
        <w:t>联</w:t>
      </w:r>
      <w:r>
        <w:rPr>
          <w:rFonts w:hint="eastAsia"/>
          <w:sz w:val="24"/>
        </w:rPr>
        <w:t xml:space="preserve"> </w:t>
      </w:r>
      <w:r>
        <w:rPr>
          <w:rFonts w:hint="eastAsia"/>
          <w:sz w:val="24"/>
        </w:rPr>
        <w:t>系</w:t>
      </w:r>
      <w:r>
        <w:rPr>
          <w:rFonts w:hint="eastAsia"/>
          <w:sz w:val="24"/>
        </w:rPr>
        <w:t xml:space="preserve"> </w:t>
      </w:r>
      <w:r>
        <w:rPr>
          <w:rFonts w:hint="eastAsia"/>
          <w:sz w:val="24"/>
        </w:rPr>
        <w:t>电</w:t>
      </w:r>
      <w:r>
        <w:rPr>
          <w:rFonts w:hint="eastAsia"/>
          <w:sz w:val="24"/>
        </w:rPr>
        <w:t xml:space="preserve"> </w:t>
      </w:r>
      <w:r>
        <w:rPr>
          <w:rFonts w:hint="eastAsia"/>
          <w:sz w:val="24"/>
        </w:rPr>
        <w:t>话</w:t>
      </w:r>
      <w:r>
        <w:rPr>
          <w:rFonts w:hint="eastAsia"/>
          <w:sz w:val="24"/>
        </w:rPr>
        <w:t xml:space="preserve"> </w:t>
      </w:r>
      <w:r>
        <w:rPr>
          <w:rFonts w:hint="eastAsia"/>
          <w:sz w:val="24"/>
          <w:u w:val="single"/>
        </w:rPr>
        <w:t xml:space="preserve">               </w:t>
      </w:r>
      <w:r>
        <w:rPr>
          <w:rFonts w:hint="eastAsia"/>
          <w:sz w:val="24"/>
        </w:rPr>
        <w:t xml:space="preserve">   </w:t>
      </w:r>
      <w:r>
        <w:rPr>
          <w:rFonts w:hint="eastAsia"/>
          <w:sz w:val="24"/>
        </w:rPr>
        <w:t>电</w:t>
      </w:r>
      <w:r>
        <w:rPr>
          <w:rFonts w:hint="eastAsia"/>
          <w:sz w:val="24"/>
        </w:rPr>
        <w:t xml:space="preserve"> </w:t>
      </w:r>
      <w:r>
        <w:rPr>
          <w:rFonts w:hint="eastAsia"/>
          <w:sz w:val="24"/>
        </w:rPr>
        <w:t>子</w:t>
      </w:r>
      <w:r>
        <w:rPr>
          <w:rFonts w:hint="eastAsia"/>
          <w:sz w:val="24"/>
        </w:rPr>
        <w:t xml:space="preserve"> </w:t>
      </w:r>
      <w:r>
        <w:rPr>
          <w:rFonts w:hint="eastAsia"/>
          <w:sz w:val="24"/>
        </w:rPr>
        <w:t>邮</w:t>
      </w:r>
      <w:r>
        <w:rPr>
          <w:rFonts w:hint="eastAsia"/>
          <w:sz w:val="24"/>
        </w:rPr>
        <w:t xml:space="preserve"> </w:t>
      </w:r>
      <w:r>
        <w:rPr>
          <w:rFonts w:hint="eastAsia"/>
          <w:sz w:val="24"/>
        </w:rPr>
        <w:t>件</w:t>
      </w:r>
      <w:r>
        <w:rPr>
          <w:rFonts w:hint="eastAsia"/>
          <w:sz w:val="24"/>
        </w:rPr>
        <w:t xml:space="preserve">  </w:t>
      </w:r>
      <w:r>
        <w:rPr>
          <w:rFonts w:hint="eastAsia"/>
          <w:sz w:val="24"/>
          <w:u w:val="single"/>
        </w:rPr>
        <w:t xml:space="preserve">                     </w:t>
      </w:r>
    </w:p>
    <w:p w14:paraId="2704763C" w14:textId="77777777" w:rsidR="00DC10EE" w:rsidRPr="009168EE" w:rsidRDefault="00DC10EE" w:rsidP="00DC10EE">
      <w:pPr>
        <w:adjustRightInd w:val="0"/>
        <w:snapToGrid w:val="0"/>
        <w:rPr>
          <w:sz w:val="28"/>
          <w:szCs w:val="28"/>
          <w:u w:val="single"/>
        </w:rPr>
      </w:pPr>
    </w:p>
    <w:p w14:paraId="713896FD" w14:textId="77777777" w:rsidR="00DC10EE" w:rsidRDefault="00DC10EE" w:rsidP="00DC10EE">
      <w:pPr>
        <w:adjustRightInd w:val="0"/>
        <w:snapToGrid w:val="0"/>
        <w:ind w:rightChars="15" w:right="31" w:firstLineChars="200" w:firstLine="480"/>
        <w:rPr>
          <w:sz w:val="24"/>
          <w:u w:val="single"/>
        </w:rPr>
      </w:pPr>
      <w:r>
        <w:rPr>
          <w:rFonts w:hint="eastAsia"/>
          <w:sz w:val="24"/>
        </w:rPr>
        <w:t>入</w:t>
      </w:r>
      <w:r>
        <w:rPr>
          <w:rFonts w:hint="eastAsia"/>
          <w:sz w:val="24"/>
        </w:rPr>
        <w:t xml:space="preserve"> </w:t>
      </w:r>
      <w:r>
        <w:rPr>
          <w:rFonts w:hint="eastAsia"/>
          <w:sz w:val="24"/>
        </w:rPr>
        <w:t>学</w:t>
      </w:r>
      <w:r>
        <w:rPr>
          <w:rFonts w:hint="eastAsia"/>
          <w:sz w:val="24"/>
        </w:rPr>
        <w:t xml:space="preserve"> </w:t>
      </w:r>
      <w:r>
        <w:rPr>
          <w:rFonts w:hint="eastAsia"/>
          <w:sz w:val="24"/>
        </w:rPr>
        <w:t>日</w:t>
      </w:r>
      <w:r>
        <w:rPr>
          <w:rFonts w:hint="eastAsia"/>
          <w:sz w:val="24"/>
        </w:rPr>
        <w:t xml:space="preserve"> </w:t>
      </w:r>
      <w:r>
        <w:rPr>
          <w:rFonts w:hint="eastAsia"/>
          <w:sz w:val="24"/>
        </w:rPr>
        <w:t>期</w:t>
      </w:r>
      <w:r>
        <w:rPr>
          <w:rFonts w:hint="eastAsia"/>
          <w:sz w:val="24"/>
        </w:rPr>
        <w:t xml:space="preserve"> </w:t>
      </w:r>
      <w:r>
        <w:rPr>
          <w:rFonts w:hint="eastAsia"/>
          <w:sz w:val="24"/>
          <w:u w:val="single"/>
        </w:rPr>
        <w:t xml:space="preserve">            </w:t>
      </w:r>
      <w:r>
        <w:rPr>
          <w:sz w:val="24"/>
          <w:u w:val="single"/>
        </w:rPr>
        <w:t>2014</w:t>
      </w:r>
      <w:r>
        <w:rPr>
          <w:rFonts w:hint="eastAsia"/>
          <w:sz w:val="24"/>
          <w:u w:val="single"/>
        </w:rPr>
        <w:t>年</w:t>
      </w:r>
      <w:r>
        <w:rPr>
          <w:sz w:val="24"/>
          <w:u w:val="single"/>
        </w:rPr>
        <w:t>9</w:t>
      </w:r>
      <w:r>
        <w:rPr>
          <w:rFonts w:hint="eastAsia"/>
          <w:sz w:val="24"/>
          <w:u w:val="single"/>
        </w:rPr>
        <w:t>月</w:t>
      </w:r>
      <w:r>
        <w:rPr>
          <w:rFonts w:hint="eastAsia"/>
          <w:sz w:val="24"/>
          <w:u w:val="single"/>
        </w:rPr>
        <w:t xml:space="preserve">                          </w:t>
      </w:r>
    </w:p>
    <w:p w14:paraId="230554C8" w14:textId="77777777" w:rsidR="00DC10EE" w:rsidRDefault="00DC10EE" w:rsidP="00DC10EE">
      <w:pPr>
        <w:adjustRightInd w:val="0"/>
        <w:snapToGrid w:val="0"/>
        <w:rPr>
          <w:sz w:val="24"/>
        </w:rPr>
      </w:pPr>
    </w:p>
    <w:p w14:paraId="1E9253A6" w14:textId="77777777" w:rsidR="00DC10EE" w:rsidRDefault="00DC10EE" w:rsidP="00DC10EE">
      <w:pPr>
        <w:rPr>
          <w:sz w:val="24"/>
        </w:rPr>
      </w:pPr>
    </w:p>
    <w:p w14:paraId="6E9FDCB8" w14:textId="77777777" w:rsidR="00DC10EE" w:rsidRDefault="00DC10EE" w:rsidP="00DC10EE">
      <w:pPr>
        <w:rPr>
          <w:sz w:val="24"/>
        </w:rPr>
      </w:pPr>
    </w:p>
    <w:p w14:paraId="05E381BF" w14:textId="77777777" w:rsidR="00DC10EE" w:rsidRDefault="00DC10EE" w:rsidP="00DC10EE">
      <w:pPr>
        <w:rPr>
          <w:sz w:val="24"/>
        </w:rPr>
      </w:pPr>
    </w:p>
    <w:p w14:paraId="03F53C74" w14:textId="77777777" w:rsidR="00DC10EE" w:rsidRDefault="00DC10EE" w:rsidP="00DC10EE">
      <w:pPr>
        <w:rPr>
          <w:sz w:val="24"/>
        </w:rPr>
      </w:pPr>
    </w:p>
    <w:p w14:paraId="721CED3A" w14:textId="77777777" w:rsidR="00DC10EE" w:rsidRDefault="00DC10EE" w:rsidP="00DC10EE">
      <w:pPr>
        <w:rPr>
          <w:sz w:val="24"/>
        </w:rPr>
      </w:pPr>
    </w:p>
    <w:p w14:paraId="5AC5C806" w14:textId="77777777" w:rsidR="00DC10EE" w:rsidRDefault="00DC10EE" w:rsidP="00DC10EE">
      <w:pPr>
        <w:rPr>
          <w:sz w:val="24"/>
        </w:rPr>
      </w:pPr>
    </w:p>
    <w:p w14:paraId="7097750E" w14:textId="77777777" w:rsidR="00DC10EE" w:rsidRDefault="00DC10EE" w:rsidP="00DC10EE">
      <w:pPr>
        <w:rPr>
          <w:sz w:val="24"/>
        </w:rPr>
      </w:pPr>
    </w:p>
    <w:p w14:paraId="7D7282FB" w14:textId="77777777" w:rsidR="00DC10EE" w:rsidRDefault="00DC10EE" w:rsidP="00DC10EE">
      <w:pPr>
        <w:rPr>
          <w:sz w:val="24"/>
        </w:rPr>
      </w:pPr>
    </w:p>
    <w:p w14:paraId="2D17E2C7" w14:textId="28B5BC17" w:rsidR="00DC10EE" w:rsidRDefault="00DC10EE" w:rsidP="00DC10EE">
      <w:pPr>
        <w:jc w:val="center"/>
        <w:rPr>
          <w:sz w:val="24"/>
        </w:rPr>
      </w:pPr>
      <w:r w:rsidRPr="00FE6260">
        <w:rPr>
          <w:rFonts w:hint="eastAsia"/>
          <w:sz w:val="24"/>
          <w:u w:val="single"/>
        </w:rPr>
        <w:t xml:space="preserve">  </w:t>
      </w:r>
      <w:r>
        <w:rPr>
          <w:sz w:val="24"/>
          <w:u w:val="single"/>
        </w:rPr>
        <w:t>2015</w:t>
      </w:r>
      <w:r w:rsidRPr="00FE6260">
        <w:rPr>
          <w:rFonts w:hint="eastAsia"/>
          <w:sz w:val="24"/>
          <w:u w:val="single"/>
        </w:rPr>
        <w:t xml:space="preserve"> </w:t>
      </w:r>
      <w:r>
        <w:rPr>
          <w:rFonts w:hint="eastAsia"/>
          <w:sz w:val="24"/>
        </w:rPr>
        <w:t>年</w:t>
      </w:r>
      <w:r w:rsidRPr="00FE6260">
        <w:rPr>
          <w:rFonts w:hint="eastAsia"/>
          <w:sz w:val="24"/>
          <w:u w:val="single"/>
        </w:rPr>
        <w:t xml:space="preserve"> </w:t>
      </w:r>
      <w:r>
        <w:rPr>
          <w:sz w:val="24"/>
          <w:u w:val="single"/>
        </w:rPr>
        <w:t>9</w:t>
      </w:r>
      <w:r w:rsidRPr="00FE6260">
        <w:rPr>
          <w:rFonts w:hint="eastAsia"/>
          <w:sz w:val="24"/>
          <w:u w:val="single"/>
        </w:rPr>
        <w:t xml:space="preserve">  </w:t>
      </w:r>
      <w:r>
        <w:rPr>
          <w:rFonts w:hint="eastAsia"/>
          <w:sz w:val="24"/>
        </w:rPr>
        <w:t>月</w:t>
      </w:r>
      <w:r w:rsidRPr="00FE6260">
        <w:rPr>
          <w:rFonts w:hint="eastAsia"/>
          <w:sz w:val="24"/>
          <w:u w:val="single"/>
        </w:rPr>
        <w:t xml:space="preserve">  </w:t>
      </w:r>
      <w:r w:rsidR="00CA3D85">
        <w:rPr>
          <w:sz w:val="24"/>
          <w:u w:val="single"/>
        </w:rPr>
        <w:t>30</w:t>
      </w:r>
      <w:r w:rsidR="00CA3D85" w:rsidRPr="00FE6260">
        <w:rPr>
          <w:rFonts w:hint="eastAsia"/>
          <w:sz w:val="24"/>
          <w:u w:val="single"/>
        </w:rPr>
        <w:t xml:space="preserve">  </w:t>
      </w:r>
      <w:r>
        <w:rPr>
          <w:rFonts w:hint="eastAsia"/>
          <w:sz w:val="24"/>
        </w:rPr>
        <w:t>日</w:t>
      </w:r>
    </w:p>
    <w:p w14:paraId="0863AF0F" w14:textId="77777777" w:rsidR="00DC10EE" w:rsidRDefault="00DC10EE">
      <w:pPr>
        <w:widowControl/>
        <w:jc w:val="left"/>
      </w:pPr>
      <w:r>
        <w:br w:type="page"/>
      </w:r>
    </w:p>
    <w:p w14:paraId="733F7FDA" w14:textId="77777777" w:rsidR="00FF0F04" w:rsidRDefault="00FF0F04" w:rsidP="00FF0F04">
      <w:pPr>
        <w:pStyle w:val="11"/>
      </w:pPr>
      <w:r>
        <w:lastRenderedPageBreak/>
        <w:t>目录</w:t>
      </w:r>
    </w:p>
    <w:p w14:paraId="2CFA4E0C" w14:textId="77777777" w:rsidR="00B33A3F" w:rsidRDefault="00FF0F04">
      <w:pPr>
        <w:pStyle w:val="11"/>
        <w:rPr>
          <w:rFonts w:cstheme="minorBidi"/>
          <w:noProof/>
          <w:kern w:val="2"/>
          <w:sz w:val="24"/>
          <w:szCs w:val="24"/>
        </w:rPr>
      </w:pPr>
      <w:r>
        <w:fldChar w:fldCharType="begin"/>
      </w:r>
      <w:r>
        <w:instrText xml:space="preserve"> </w:instrText>
      </w:r>
      <w:r>
        <w:rPr>
          <w:rFonts w:hint="eastAsia"/>
        </w:rPr>
        <w:instrText>TOC \o "1-3" \h \z \u</w:instrText>
      </w:r>
      <w:r>
        <w:instrText xml:space="preserve"> </w:instrText>
      </w:r>
      <w:r>
        <w:fldChar w:fldCharType="separate"/>
      </w:r>
      <w:hyperlink w:anchor="_Toc430716778" w:history="1">
        <w:r w:rsidR="00B33A3F" w:rsidRPr="00296BE8">
          <w:rPr>
            <w:rStyle w:val="a6"/>
            <w:noProof/>
          </w:rPr>
          <w:t>1</w:t>
        </w:r>
        <w:r w:rsidR="00B33A3F">
          <w:rPr>
            <w:rFonts w:cstheme="minorBidi"/>
            <w:noProof/>
            <w:kern w:val="2"/>
            <w:sz w:val="24"/>
            <w:szCs w:val="24"/>
          </w:rPr>
          <w:tab/>
        </w:r>
        <w:r w:rsidR="00B33A3F" w:rsidRPr="00296BE8">
          <w:rPr>
            <w:rStyle w:val="a6"/>
            <w:rFonts w:hint="eastAsia"/>
            <w:noProof/>
          </w:rPr>
          <w:t>选题背景</w:t>
        </w:r>
        <w:r w:rsidR="00B33A3F">
          <w:rPr>
            <w:noProof/>
            <w:webHidden/>
          </w:rPr>
          <w:tab/>
        </w:r>
        <w:r w:rsidR="00B33A3F">
          <w:rPr>
            <w:noProof/>
            <w:webHidden/>
          </w:rPr>
          <w:fldChar w:fldCharType="begin"/>
        </w:r>
        <w:r w:rsidR="00B33A3F">
          <w:rPr>
            <w:noProof/>
            <w:webHidden/>
          </w:rPr>
          <w:instrText xml:space="preserve"> PAGEREF _Toc430716778 \h </w:instrText>
        </w:r>
        <w:r w:rsidR="00B33A3F">
          <w:rPr>
            <w:noProof/>
            <w:webHidden/>
          </w:rPr>
        </w:r>
        <w:r w:rsidR="00B33A3F">
          <w:rPr>
            <w:noProof/>
            <w:webHidden/>
          </w:rPr>
          <w:fldChar w:fldCharType="separate"/>
        </w:r>
        <w:r w:rsidR="00B33A3F">
          <w:rPr>
            <w:noProof/>
            <w:webHidden/>
          </w:rPr>
          <w:t>3</w:t>
        </w:r>
        <w:r w:rsidR="00B33A3F">
          <w:rPr>
            <w:noProof/>
            <w:webHidden/>
          </w:rPr>
          <w:fldChar w:fldCharType="end"/>
        </w:r>
      </w:hyperlink>
    </w:p>
    <w:p w14:paraId="1990ECEA" w14:textId="77777777" w:rsidR="00B33A3F" w:rsidRDefault="00CA3D85">
      <w:pPr>
        <w:pStyle w:val="11"/>
        <w:rPr>
          <w:rFonts w:cstheme="minorBidi"/>
          <w:noProof/>
          <w:kern w:val="2"/>
          <w:sz w:val="24"/>
          <w:szCs w:val="24"/>
        </w:rPr>
      </w:pPr>
      <w:hyperlink w:anchor="_Toc430716779" w:history="1">
        <w:r w:rsidR="00B33A3F" w:rsidRPr="00296BE8">
          <w:rPr>
            <w:rStyle w:val="a6"/>
            <w:noProof/>
          </w:rPr>
          <w:t>2</w:t>
        </w:r>
        <w:r w:rsidR="00B33A3F">
          <w:rPr>
            <w:rFonts w:cstheme="minorBidi"/>
            <w:noProof/>
            <w:kern w:val="2"/>
            <w:sz w:val="24"/>
            <w:szCs w:val="24"/>
          </w:rPr>
          <w:tab/>
        </w:r>
        <w:r w:rsidR="00B33A3F" w:rsidRPr="00296BE8">
          <w:rPr>
            <w:rStyle w:val="a6"/>
            <w:rFonts w:hint="eastAsia"/>
            <w:noProof/>
          </w:rPr>
          <w:t>国内外研究现状</w:t>
        </w:r>
        <w:r w:rsidR="00B33A3F">
          <w:rPr>
            <w:noProof/>
            <w:webHidden/>
          </w:rPr>
          <w:tab/>
        </w:r>
        <w:r w:rsidR="00B33A3F">
          <w:rPr>
            <w:noProof/>
            <w:webHidden/>
          </w:rPr>
          <w:fldChar w:fldCharType="begin"/>
        </w:r>
        <w:r w:rsidR="00B33A3F">
          <w:rPr>
            <w:noProof/>
            <w:webHidden/>
          </w:rPr>
          <w:instrText xml:space="preserve"> PAGEREF _Toc430716779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67DD9C94" w14:textId="77777777" w:rsidR="00B33A3F" w:rsidRDefault="00CA3D85">
      <w:pPr>
        <w:pStyle w:val="21"/>
        <w:tabs>
          <w:tab w:val="left" w:pos="960"/>
          <w:tab w:val="right" w:leader="dot" w:pos="8296"/>
        </w:tabs>
        <w:rPr>
          <w:rFonts w:cstheme="minorBidi"/>
          <w:noProof/>
          <w:kern w:val="2"/>
          <w:sz w:val="24"/>
          <w:szCs w:val="24"/>
        </w:rPr>
      </w:pPr>
      <w:hyperlink w:anchor="_Toc430716780" w:history="1">
        <w:r w:rsidR="00B33A3F" w:rsidRPr="00296BE8">
          <w:rPr>
            <w:rStyle w:val="a6"/>
            <w:noProof/>
          </w:rPr>
          <w:t>2.1</w:t>
        </w:r>
        <w:r w:rsidR="00B33A3F">
          <w:rPr>
            <w:rFonts w:cstheme="minorBidi"/>
            <w:noProof/>
            <w:kern w:val="2"/>
            <w:sz w:val="24"/>
            <w:szCs w:val="24"/>
          </w:rPr>
          <w:tab/>
        </w:r>
        <w:r w:rsidR="00B33A3F" w:rsidRPr="00296BE8">
          <w:rPr>
            <w:rStyle w:val="a6"/>
            <w:rFonts w:hint="eastAsia"/>
            <w:noProof/>
          </w:rPr>
          <w:t>流程模型</w:t>
        </w:r>
        <w:r w:rsidR="00B33A3F">
          <w:rPr>
            <w:noProof/>
            <w:webHidden/>
          </w:rPr>
          <w:tab/>
        </w:r>
        <w:r w:rsidR="00B33A3F">
          <w:rPr>
            <w:noProof/>
            <w:webHidden/>
          </w:rPr>
          <w:fldChar w:fldCharType="begin"/>
        </w:r>
        <w:r w:rsidR="00B33A3F">
          <w:rPr>
            <w:noProof/>
            <w:webHidden/>
          </w:rPr>
          <w:instrText xml:space="preserve"> PAGEREF _Toc430716780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BCCD639" w14:textId="77777777" w:rsidR="00B33A3F" w:rsidRDefault="00CA3D85">
      <w:pPr>
        <w:pStyle w:val="31"/>
        <w:tabs>
          <w:tab w:val="left" w:pos="1200"/>
          <w:tab w:val="right" w:leader="dot" w:pos="8296"/>
        </w:tabs>
        <w:rPr>
          <w:rFonts w:cstheme="minorBidi"/>
          <w:noProof/>
          <w:kern w:val="2"/>
          <w:sz w:val="24"/>
          <w:szCs w:val="24"/>
        </w:rPr>
      </w:pPr>
      <w:hyperlink w:anchor="_Toc430716781" w:history="1">
        <w:r w:rsidR="00B33A3F" w:rsidRPr="00296BE8">
          <w:rPr>
            <w:rStyle w:val="a6"/>
            <w:noProof/>
          </w:rPr>
          <w:t>2.1.1</w:t>
        </w:r>
        <w:r w:rsidR="00B33A3F">
          <w:rPr>
            <w:rFonts w:cstheme="minorBidi"/>
            <w:noProof/>
            <w:kern w:val="2"/>
            <w:sz w:val="24"/>
            <w:szCs w:val="24"/>
          </w:rPr>
          <w:tab/>
        </w:r>
        <w:r w:rsidR="00B33A3F" w:rsidRPr="00296BE8">
          <w:rPr>
            <w:rStyle w:val="a6"/>
            <w:noProof/>
          </w:rPr>
          <w:t>Declarative</w:t>
        </w:r>
        <w:r w:rsidR="00B33A3F" w:rsidRPr="00296BE8">
          <w:rPr>
            <w:rStyle w:val="a6"/>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_Toc430716781 \h </w:instrText>
        </w:r>
        <w:r w:rsidR="00B33A3F">
          <w:rPr>
            <w:noProof/>
            <w:webHidden/>
          </w:rPr>
        </w:r>
        <w:r w:rsidR="00B33A3F">
          <w:rPr>
            <w:noProof/>
            <w:webHidden/>
          </w:rPr>
          <w:fldChar w:fldCharType="separate"/>
        </w:r>
        <w:r w:rsidR="00B33A3F">
          <w:rPr>
            <w:noProof/>
            <w:webHidden/>
          </w:rPr>
          <w:t>5</w:t>
        </w:r>
        <w:r w:rsidR="00B33A3F">
          <w:rPr>
            <w:noProof/>
            <w:webHidden/>
          </w:rPr>
          <w:fldChar w:fldCharType="end"/>
        </w:r>
      </w:hyperlink>
    </w:p>
    <w:p w14:paraId="3C43173C" w14:textId="77777777" w:rsidR="00B33A3F" w:rsidRDefault="00CA3D85">
      <w:pPr>
        <w:pStyle w:val="31"/>
        <w:tabs>
          <w:tab w:val="left" w:pos="1200"/>
          <w:tab w:val="right" w:leader="dot" w:pos="8296"/>
        </w:tabs>
        <w:rPr>
          <w:rFonts w:cstheme="minorBidi"/>
          <w:noProof/>
          <w:kern w:val="2"/>
          <w:sz w:val="24"/>
          <w:szCs w:val="24"/>
        </w:rPr>
      </w:pPr>
      <w:hyperlink w:anchor="_Toc430716782" w:history="1">
        <w:r w:rsidR="00B33A3F" w:rsidRPr="00296BE8">
          <w:rPr>
            <w:rStyle w:val="a6"/>
            <w:noProof/>
          </w:rPr>
          <w:t>2.1.2</w:t>
        </w:r>
        <w:r w:rsidR="00B33A3F">
          <w:rPr>
            <w:rFonts w:cstheme="minorBidi"/>
            <w:noProof/>
            <w:kern w:val="2"/>
            <w:sz w:val="24"/>
            <w:szCs w:val="24"/>
          </w:rPr>
          <w:tab/>
        </w:r>
        <w:r w:rsidR="00B33A3F" w:rsidRPr="00296BE8">
          <w:rPr>
            <w:rStyle w:val="a6"/>
            <w:noProof/>
          </w:rPr>
          <w:t>Imperative</w:t>
        </w:r>
        <w:r w:rsidR="00B33A3F" w:rsidRPr="00296BE8">
          <w:rPr>
            <w:rStyle w:val="a6"/>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_Toc430716782 \h </w:instrText>
        </w:r>
        <w:r w:rsidR="00B33A3F">
          <w:rPr>
            <w:noProof/>
            <w:webHidden/>
          </w:rPr>
        </w:r>
        <w:r w:rsidR="00B33A3F">
          <w:rPr>
            <w:noProof/>
            <w:webHidden/>
          </w:rPr>
          <w:fldChar w:fldCharType="separate"/>
        </w:r>
        <w:r w:rsidR="00B33A3F">
          <w:rPr>
            <w:noProof/>
            <w:webHidden/>
          </w:rPr>
          <w:t>6</w:t>
        </w:r>
        <w:r w:rsidR="00B33A3F">
          <w:rPr>
            <w:noProof/>
            <w:webHidden/>
          </w:rPr>
          <w:fldChar w:fldCharType="end"/>
        </w:r>
      </w:hyperlink>
    </w:p>
    <w:p w14:paraId="74DF1A0E" w14:textId="77777777" w:rsidR="00B33A3F" w:rsidRDefault="00CA3D85">
      <w:pPr>
        <w:pStyle w:val="31"/>
        <w:tabs>
          <w:tab w:val="left" w:pos="1200"/>
          <w:tab w:val="right" w:leader="dot" w:pos="8296"/>
        </w:tabs>
        <w:rPr>
          <w:rFonts w:cstheme="minorBidi"/>
          <w:noProof/>
          <w:kern w:val="2"/>
          <w:sz w:val="24"/>
          <w:szCs w:val="24"/>
        </w:rPr>
      </w:pPr>
      <w:hyperlink w:anchor="_Toc430716783" w:history="1">
        <w:r w:rsidR="00B33A3F" w:rsidRPr="00296BE8">
          <w:rPr>
            <w:rStyle w:val="a6"/>
            <w:noProof/>
          </w:rPr>
          <w:t>2.1.3</w:t>
        </w:r>
        <w:r w:rsidR="00B33A3F">
          <w:rPr>
            <w:rFonts w:cstheme="minorBidi"/>
            <w:noProof/>
            <w:kern w:val="2"/>
            <w:sz w:val="24"/>
            <w:szCs w:val="24"/>
          </w:rPr>
          <w:tab/>
        </w:r>
        <w:r w:rsidR="00B33A3F" w:rsidRPr="00296BE8">
          <w:rPr>
            <w:rStyle w:val="a6"/>
            <w:noProof/>
          </w:rPr>
          <w:t>Hybrid</w:t>
        </w:r>
        <w:r w:rsidR="00B33A3F" w:rsidRPr="00296BE8">
          <w:rPr>
            <w:rStyle w:val="a6"/>
            <w:rFonts w:hint="eastAsia"/>
            <w:noProof/>
          </w:rPr>
          <w:t>模型</w:t>
        </w:r>
        <w:r w:rsidR="00B33A3F">
          <w:rPr>
            <w:noProof/>
            <w:webHidden/>
          </w:rPr>
          <w:tab/>
        </w:r>
        <w:r w:rsidR="00B33A3F">
          <w:rPr>
            <w:noProof/>
            <w:webHidden/>
          </w:rPr>
          <w:fldChar w:fldCharType="begin"/>
        </w:r>
        <w:r w:rsidR="00B33A3F">
          <w:rPr>
            <w:noProof/>
            <w:webHidden/>
          </w:rPr>
          <w:instrText xml:space="preserve"> PAGEREF _Toc430716783 \h </w:instrText>
        </w:r>
        <w:r w:rsidR="00B33A3F">
          <w:rPr>
            <w:noProof/>
            <w:webHidden/>
          </w:rPr>
        </w:r>
        <w:r w:rsidR="00B33A3F">
          <w:rPr>
            <w:noProof/>
            <w:webHidden/>
          </w:rPr>
          <w:fldChar w:fldCharType="separate"/>
        </w:r>
        <w:r w:rsidR="00B33A3F">
          <w:rPr>
            <w:noProof/>
            <w:webHidden/>
          </w:rPr>
          <w:t>8</w:t>
        </w:r>
        <w:r w:rsidR="00B33A3F">
          <w:rPr>
            <w:noProof/>
            <w:webHidden/>
          </w:rPr>
          <w:fldChar w:fldCharType="end"/>
        </w:r>
      </w:hyperlink>
    </w:p>
    <w:p w14:paraId="2DF7934F" w14:textId="77777777" w:rsidR="00B33A3F" w:rsidRDefault="00CA3D85">
      <w:pPr>
        <w:pStyle w:val="21"/>
        <w:tabs>
          <w:tab w:val="left" w:pos="960"/>
          <w:tab w:val="right" w:leader="dot" w:pos="8296"/>
        </w:tabs>
        <w:rPr>
          <w:rFonts w:cstheme="minorBidi"/>
          <w:noProof/>
          <w:kern w:val="2"/>
          <w:sz w:val="24"/>
          <w:szCs w:val="24"/>
        </w:rPr>
      </w:pPr>
      <w:hyperlink w:anchor="_Toc430716784" w:history="1">
        <w:r w:rsidR="00B33A3F" w:rsidRPr="00296BE8">
          <w:rPr>
            <w:rStyle w:val="a6"/>
            <w:noProof/>
          </w:rPr>
          <w:t>2.2</w:t>
        </w:r>
        <w:r w:rsidR="00B33A3F">
          <w:rPr>
            <w:rFonts w:cstheme="minorBidi"/>
            <w:noProof/>
            <w:kern w:val="2"/>
            <w:sz w:val="24"/>
            <w:szCs w:val="24"/>
          </w:rPr>
          <w:tab/>
        </w:r>
        <w:r w:rsidR="00B33A3F" w:rsidRPr="00296BE8">
          <w:rPr>
            <w:rStyle w:val="a6"/>
            <w:rFonts w:hint="eastAsia"/>
            <w:noProof/>
          </w:rPr>
          <w:t>符合性检测</w:t>
        </w:r>
        <w:r w:rsidR="00B33A3F">
          <w:rPr>
            <w:noProof/>
            <w:webHidden/>
          </w:rPr>
          <w:tab/>
        </w:r>
        <w:r w:rsidR="00B33A3F">
          <w:rPr>
            <w:noProof/>
            <w:webHidden/>
          </w:rPr>
          <w:fldChar w:fldCharType="begin"/>
        </w:r>
        <w:r w:rsidR="00B33A3F">
          <w:rPr>
            <w:noProof/>
            <w:webHidden/>
          </w:rPr>
          <w:instrText xml:space="preserve"> PAGEREF _Toc430716784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0DDAF9DF" w14:textId="77777777" w:rsidR="00B33A3F" w:rsidRDefault="00CA3D85">
      <w:pPr>
        <w:pStyle w:val="31"/>
        <w:tabs>
          <w:tab w:val="left" w:pos="1200"/>
          <w:tab w:val="right" w:leader="dot" w:pos="8296"/>
        </w:tabs>
        <w:rPr>
          <w:rFonts w:cstheme="minorBidi"/>
          <w:noProof/>
          <w:kern w:val="2"/>
          <w:sz w:val="24"/>
          <w:szCs w:val="24"/>
        </w:rPr>
      </w:pPr>
      <w:hyperlink w:anchor="_Toc430716785" w:history="1">
        <w:r w:rsidR="00B33A3F" w:rsidRPr="00296BE8">
          <w:rPr>
            <w:rStyle w:val="a6"/>
            <w:noProof/>
          </w:rPr>
          <w:t>2.2.1</w:t>
        </w:r>
        <w:r w:rsidR="00B33A3F">
          <w:rPr>
            <w:rFonts w:cstheme="minorBidi"/>
            <w:noProof/>
            <w:kern w:val="2"/>
            <w:sz w:val="24"/>
            <w:szCs w:val="24"/>
          </w:rPr>
          <w:tab/>
        </w:r>
        <w:r w:rsidR="00B33A3F" w:rsidRPr="00296BE8">
          <w:rPr>
            <w:rStyle w:val="a6"/>
            <w:rFonts w:hint="eastAsia"/>
            <w:noProof/>
          </w:rPr>
          <w:t>度量维度</w:t>
        </w:r>
        <w:r w:rsidR="00B33A3F">
          <w:rPr>
            <w:noProof/>
            <w:webHidden/>
          </w:rPr>
          <w:tab/>
        </w:r>
        <w:r w:rsidR="00B33A3F">
          <w:rPr>
            <w:noProof/>
            <w:webHidden/>
          </w:rPr>
          <w:fldChar w:fldCharType="begin"/>
        </w:r>
        <w:r w:rsidR="00B33A3F">
          <w:rPr>
            <w:noProof/>
            <w:webHidden/>
          </w:rPr>
          <w:instrText xml:space="preserve"> PAGEREF _Toc430716785 \h </w:instrText>
        </w:r>
        <w:r w:rsidR="00B33A3F">
          <w:rPr>
            <w:noProof/>
            <w:webHidden/>
          </w:rPr>
        </w:r>
        <w:r w:rsidR="00B33A3F">
          <w:rPr>
            <w:noProof/>
            <w:webHidden/>
          </w:rPr>
          <w:fldChar w:fldCharType="separate"/>
        </w:r>
        <w:r w:rsidR="00B33A3F">
          <w:rPr>
            <w:noProof/>
            <w:webHidden/>
          </w:rPr>
          <w:t>9</w:t>
        </w:r>
        <w:r w:rsidR="00B33A3F">
          <w:rPr>
            <w:noProof/>
            <w:webHidden/>
          </w:rPr>
          <w:fldChar w:fldCharType="end"/>
        </w:r>
      </w:hyperlink>
    </w:p>
    <w:p w14:paraId="24B08E05" w14:textId="77777777" w:rsidR="00B33A3F" w:rsidRDefault="00CA3D85">
      <w:pPr>
        <w:pStyle w:val="31"/>
        <w:tabs>
          <w:tab w:val="left" w:pos="1200"/>
          <w:tab w:val="right" w:leader="dot" w:pos="8296"/>
        </w:tabs>
        <w:rPr>
          <w:rFonts w:cstheme="minorBidi"/>
          <w:noProof/>
          <w:kern w:val="2"/>
          <w:sz w:val="24"/>
          <w:szCs w:val="24"/>
        </w:rPr>
      </w:pPr>
      <w:hyperlink w:anchor="_Toc430716786" w:history="1">
        <w:r w:rsidR="00B33A3F" w:rsidRPr="00296BE8">
          <w:rPr>
            <w:rStyle w:val="a6"/>
            <w:noProof/>
          </w:rPr>
          <w:t>2.2.2</w:t>
        </w:r>
        <w:r w:rsidR="00B33A3F">
          <w:rPr>
            <w:rFonts w:cstheme="minorBidi"/>
            <w:noProof/>
            <w:kern w:val="2"/>
            <w:sz w:val="24"/>
            <w:szCs w:val="24"/>
          </w:rPr>
          <w:tab/>
        </w:r>
        <w:r w:rsidR="00B33A3F" w:rsidRPr="00296BE8">
          <w:rPr>
            <w:rStyle w:val="a6"/>
            <w:rFonts w:hint="eastAsia"/>
            <w:noProof/>
          </w:rPr>
          <w:t>符合性检测方法</w:t>
        </w:r>
        <w:r w:rsidR="00B33A3F">
          <w:rPr>
            <w:noProof/>
            <w:webHidden/>
          </w:rPr>
          <w:tab/>
        </w:r>
        <w:r w:rsidR="00B33A3F">
          <w:rPr>
            <w:noProof/>
            <w:webHidden/>
          </w:rPr>
          <w:fldChar w:fldCharType="begin"/>
        </w:r>
        <w:r w:rsidR="00B33A3F">
          <w:rPr>
            <w:noProof/>
            <w:webHidden/>
          </w:rPr>
          <w:instrText xml:space="preserve"> PAGEREF _Toc430716786 \h </w:instrText>
        </w:r>
        <w:r w:rsidR="00B33A3F">
          <w:rPr>
            <w:noProof/>
            <w:webHidden/>
          </w:rPr>
        </w:r>
        <w:r w:rsidR="00B33A3F">
          <w:rPr>
            <w:noProof/>
            <w:webHidden/>
          </w:rPr>
          <w:fldChar w:fldCharType="separate"/>
        </w:r>
        <w:r w:rsidR="00B33A3F">
          <w:rPr>
            <w:noProof/>
            <w:webHidden/>
          </w:rPr>
          <w:t>12</w:t>
        </w:r>
        <w:r w:rsidR="00B33A3F">
          <w:rPr>
            <w:noProof/>
            <w:webHidden/>
          </w:rPr>
          <w:fldChar w:fldCharType="end"/>
        </w:r>
      </w:hyperlink>
    </w:p>
    <w:p w14:paraId="24451D86" w14:textId="77777777" w:rsidR="00B33A3F" w:rsidRDefault="00CA3D85">
      <w:pPr>
        <w:pStyle w:val="21"/>
        <w:tabs>
          <w:tab w:val="left" w:pos="960"/>
          <w:tab w:val="right" w:leader="dot" w:pos="8296"/>
        </w:tabs>
        <w:rPr>
          <w:rFonts w:cstheme="minorBidi"/>
          <w:noProof/>
          <w:kern w:val="2"/>
          <w:sz w:val="24"/>
          <w:szCs w:val="24"/>
        </w:rPr>
      </w:pPr>
      <w:hyperlink w:anchor="_Toc430716787" w:history="1">
        <w:r w:rsidR="00B33A3F" w:rsidRPr="00296BE8">
          <w:rPr>
            <w:rStyle w:val="a6"/>
            <w:noProof/>
          </w:rPr>
          <w:t>2.3</w:t>
        </w:r>
        <w:r w:rsidR="00B33A3F">
          <w:rPr>
            <w:rFonts w:cstheme="minorBidi"/>
            <w:noProof/>
            <w:kern w:val="2"/>
            <w:sz w:val="24"/>
            <w:szCs w:val="24"/>
          </w:rPr>
          <w:tab/>
        </w:r>
        <w:r w:rsidR="00B33A3F" w:rsidRPr="00296BE8">
          <w:rPr>
            <w:rStyle w:val="a6"/>
            <w:rFonts w:hint="eastAsia"/>
            <w:noProof/>
          </w:rPr>
          <w:t>展开技术</w:t>
        </w:r>
        <w:r w:rsidR="00B33A3F">
          <w:rPr>
            <w:noProof/>
            <w:webHidden/>
          </w:rPr>
          <w:tab/>
        </w:r>
        <w:r w:rsidR="00B33A3F">
          <w:rPr>
            <w:noProof/>
            <w:webHidden/>
          </w:rPr>
          <w:fldChar w:fldCharType="begin"/>
        </w:r>
        <w:r w:rsidR="00B33A3F">
          <w:rPr>
            <w:noProof/>
            <w:webHidden/>
          </w:rPr>
          <w:instrText xml:space="preserve"> PAGEREF _Toc430716787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0A8A7101" w14:textId="77777777" w:rsidR="00B33A3F" w:rsidRDefault="00CA3D85">
      <w:pPr>
        <w:pStyle w:val="31"/>
        <w:tabs>
          <w:tab w:val="left" w:pos="1200"/>
          <w:tab w:val="right" w:leader="dot" w:pos="8296"/>
        </w:tabs>
        <w:rPr>
          <w:rFonts w:cstheme="minorBidi"/>
          <w:noProof/>
          <w:kern w:val="2"/>
          <w:sz w:val="24"/>
          <w:szCs w:val="24"/>
        </w:rPr>
      </w:pPr>
      <w:hyperlink w:anchor="_Toc430716788" w:history="1">
        <w:r w:rsidR="00B33A3F" w:rsidRPr="00296BE8">
          <w:rPr>
            <w:rStyle w:val="a6"/>
            <w:noProof/>
          </w:rPr>
          <w:t>2.3.1</w:t>
        </w:r>
        <w:r w:rsidR="00B33A3F">
          <w:rPr>
            <w:rFonts w:cstheme="minorBidi"/>
            <w:noProof/>
            <w:kern w:val="2"/>
            <w:sz w:val="24"/>
            <w:szCs w:val="24"/>
          </w:rPr>
          <w:tab/>
        </w:r>
        <w:r w:rsidR="00B33A3F" w:rsidRPr="00296BE8">
          <w:rPr>
            <w:rStyle w:val="a6"/>
            <w:rFonts w:hint="eastAsia"/>
            <w:noProof/>
          </w:rPr>
          <w:t>分支流程</w:t>
        </w:r>
        <w:r w:rsidR="00B33A3F">
          <w:rPr>
            <w:noProof/>
            <w:webHidden/>
          </w:rPr>
          <w:tab/>
        </w:r>
        <w:r w:rsidR="00B33A3F">
          <w:rPr>
            <w:noProof/>
            <w:webHidden/>
          </w:rPr>
          <w:fldChar w:fldCharType="begin"/>
        </w:r>
        <w:r w:rsidR="00B33A3F">
          <w:rPr>
            <w:noProof/>
            <w:webHidden/>
          </w:rPr>
          <w:instrText xml:space="preserve"> PAGEREF _Toc430716788 \h </w:instrText>
        </w:r>
        <w:r w:rsidR="00B33A3F">
          <w:rPr>
            <w:noProof/>
            <w:webHidden/>
          </w:rPr>
        </w:r>
        <w:r w:rsidR="00B33A3F">
          <w:rPr>
            <w:noProof/>
            <w:webHidden/>
          </w:rPr>
          <w:fldChar w:fldCharType="separate"/>
        </w:r>
        <w:r w:rsidR="00B33A3F">
          <w:rPr>
            <w:noProof/>
            <w:webHidden/>
          </w:rPr>
          <w:t>13</w:t>
        </w:r>
        <w:r w:rsidR="00B33A3F">
          <w:rPr>
            <w:noProof/>
            <w:webHidden/>
          </w:rPr>
          <w:fldChar w:fldCharType="end"/>
        </w:r>
      </w:hyperlink>
    </w:p>
    <w:p w14:paraId="7C1DE63C" w14:textId="77777777" w:rsidR="00B33A3F" w:rsidRDefault="00CA3D85">
      <w:pPr>
        <w:pStyle w:val="31"/>
        <w:tabs>
          <w:tab w:val="left" w:pos="1200"/>
          <w:tab w:val="right" w:leader="dot" w:pos="8296"/>
        </w:tabs>
        <w:rPr>
          <w:rFonts w:cstheme="minorBidi"/>
          <w:noProof/>
          <w:kern w:val="2"/>
          <w:sz w:val="24"/>
          <w:szCs w:val="24"/>
        </w:rPr>
      </w:pPr>
      <w:hyperlink w:anchor="_Toc430716789" w:history="1">
        <w:r w:rsidR="00B33A3F" w:rsidRPr="00296BE8">
          <w:rPr>
            <w:rStyle w:val="a6"/>
            <w:noProof/>
          </w:rPr>
          <w:t>2.3.2</w:t>
        </w:r>
        <w:r w:rsidR="00B33A3F">
          <w:rPr>
            <w:rFonts w:cstheme="minorBidi"/>
            <w:noProof/>
            <w:kern w:val="2"/>
            <w:sz w:val="24"/>
            <w:szCs w:val="24"/>
          </w:rPr>
          <w:tab/>
        </w:r>
        <w:r w:rsidR="00B33A3F" w:rsidRPr="00296BE8">
          <w:rPr>
            <w:rStyle w:val="a6"/>
            <w:rFonts w:hint="eastAsia"/>
            <w:noProof/>
          </w:rPr>
          <w:t>完全有限前缀</w:t>
        </w:r>
        <w:r w:rsidR="00B33A3F">
          <w:rPr>
            <w:noProof/>
            <w:webHidden/>
          </w:rPr>
          <w:tab/>
        </w:r>
        <w:r w:rsidR="00B33A3F">
          <w:rPr>
            <w:noProof/>
            <w:webHidden/>
          </w:rPr>
          <w:fldChar w:fldCharType="begin"/>
        </w:r>
        <w:r w:rsidR="00B33A3F">
          <w:rPr>
            <w:noProof/>
            <w:webHidden/>
          </w:rPr>
          <w:instrText xml:space="preserve"> PAGEREF _Toc430716789 \h </w:instrText>
        </w:r>
        <w:r w:rsidR="00B33A3F">
          <w:rPr>
            <w:noProof/>
            <w:webHidden/>
          </w:rPr>
        </w:r>
        <w:r w:rsidR="00B33A3F">
          <w:rPr>
            <w:noProof/>
            <w:webHidden/>
          </w:rPr>
          <w:fldChar w:fldCharType="separate"/>
        </w:r>
        <w:r w:rsidR="00B33A3F">
          <w:rPr>
            <w:noProof/>
            <w:webHidden/>
          </w:rPr>
          <w:t>14</w:t>
        </w:r>
        <w:r w:rsidR="00B33A3F">
          <w:rPr>
            <w:noProof/>
            <w:webHidden/>
          </w:rPr>
          <w:fldChar w:fldCharType="end"/>
        </w:r>
      </w:hyperlink>
    </w:p>
    <w:p w14:paraId="221698D0" w14:textId="77777777" w:rsidR="00B33A3F" w:rsidRDefault="00CA3D85">
      <w:pPr>
        <w:pStyle w:val="21"/>
        <w:tabs>
          <w:tab w:val="left" w:pos="960"/>
          <w:tab w:val="right" w:leader="dot" w:pos="8296"/>
        </w:tabs>
        <w:rPr>
          <w:rFonts w:cstheme="minorBidi"/>
          <w:noProof/>
          <w:kern w:val="2"/>
          <w:sz w:val="24"/>
          <w:szCs w:val="24"/>
        </w:rPr>
      </w:pPr>
      <w:hyperlink w:anchor="_Toc430716790" w:history="1">
        <w:r w:rsidR="00B33A3F" w:rsidRPr="00296BE8">
          <w:rPr>
            <w:rStyle w:val="a6"/>
            <w:noProof/>
          </w:rPr>
          <w:t>2.4</w:t>
        </w:r>
        <w:r w:rsidR="00B33A3F">
          <w:rPr>
            <w:rFonts w:cstheme="minorBidi"/>
            <w:noProof/>
            <w:kern w:val="2"/>
            <w:sz w:val="24"/>
            <w:szCs w:val="24"/>
          </w:rPr>
          <w:tab/>
        </w:r>
        <w:r w:rsidR="00B33A3F" w:rsidRPr="00296BE8">
          <w:rPr>
            <w:rStyle w:val="a6"/>
            <w:rFonts w:hint="eastAsia"/>
            <w:noProof/>
          </w:rPr>
          <w:t>日志与模型修复</w:t>
        </w:r>
        <w:r w:rsidR="00B33A3F">
          <w:rPr>
            <w:noProof/>
            <w:webHidden/>
          </w:rPr>
          <w:tab/>
        </w:r>
        <w:r w:rsidR="00B33A3F">
          <w:rPr>
            <w:noProof/>
            <w:webHidden/>
          </w:rPr>
          <w:fldChar w:fldCharType="begin"/>
        </w:r>
        <w:r w:rsidR="00B33A3F">
          <w:rPr>
            <w:noProof/>
            <w:webHidden/>
          </w:rPr>
          <w:instrText xml:space="preserve"> PAGEREF _Toc430716790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7F137B5" w14:textId="77777777" w:rsidR="00B33A3F" w:rsidRDefault="00CA3D85">
      <w:pPr>
        <w:pStyle w:val="31"/>
        <w:tabs>
          <w:tab w:val="left" w:pos="1200"/>
          <w:tab w:val="right" w:leader="dot" w:pos="8296"/>
        </w:tabs>
        <w:rPr>
          <w:rFonts w:cstheme="minorBidi"/>
          <w:noProof/>
          <w:kern w:val="2"/>
          <w:sz w:val="24"/>
          <w:szCs w:val="24"/>
        </w:rPr>
      </w:pPr>
      <w:hyperlink w:anchor="_Toc430716791" w:history="1">
        <w:r w:rsidR="00B33A3F" w:rsidRPr="00296BE8">
          <w:rPr>
            <w:rStyle w:val="a6"/>
            <w:noProof/>
          </w:rPr>
          <w:t>2.4.1</w:t>
        </w:r>
        <w:r w:rsidR="00B33A3F">
          <w:rPr>
            <w:rFonts w:cstheme="minorBidi"/>
            <w:noProof/>
            <w:kern w:val="2"/>
            <w:sz w:val="24"/>
            <w:szCs w:val="24"/>
          </w:rPr>
          <w:tab/>
        </w:r>
        <w:r w:rsidR="00B33A3F" w:rsidRPr="00296BE8">
          <w:rPr>
            <w:rStyle w:val="a6"/>
            <w:rFonts w:hint="eastAsia"/>
            <w:noProof/>
          </w:rPr>
          <w:t>基于控制流的日志模型修复</w:t>
        </w:r>
        <w:r w:rsidR="00B33A3F">
          <w:rPr>
            <w:noProof/>
            <w:webHidden/>
          </w:rPr>
          <w:tab/>
        </w:r>
        <w:r w:rsidR="00B33A3F">
          <w:rPr>
            <w:noProof/>
            <w:webHidden/>
          </w:rPr>
          <w:fldChar w:fldCharType="begin"/>
        </w:r>
        <w:r w:rsidR="00B33A3F">
          <w:rPr>
            <w:noProof/>
            <w:webHidden/>
          </w:rPr>
          <w:instrText xml:space="preserve"> PAGEREF _Toc430716791 \h </w:instrText>
        </w:r>
        <w:r w:rsidR="00B33A3F">
          <w:rPr>
            <w:noProof/>
            <w:webHidden/>
          </w:rPr>
        </w:r>
        <w:r w:rsidR="00B33A3F">
          <w:rPr>
            <w:noProof/>
            <w:webHidden/>
          </w:rPr>
          <w:fldChar w:fldCharType="separate"/>
        </w:r>
        <w:r w:rsidR="00B33A3F">
          <w:rPr>
            <w:noProof/>
            <w:webHidden/>
          </w:rPr>
          <w:t>15</w:t>
        </w:r>
        <w:r w:rsidR="00B33A3F">
          <w:rPr>
            <w:noProof/>
            <w:webHidden/>
          </w:rPr>
          <w:fldChar w:fldCharType="end"/>
        </w:r>
      </w:hyperlink>
    </w:p>
    <w:p w14:paraId="5BF2F3EB" w14:textId="77777777" w:rsidR="00B33A3F" w:rsidRDefault="00CA3D85">
      <w:pPr>
        <w:pStyle w:val="31"/>
        <w:tabs>
          <w:tab w:val="left" w:pos="1200"/>
          <w:tab w:val="right" w:leader="dot" w:pos="8296"/>
        </w:tabs>
        <w:rPr>
          <w:rFonts w:cstheme="minorBidi"/>
          <w:noProof/>
          <w:kern w:val="2"/>
          <w:sz w:val="24"/>
          <w:szCs w:val="24"/>
        </w:rPr>
      </w:pPr>
      <w:hyperlink w:anchor="_Toc430716792" w:history="1">
        <w:r w:rsidR="00B33A3F" w:rsidRPr="00296BE8">
          <w:rPr>
            <w:rStyle w:val="a6"/>
            <w:noProof/>
          </w:rPr>
          <w:t>2.4.2</w:t>
        </w:r>
        <w:r w:rsidR="00B33A3F">
          <w:rPr>
            <w:rFonts w:cstheme="minorBidi"/>
            <w:noProof/>
            <w:kern w:val="2"/>
            <w:sz w:val="24"/>
            <w:szCs w:val="24"/>
          </w:rPr>
          <w:tab/>
        </w:r>
        <w:r w:rsidR="00B33A3F" w:rsidRPr="00296BE8">
          <w:rPr>
            <w:rStyle w:val="a6"/>
            <w:rFonts w:hint="eastAsia"/>
            <w:noProof/>
          </w:rPr>
          <w:t>基于多维度的日志模型修复</w:t>
        </w:r>
        <w:r w:rsidR="00B33A3F">
          <w:rPr>
            <w:noProof/>
            <w:webHidden/>
          </w:rPr>
          <w:tab/>
        </w:r>
        <w:r w:rsidR="00B33A3F">
          <w:rPr>
            <w:noProof/>
            <w:webHidden/>
          </w:rPr>
          <w:fldChar w:fldCharType="begin"/>
        </w:r>
        <w:r w:rsidR="00B33A3F">
          <w:rPr>
            <w:noProof/>
            <w:webHidden/>
          </w:rPr>
          <w:instrText xml:space="preserve"> PAGEREF _Toc430716792 \h </w:instrText>
        </w:r>
        <w:r w:rsidR="00B33A3F">
          <w:rPr>
            <w:noProof/>
            <w:webHidden/>
          </w:rPr>
        </w:r>
        <w:r w:rsidR="00B33A3F">
          <w:rPr>
            <w:noProof/>
            <w:webHidden/>
          </w:rPr>
          <w:fldChar w:fldCharType="separate"/>
        </w:r>
        <w:r w:rsidR="00B33A3F">
          <w:rPr>
            <w:noProof/>
            <w:webHidden/>
          </w:rPr>
          <w:t>17</w:t>
        </w:r>
        <w:r w:rsidR="00B33A3F">
          <w:rPr>
            <w:noProof/>
            <w:webHidden/>
          </w:rPr>
          <w:fldChar w:fldCharType="end"/>
        </w:r>
      </w:hyperlink>
    </w:p>
    <w:p w14:paraId="12845E0F" w14:textId="77777777" w:rsidR="00B33A3F" w:rsidRDefault="00CA3D85">
      <w:pPr>
        <w:pStyle w:val="31"/>
        <w:tabs>
          <w:tab w:val="left" w:pos="1200"/>
          <w:tab w:val="right" w:leader="dot" w:pos="8296"/>
        </w:tabs>
        <w:rPr>
          <w:rFonts w:cstheme="minorBidi"/>
          <w:noProof/>
          <w:kern w:val="2"/>
          <w:sz w:val="24"/>
          <w:szCs w:val="24"/>
        </w:rPr>
      </w:pPr>
      <w:hyperlink w:anchor="_Toc430716793" w:history="1">
        <w:r w:rsidR="00B33A3F" w:rsidRPr="00296BE8">
          <w:rPr>
            <w:rStyle w:val="a6"/>
            <w:noProof/>
          </w:rPr>
          <w:t>2.4.3</w:t>
        </w:r>
        <w:r w:rsidR="00B33A3F">
          <w:rPr>
            <w:rFonts w:cstheme="minorBidi"/>
            <w:noProof/>
            <w:kern w:val="2"/>
            <w:sz w:val="24"/>
            <w:szCs w:val="24"/>
          </w:rPr>
          <w:tab/>
        </w:r>
        <w:r w:rsidR="00B33A3F" w:rsidRPr="00296BE8">
          <w:rPr>
            <w:rStyle w:val="a6"/>
            <w:rFonts w:hint="eastAsia"/>
            <w:noProof/>
          </w:rPr>
          <w:t>小结</w:t>
        </w:r>
        <w:r w:rsidR="00B33A3F">
          <w:rPr>
            <w:noProof/>
            <w:webHidden/>
          </w:rPr>
          <w:tab/>
        </w:r>
        <w:r w:rsidR="00B33A3F">
          <w:rPr>
            <w:noProof/>
            <w:webHidden/>
          </w:rPr>
          <w:fldChar w:fldCharType="begin"/>
        </w:r>
        <w:r w:rsidR="00B33A3F">
          <w:rPr>
            <w:noProof/>
            <w:webHidden/>
          </w:rPr>
          <w:instrText xml:space="preserve"> PAGEREF _Toc430716793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7B191733" w14:textId="77777777" w:rsidR="00B33A3F" w:rsidRDefault="00CA3D85">
      <w:pPr>
        <w:pStyle w:val="11"/>
        <w:rPr>
          <w:rFonts w:cstheme="minorBidi"/>
          <w:noProof/>
          <w:kern w:val="2"/>
          <w:sz w:val="24"/>
          <w:szCs w:val="24"/>
        </w:rPr>
      </w:pPr>
      <w:hyperlink w:anchor="_Toc430716794" w:history="1">
        <w:r w:rsidR="00B33A3F" w:rsidRPr="00296BE8">
          <w:rPr>
            <w:rStyle w:val="a6"/>
            <w:noProof/>
          </w:rPr>
          <w:t>3</w:t>
        </w:r>
        <w:r w:rsidR="00B33A3F">
          <w:rPr>
            <w:rFonts w:cstheme="minorBidi"/>
            <w:noProof/>
            <w:kern w:val="2"/>
            <w:sz w:val="24"/>
            <w:szCs w:val="24"/>
          </w:rPr>
          <w:tab/>
        </w:r>
        <w:r w:rsidR="00B33A3F" w:rsidRPr="00296BE8">
          <w:rPr>
            <w:rStyle w:val="a6"/>
            <w:rFonts w:hint="eastAsia"/>
            <w:noProof/>
          </w:rPr>
          <w:t>研究内容</w:t>
        </w:r>
        <w:r w:rsidR="00B33A3F">
          <w:rPr>
            <w:noProof/>
            <w:webHidden/>
          </w:rPr>
          <w:tab/>
        </w:r>
        <w:r w:rsidR="00B33A3F">
          <w:rPr>
            <w:noProof/>
            <w:webHidden/>
          </w:rPr>
          <w:fldChar w:fldCharType="begin"/>
        </w:r>
        <w:r w:rsidR="00B33A3F">
          <w:rPr>
            <w:noProof/>
            <w:webHidden/>
          </w:rPr>
          <w:instrText xml:space="preserve"> PAGEREF _Toc430716794 \h </w:instrText>
        </w:r>
        <w:r w:rsidR="00B33A3F">
          <w:rPr>
            <w:noProof/>
            <w:webHidden/>
          </w:rPr>
        </w:r>
        <w:r w:rsidR="00B33A3F">
          <w:rPr>
            <w:noProof/>
            <w:webHidden/>
          </w:rPr>
          <w:fldChar w:fldCharType="separate"/>
        </w:r>
        <w:r w:rsidR="00B33A3F">
          <w:rPr>
            <w:noProof/>
            <w:webHidden/>
          </w:rPr>
          <w:t>18</w:t>
        </w:r>
        <w:r w:rsidR="00B33A3F">
          <w:rPr>
            <w:noProof/>
            <w:webHidden/>
          </w:rPr>
          <w:fldChar w:fldCharType="end"/>
        </w:r>
      </w:hyperlink>
    </w:p>
    <w:p w14:paraId="0C9BF0BF" w14:textId="77777777" w:rsidR="00B33A3F" w:rsidRDefault="00CA3D85">
      <w:pPr>
        <w:pStyle w:val="21"/>
        <w:tabs>
          <w:tab w:val="left" w:pos="960"/>
          <w:tab w:val="right" w:leader="dot" w:pos="8296"/>
        </w:tabs>
        <w:rPr>
          <w:rFonts w:cstheme="minorBidi"/>
          <w:noProof/>
          <w:kern w:val="2"/>
          <w:sz w:val="24"/>
          <w:szCs w:val="24"/>
        </w:rPr>
      </w:pPr>
      <w:hyperlink w:anchor="_Toc430716795" w:history="1">
        <w:r w:rsidR="00B33A3F" w:rsidRPr="00296BE8">
          <w:rPr>
            <w:rStyle w:val="a6"/>
            <w:noProof/>
          </w:rPr>
          <w:t>3.1</w:t>
        </w:r>
        <w:r w:rsidR="00B33A3F">
          <w:rPr>
            <w:rFonts w:cstheme="minorBidi"/>
            <w:noProof/>
            <w:kern w:val="2"/>
            <w:sz w:val="24"/>
            <w:szCs w:val="24"/>
          </w:rPr>
          <w:tab/>
        </w:r>
        <w:r w:rsidR="00B33A3F" w:rsidRPr="00296BE8">
          <w:rPr>
            <w:rStyle w:val="a6"/>
            <w:rFonts w:hint="eastAsia"/>
            <w:noProof/>
          </w:rPr>
          <w:t>日志修复问题的形式化定义</w:t>
        </w:r>
        <w:r w:rsidR="00B33A3F">
          <w:rPr>
            <w:noProof/>
            <w:webHidden/>
          </w:rPr>
          <w:tab/>
        </w:r>
        <w:r w:rsidR="00B33A3F">
          <w:rPr>
            <w:noProof/>
            <w:webHidden/>
          </w:rPr>
          <w:fldChar w:fldCharType="begin"/>
        </w:r>
        <w:r w:rsidR="00B33A3F">
          <w:rPr>
            <w:noProof/>
            <w:webHidden/>
          </w:rPr>
          <w:instrText xml:space="preserve"> PAGEREF _Toc430716795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56F948B" w14:textId="77777777" w:rsidR="00B33A3F" w:rsidRDefault="00CA3D85">
      <w:pPr>
        <w:pStyle w:val="21"/>
        <w:tabs>
          <w:tab w:val="left" w:pos="960"/>
          <w:tab w:val="right" w:leader="dot" w:pos="8296"/>
        </w:tabs>
        <w:rPr>
          <w:rFonts w:cstheme="minorBidi"/>
          <w:noProof/>
          <w:kern w:val="2"/>
          <w:sz w:val="24"/>
          <w:szCs w:val="24"/>
        </w:rPr>
      </w:pPr>
      <w:hyperlink w:anchor="_Toc430716796" w:history="1">
        <w:r w:rsidR="00B33A3F" w:rsidRPr="00296BE8">
          <w:rPr>
            <w:rStyle w:val="a6"/>
            <w:noProof/>
          </w:rPr>
          <w:t>3.2</w:t>
        </w:r>
        <w:r w:rsidR="00B33A3F">
          <w:rPr>
            <w:rFonts w:cstheme="minorBidi"/>
            <w:noProof/>
            <w:kern w:val="2"/>
            <w:sz w:val="24"/>
            <w:szCs w:val="24"/>
          </w:rPr>
          <w:tab/>
        </w:r>
        <w:r w:rsidR="00B33A3F" w:rsidRPr="00296BE8">
          <w:rPr>
            <w:rStyle w:val="a6"/>
            <w:rFonts w:hint="eastAsia"/>
            <w:noProof/>
          </w:rPr>
          <w:t>日志修复问题的复杂性分析</w:t>
        </w:r>
        <w:r w:rsidR="00B33A3F">
          <w:rPr>
            <w:noProof/>
            <w:webHidden/>
          </w:rPr>
          <w:tab/>
        </w:r>
        <w:r w:rsidR="00B33A3F">
          <w:rPr>
            <w:noProof/>
            <w:webHidden/>
          </w:rPr>
          <w:fldChar w:fldCharType="begin"/>
        </w:r>
        <w:r w:rsidR="00B33A3F">
          <w:rPr>
            <w:noProof/>
            <w:webHidden/>
          </w:rPr>
          <w:instrText xml:space="preserve"> PAGEREF _Toc430716796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34A28B70" w14:textId="77777777" w:rsidR="00B33A3F" w:rsidRDefault="00CA3D85">
      <w:pPr>
        <w:pStyle w:val="21"/>
        <w:tabs>
          <w:tab w:val="left" w:pos="960"/>
          <w:tab w:val="right" w:leader="dot" w:pos="8296"/>
        </w:tabs>
        <w:rPr>
          <w:rFonts w:cstheme="minorBidi"/>
          <w:noProof/>
          <w:kern w:val="2"/>
          <w:sz w:val="24"/>
          <w:szCs w:val="24"/>
        </w:rPr>
      </w:pPr>
      <w:hyperlink w:anchor="_Toc430716797" w:history="1">
        <w:r w:rsidR="00B33A3F" w:rsidRPr="00296BE8">
          <w:rPr>
            <w:rStyle w:val="a6"/>
            <w:noProof/>
          </w:rPr>
          <w:t>3.3</w:t>
        </w:r>
        <w:r w:rsidR="00B33A3F">
          <w:rPr>
            <w:rFonts w:cstheme="minorBidi"/>
            <w:noProof/>
            <w:kern w:val="2"/>
            <w:sz w:val="24"/>
            <w:szCs w:val="24"/>
          </w:rPr>
          <w:tab/>
        </w:r>
        <w:r w:rsidR="00B33A3F" w:rsidRPr="00296BE8">
          <w:rPr>
            <w:rStyle w:val="a6"/>
            <w:rFonts w:hint="eastAsia"/>
            <w:noProof/>
          </w:rPr>
          <w:t>日志修复问题的多种解决方法</w:t>
        </w:r>
        <w:r w:rsidR="00B33A3F">
          <w:rPr>
            <w:noProof/>
            <w:webHidden/>
          </w:rPr>
          <w:tab/>
        </w:r>
        <w:r w:rsidR="00B33A3F">
          <w:rPr>
            <w:noProof/>
            <w:webHidden/>
          </w:rPr>
          <w:fldChar w:fldCharType="begin"/>
        </w:r>
        <w:r w:rsidR="00B33A3F">
          <w:rPr>
            <w:noProof/>
            <w:webHidden/>
          </w:rPr>
          <w:instrText xml:space="preserve"> PAGEREF _Toc430716797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5ACC1397" w14:textId="77777777" w:rsidR="00B33A3F" w:rsidRDefault="00CA3D85">
      <w:pPr>
        <w:pStyle w:val="21"/>
        <w:tabs>
          <w:tab w:val="left" w:pos="960"/>
          <w:tab w:val="right" w:leader="dot" w:pos="8296"/>
        </w:tabs>
        <w:rPr>
          <w:rFonts w:cstheme="minorBidi"/>
          <w:noProof/>
          <w:kern w:val="2"/>
          <w:sz w:val="24"/>
          <w:szCs w:val="24"/>
        </w:rPr>
      </w:pPr>
      <w:hyperlink w:anchor="_Toc430716798" w:history="1">
        <w:r w:rsidR="00B33A3F" w:rsidRPr="00296BE8">
          <w:rPr>
            <w:rStyle w:val="a6"/>
            <w:noProof/>
          </w:rPr>
          <w:t>3.4</w:t>
        </w:r>
        <w:r w:rsidR="00B33A3F">
          <w:rPr>
            <w:rFonts w:cstheme="minorBidi"/>
            <w:noProof/>
            <w:kern w:val="2"/>
            <w:sz w:val="24"/>
            <w:szCs w:val="24"/>
          </w:rPr>
          <w:tab/>
        </w:r>
        <w:r w:rsidR="00B33A3F" w:rsidRPr="00296BE8">
          <w:rPr>
            <w:rStyle w:val="a6"/>
            <w:rFonts w:hint="eastAsia"/>
            <w:noProof/>
          </w:rPr>
          <w:t>评估与对比算法结果与性能</w:t>
        </w:r>
        <w:r w:rsidR="00B33A3F">
          <w:rPr>
            <w:noProof/>
            <w:webHidden/>
          </w:rPr>
          <w:tab/>
        </w:r>
        <w:r w:rsidR="00B33A3F">
          <w:rPr>
            <w:noProof/>
            <w:webHidden/>
          </w:rPr>
          <w:fldChar w:fldCharType="begin"/>
        </w:r>
        <w:r w:rsidR="00B33A3F">
          <w:rPr>
            <w:noProof/>
            <w:webHidden/>
          </w:rPr>
          <w:instrText xml:space="preserve"> PAGEREF _Toc430716798 \h </w:instrText>
        </w:r>
        <w:r w:rsidR="00B33A3F">
          <w:rPr>
            <w:noProof/>
            <w:webHidden/>
          </w:rPr>
        </w:r>
        <w:r w:rsidR="00B33A3F">
          <w:rPr>
            <w:noProof/>
            <w:webHidden/>
          </w:rPr>
          <w:fldChar w:fldCharType="separate"/>
        </w:r>
        <w:r w:rsidR="00B33A3F">
          <w:rPr>
            <w:noProof/>
            <w:webHidden/>
          </w:rPr>
          <w:t>19</w:t>
        </w:r>
        <w:r w:rsidR="00B33A3F">
          <w:rPr>
            <w:noProof/>
            <w:webHidden/>
          </w:rPr>
          <w:fldChar w:fldCharType="end"/>
        </w:r>
      </w:hyperlink>
    </w:p>
    <w:p w14:paraId="621861C5" w14:textId="77777777" w:rsidR="00B33A3F" w:rsidRDefault="00CA3D85">
      <w:pPr>
        <w:pStyle w:val="11"/>
        <w:rPr>
          <w:rFonts w:cstheme="minorBidi"/>
          <w:noProof/>
          <w:kern w:val="2"/>
          <w:sz w:val="24"/>
          <w:szCs w:val="24"/>
        </w:rPr>
      </w:pPr>
      <w:hyperlink w:anchor="_Toc430716799" w:history="1">
        <w:r w:rsidR="00B33A3F" w:rsidRPr="00296BE8">
          <w:rPr>
            <w:rStyle w:val="a6"/>
            <w:noProof/>
          </w:rPr>
          <w:t>4</w:t>
        </w:r>
        <w:r w:rsidR="00B33A3F">
          <w:rPr>
            <w:rFonts w:cstheme="minorBidi"/>
            <w:noProof/>
            <w:kern w:val="2"/>
            <w:sz w:val="24"/>
            <w:szCs w:val="24"/>
          </w:rPr>
          <w:tab/>
        </w:r>
        <w:r w:rsidR="00B33A3F" w:rsidRPr="00296BE8">
          <w:rPr>
            <w:rStyle w:val="a6"/>
            <w:rFonts w:hint="eastAsia"/>
            <w:noProof/>
          </w:rPr>
          <w:t>研究方案与技术路线</w:t>
        </w:r>
        <w:r w:rsidR="00B33A3F">
          <w:rPr>
            <w:noProof/>
            <w:webHidden/>
          </w:rPr>
          <w:tab/>
        </w:r>
        <w:r w:rsidR="00B33A3F">
          <w:rPr>
            <w:noProof/>
            <w:webHidden/>
          </w:rPr>
          <w:fldChar w:fldCharType="begin"/>
        </w:r>
        <w:r w:rsidR="00B33A3F">
          <w:rPr>
            <w:noProof/>
            <w:webHidden/>
          </w:rPr>
          <w:instrText xml:space="preserve"> PAGEREF _Toc430716799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5C6B9B35" w14:textId="77777777" w:rsidR="00B33A3F" w:rsidRDefault="00CA3D85">
      <w:pPr>
        <w:pStyle w:val="21"/>
        <w:tabs>
          <w:tab w:val="left" w:pos="960"/>
          <w:tab w:val="right" w:leader="dot" w:pos="8296"/>
        </w:tabs>
        <w:rPr>
          <w:rFonts w:cstheme="minorBidi"/>
          <w:noProof/>
          <w:kern w:val="2"/>
          <w:sz w:val="24"/>
          <w:szCs w:val="24"/>
        </w:rPr>
      </w:pPr>
      <w:hyperlink w:anchor="_Toc430716800" w:history="1">
        <w:r w:rsidR="00B33A3F" w:rsidRPr="00296BE8">
          <w:rPr>
            <w:rStyle w:val="a6"/>
            <w:noProof/>
          </w:rPr>
          <w:t>4.1</w:t>
        </w:r>
        <w:r w:rsidR="00B33A3F">
          <w:rPr>
            <w:rFonts w:cstheme="minorBidi"/>
            <w:noProof/>
            <w:kern w:val="2"/>
            <w:sz w:val="24"/>
            <w:szCs w:val="24"/>
          </w:rPr>
          <w:tab/>
        </w:r>
        <w:r w:rsidR="00B33A3F" w:rsidRPr="00296BE8">
          <w:rPr>
            <w:rStyle w:val="a6"/>
            <w:rFonts w:hint="eastAsia"/>
            <w:noProof/>
          </w:rPr>
          <w:t>问题的形式化定义</w:t>
        </w:r>
        <w:r w:rsidR="00B33A3F">
          <w:rPr>
            <w:noProof/>
            <w:webHidden/>
          </w:rPr>
          <w:tab/>
        </w:r>
        <w:r w:rsidR="00B33A3F">
          <w:rPr>
            <w:noProof/>
            <w:webHidden/>
          </w:rPr>
          <w:fldChar w:fldCharType="begin"/>
        </w:r>
        <w:r w:rsidR="00B33A3F">
          <w:rPr>
            <w:noProof/>
            <w:webHidden/>
          </w:rPr>
          <w:instrText xml:space="preserve"> PAGEREF _Toc430716800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72E1586" w14:textId="77777777" w:rsidR="00B33A3F" w:rsidRDefault="00CA3D85">
      <w:pPr>
        <w:pStyle w:val="21"/>
        <w:tabs>
          <w:tab w:val="left" w:pos="960"/>
          <w:tab w:val="right" w:leader="dot" w:pos="8296"/>
        </w:tabs>
        <w:rPr>
          <w:rFonts w:cstheme="minorBidi"/>
          <w:noProof/>
          <w:kern w:val="2"/>
          <w:sz w:val="24"/>
          <w:szCs w:val="24"/>
        </w:rPr>
      </w:pPr>
      <w:hyperlink w:anchor="_Toc430716801" w:history="1">
        <w:r w:rsidR="00B33A3F" w:rsidRPr="00296BE8">
          <w:rPr>
            <w:rStyle w:val="a6"/>
            <w:noProof/>
          </w:rPr>
          <w:t>4.2</w:t>
        </w:r>
        <w:r w:rsidR="00B33A3F">
          <w:rPr>
            <w:rFonts w:cstheme="minorBidi"/>
            <w:noProof/>
            <w:kern w:val="2"/>
            <w:sz w:val="24"/>
            <w:szCs w:val="24"/>
          </w:rPr>
          <w:tab/>
        </w:r>
        <w:r w:rsidR="00B33A3F" w:rsidRPr="00296BE8">
          <w:rPr>
            <w:rStyle w:val="a6"/>
            <w:rFonts w:hint="eastAsia"/>
            <w:noProof/>
          </w:rPr>
          <w:t>通过归约的方法来验证日志修复问题的复杂性</w:t>
        </w:r>
        <w:r w:rsidR="00B33A3F">
          <w:rPr>
            <w:noProof/>
            <w:webHidden/>
          </w:rPr>
          <w:tab/>
        </w:r>
        <w:r w:rsidR="00B33A3F">
          <w:rPr>
            <w:noProof/>
            <w:webHidden/>
          </w:rPr>
          <w:fldChar w:fldCharType="begin"/>
        </w:r>
        <w:r w:rsidR="00B33A3F">
          <w:rPr>
            <w:noProof/>
            <w:webHidden/>
          </w:rPr>
          <w:instrText xml:space="preserve"> PAGEREF _Toc430716801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2DFC8448" w14:textId="77777777" w:rsidR="00B33A3F" w:rsidRDefault="00CA3D85">
      <w:pPr>
        <w:pStyle w:val="21"/>
        <w:tabs>
          <w:tab w:val="left" w:pos="960"/>
          <w:tab w:val="right" w:leader="dot" w:pos="8296"/>
        </w:tabs>
        <w:rPr>
          <w:rFonts w:cstheme="minorBidi"/>
          <w:noProof/>
          <w:kern w:val="2"/>
          <w:sz w:val="24"/>
          <w:szCs w:val="24"/>
        </w:rPr>
      </w:pPr>
      <w:hyperlink w:anchor="_Toc430716802" w:history="1">
        <w:r w:rsidR="00B33A3F" w:rsidRPr="00296BE8">
          <w:rPr>
            <w:rStyle w:val="a6"/>
            <w:noProof/>
          </w:rPr>
          <w:t>4.3</w:t>
        </w:r>
        <w:r w:rsidR="00B33A3F">
          <w:rPr>
            <w:rFonts w:cstheme="minorBidi"/>
            <w:noProof/>
            <w:kern w:val="2"/>
            <w:sz w:val="24"/>
            <w:szCs w:val="24"/>
          </w:rPr>
          <w:tab/>
        </w:r>
        <w:r w:rsidR="00B33A3F" w:rsidRPr="00296BE8">
          <w:rPr>
            <w:rStyle w:val="a6"/>
            <w:rFonts w:hint="eastAsia"/>
            <w:noProof/>
          </w:rPr>
          <w:t>设计日志修复问题的多种解决方法</w:t>
        </w:r>
        <w:r w:rsidR="00B33A3F">
          <w:rPr>
            <w:noProof/>
            <w:webHidden/>
          </w:rPr>
          <w:tab/>
        </w:r>
        <w:r w:rsidR="00B33A3F">
          <w:rPr>
            <w:noProof/>
            <w:webHidden/>
          </w:rPr>
          <w:fldChar w:fldCharType="begin"/>
        </w:r>
        <w:r w:rsidR="00B33A3F">
          <w:rPr>
            <w:noProof/>
            <w:webHidden/>
          </w:rPr>
          <w:instrText xml:space="preserve"> PAGEREF _Toc430716802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4B6B8663" w14:textId="77777777" w:rsidR="00B33A3F" w:rsidRDefault="00CA3D85">
      <w:pPr>
        <w:pStyle w:val="31"/>
        <w:tabs>
          <w:tab w:val="left" w:pos="1200"/>
          <w:tab w:val="right" w:leader="dot" w:pos="8296"/>
        </w:tabs>
        <w:rPr>
          <w:rFonts w:cstheme="minorBidi"/>
          <w:noProof/>
          <w:kern w:val="2"/>
          <w:sz w:val="24"/>
          <w:szCs w:val="24"/>
        </w:rPr>
      </w:pPr>
      <w:hyperlink w:anchor="_Toc430716803" w:history="1">
        <w:r w:rsidR="00B33A3F" w:rsidRPr="00296BE8">
          <w:rPr>
            <w:rStyle w:val="a6"/>
            <w:noProof/>
          </w:rPr>
          <w:t>4.3.1</w:t>
        </w:r>
        <w:r w:rsidR="00B33A3F">
          <w:rPr>
            <w:rFonts w:cstheme="minorBidi"/>
            <w:noProof/>
            <w:kern w:val="2"/>
            <w:sz w:val="24"/>
            <w:szCs w:val="24"/>
          </w:rPr>
          <w:tab/>
        </w:r>
        <w:r w:rsidR="00B33A3F" w:rsidRPr="00296BE8">
          <w:rPr>
            <w:rStyle w:val="a6"/>
            <w:noProof/>
          </w:rPr>
          <w:t>A*</w:t>
        </w:r>
        <w:r w:rsidR="00B33A3F" w:rsidRPr="00296BE8">
          <w:rPr>
            <w:rStyle w:val="a6"/>
            <w:rFonts w:hint="eastAsia"/>
            <w:noProof/>
          </w:rPr>
          <w:t>算法设计</w:t>
        </w:r>
        <w:r w:rsidR="00B33A3F">
          <w:rPr>
            <w:noProof/>
            <w:webHidden/>
          </w:rPr>
          <w:tab/>
        </w:r>
        <w:r w:rsidR="00B33A3F">
          <w:rPr>
            <w:noProof/>
            <w:webHidden/>
          </w:rPr>
          <w:fldChar w:fldCharType="begin"/>
        </w:r>
        <w:r w:rsidR="00B33A3F">
          <w:rPr>
            <w:noProof/>
            <w:webHidden/>
          </w:rPr>
          <w:instrText xml:space="preserve"> PAGEREF _Toc430716803 \h </w:instrText>
        </w:r>
        <w:r w:rsidR="00B33A3F">
          <w:rPr>
            <w:noProof/>
            <w:webHidden/>
          </w:rPr>
        </w:r>
        <w:r w:rsidR="00B33A3F">
          <w:rPr>
            <w:noProof/>
            <w:webHidden/>
          </w:rPr>
          <w:fldChar w:fldCharType="separate"/>
        </w:r>
        <w:r w:rsidR="00B33A3F">
          <w:rPr>
            <w:noProof/>
            <w:webHidden/>
          </w:rPr>
          <w:t>20</w:t>
        </w:r>
        <w:r w:rsidR="00B33A3F">
          <w:rPr>
            <w:noProof/>
            <w:webHidden/>
          </w:rPr>
          <w:fldChar w:fldCharType="end"/>
        </w:r>
      </w:hyperlink>
    </w:p>
    <w:p w14:paraId="770F61B2" w14:textId="77777777" w:rsidR="00B33A3F" w:rsidRDefault="00CA3D85">
      <w:pPr>
        <w:pStyle w:val="31"/>
        <w:tabs>
          <w:tab w:val="left" w:pos="1200"/>
          <w:tab w:val="right" w:leader="dot" w:pos="8296"/>
        </w:tabs>
        <w:rPr>
          <w:rFonts w:cstheme="minorBidi"/>
          <w:noProof/>
          <w:kern w:val="2"/>
          <w:sz w:val="24"/>
          <w:szCs w:val="24"/>
        </w:rPr>
      </w:pPr>
      <w:hyperlink w:anchor="_Toc430716804" w:history="1">
        <w:r w:rsidR="00B33A3F" w:rsidRPr="00296BE8">
          <w:rPr>
            <w:rStyle w:val="a6"/>
            <w:noProof/>
          </w:rPr>
          <w:t>4.3.2</w:t>
        </w:r>
        <w:r w:rsidR="00B33A3F">
          <w:rPr>
            <w:rFonts w:cstheme="minorBidi"/>
            <w:noProof/>
            <w:kern w:val="2"/>
            <w:sz w:val="24"/>
            <w:szCs w:val="24"/>
          </w:rPr>
          <w:tab/>
        </w:r>
        <w:r w:rsidR="00B33A3F" w:rsidRPr="00296BE8">
          <w:rPr>
            <w:rStyle w:val="a6"/>
            <w:rFonts w:hint="eastAsia"/>
            <w:noProof/>
          </w:rPr>
          <w:t>加速算法设计</w:t>
        </w:r>
        <w:r w:rsidR="00B33A3F">
          <w:rPr>
            <w:noProof/>
            <w:webHidden/>
          </w:rPr>
          <w:tab/>
        </w:r>
        <w:r w:rsidR="00B33A3F">
          <w:rPr>
            <w:noProof/>
            <w:webHidden/>
          </w:rPr>
          <w:fldChar w:fldCharType="begin"/>
        </w:r>
        <w:r w:rsidR="00B33A3F">
          <w:rPr>
            <w:noProof/>
            <w:webHidden/>
          </w:rPr>
          <w:instrText xml:space="preserve"> PAGEREF _Toc430716804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2423F2C9" w14:textId="77777777" w:rsidR="00B33A3F" w:rsidRDefault="00CA3D85">
      <w:pPr>
        <w:pStyle w:val="31"/>
        <w:tabs>
          <w:tab w:val="left" w:pos="1200"/>
          <w:tab w:val="right" w:leader="dot" w:pos="8296"/>
        </w:tabs>
        <w:rPr>
          <w:rFonts w:cstheme="minorBidi"/>
          <w:noProof/>
          <w:kern w:val="2"/>
          <w:sz w:val="24"/>
          <w:szCs w:val="24"/>
        </w:rPr>
      </w:pPr>
      <w:hyperlink w:anchor="_Toc430716805" w:history="1">
        <w:r w:rsidR="00B33A3F" w:rsidRPr="00296BE8">
          <w:rPr>
            <w:rStyle w:val="a6"/>
            <w:noProof/>
          </w:rPr>
          <w:t>4.3.3</w:t>
        </w:r>
        <w:r w:rsidR="00B33A3F">
          <w:rPr>
            <w:rFonts w:cstheme="minorBidi"/>
            <w:noProof/>
            <w:kern w:val="2"/>
            <w:sz w:val="24"/>
            <w:szCs w:val="24"/>
          </w:rPr>
          <w:tab/>
        </w:r>
        <w:r w:rsidR="00B33A3F" w:rsidRPr="00296BE8">
          <w:rPr>
            <w:rStyle w:val="a6"/>
            <w:rFonts w:hint="eastAsia"/>
            <w:noProof/>
          </w:rPr>
          <w:t>贪心算法设计</w:t>
        </w:r>
        <w:r w:rsidR="00B33A3F">
          <w:rPr>
            <w:noProof/>
            <w:webHidden/>
          </w:rPr>
          <w:tab/>
        </w:r>
        <w:r w:rsidR="00B33A3F">
          <w:rPr>
            <w:noProof/>
            <w:webHidden/>
          </w:rPr>
          <w:fldChar w:fldCharType="begin"/>
        </w:r>
        <w:r w:rsidR="00B33A3F">
          <w:rPr>
            <w:noProof/>
            <w:webHidden/>
          </w:rPr>
          <w:instrText xml:space="preserve"> PAGEREF _Toc430716805 \h </w:instrText>
        </w:r>
        <w:r w:rsidR="00B33A3F">
          <w:rPr>
            <w:noProof/>
            <w:webHidden/>
          </w:rPr>
        </w:r>
        <w:r w:rsidR="00B33A3F">
          <w:rPr>
            <w:noProof/>
            <w:webHidden/>
          </w:rPr>
          <w:fldChar w:fldCharType="separate"/>
        </w:r>
        <w:r w:rsidR="00B33A3F">
          <w:rPr>
            <w:noProof/>
            <w:webHidden/>
          </w:rPr>
          <w:t>21</w:t>
        </w:r>
        <w:r w:rsidR="00B33A3F">
          <w:rPr>
            <w:noProof/>
            <w:webHidden/>
          </w:rPr>
          <w:fldChar w:fldCharType="end"/>
        </w:r>
      </w:hyperlink>
    </w:p>
    <w:p w14:paraId="1225CC15" w14:textId="77777777" w:rsidR="00B33A3F" w:rsidRDefault="00CA3D85">
      <w:pPr>
        <w:pStyle w:val="21"/>
        <w:tabs>
          <w:tab w:val="left" w:pos="960"/>
          <w:tab w:val="right" w:leader="dot" w:pos="8296"/>
        </w:tabs>
        <w:rPr>
          <w:rFonts w:cstheme="minorBidi"/>
          <w:noProof/>
          <w:kern w:val="2"/>
          <w:sz w:val="24"/>
          <w:szCs w:val="24"/>
        </w:rPr>
      </w:pPr>
      <w:hyperlink w:anchor="_Toc430716806" w:history="1">
        <w:r w:rsidR="00B33A3F" w:rsidRPr="00296BE8">
          <w:rPr>
            <w:rStyle w:val="a6"/>
            <w:noProof/>
          </w:rPr>
          <w:t>4.4</w:t>
        </w:r>
        <w:r w:rsidR="00B33A3F">
          <w:rPr>
            <w:rFonts w:cstheme="minorBidi"/>
            <w:noProof/>
            <w:kern w:val="2"/>
            <w:sz w:val="24"/>
            <w:szCs w:val="24"/>
          </w:rPr>
          <w:tab/>
        </w:r>
        <w:r w:rsidR="00B33A3F" w:rsidRPr="00296BE8">
          <w:rPr>
            <w:rStyle w:val="a6"/>
            <w:rFonts w:hint="eastAsia"/>
            <w:noProof/>
          </w:rPr>
          <w:t>评估与对比算法结果及性能</w:t>
        </w:r>
        <w:r w:rsidR="00B33A3F">
          <w:rPr>
            <w:noProof/>
            <w:webHidden/>
          </w:rPr>
          <w:tab/>
        </w:r>
        <w:r w:rsidR="00B33A3F">
          <w:rPr>
            <w:noProof/>
            <w:webHidden/>
          </w:rPr>
          <w:fldChar w:fldCharType="begin"/>
        </w:r>
        <w:r w:rsidR="00B33A3F">
          <w:rPr>
            <w:noProof/>
            <w:webHidden/>
          </w:rPr>
          <w:instrText xml:space="preserve"> PAGEREF _Toc430716806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4F130AE8" w14:textId="77777777" w:rsidR="00B33A3F" w:rsidRDefault="00CA3D85">
      <w:pPr>
        <w:pStyle w:val="31"/>
        <w:tabs>
          <w:tab w:val="left" w:pos="1200"/>
          <w:tab w:val="right" w:leader="dot" w:pos="8296"/>
        </w:tabs>
        <w:rPr>
          <w:rFonts w:cstheme="minorBidi"/>
          <w:noProof/>
          <w:kern w:val="2"/>
          <w:sz w:val="24"/>
          <w:szCs w:val="24"/>
        </w:rPr>
      </w:pPr>
      <w:hyperlink w:anchor="_Toc430716807" w:history="1">
        <w:r w:rsidR="00B33A3F" w:rsidRPr="00296BE8">
          <w:rPr>
            <w:rStyle w:val="a6"/>
            <w:noProof/>
          </w:rPr>
          <w:t>4.4.1</w:t>
        </w:r>
        <w:r w:rsidR="00B33A3F">
          <w:rPr>
            <w:rFonts w:cstheme="minorBidi"/>
            <w:noProof/>
            <w:kern w:val="2"/>
            <w:sz w:val="24"/>
            <w:szCs w:val="24"/>
          </w:rPr>
          <w:tab/>
        </w:r>
        <w:r w:rsidR="00B33A3F" w:rsidRPr="00296BE8">
          <w:rPr>
            <w:rStyle w:val="a6"/>
            <w:rFonts w:hint="eastAsia"/>
            <w:noProof/>
          </w:rPr>
          <w:t>实验数据获取方式</w:t>
        </w:r>
        <w:r w:rsidR="00B33A3F">
          <w:rPr>
            <w:noProof/>
            <w:webHidden/>
          </w:rPr>
          <w:tab/>
        </w:r>
        <w:r w:rsidR="00B33A3F">
          <w:rPr>
            <w:noProof/>
            <w:webHidden/>
          </w:rPr>
          <w:fldChar w:fldCharType="begin"/>
        </w:r>
        <w:r w:rsidR="00B33A3F">
          <w:rPr>
            <w:noProof/>
            <w:webHidden/>
          </w:rPr>
          <w:instrText xml:space="preserve"> PAGEREF _Toc430716807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89658D9" w14:textId="77777777" w:rsidR="00B33A3F" w:rsidRDefault="00CA3D85">
      <w:pPr>
        <w:pStyle w:val="31"/>
        <w:tabs>
          <w:tab w:val="left" w:pos="1200"/>
          <w:tab w:val="right" w:leader="dot" w:pos="8296"/>
        </w:tabs>
        <w:rPr>
          <w:rFonts w:cstheme="minorBidi"/>
          <w:noProof/>
          <w:kern w:val="2"/>
          <w:sz w:val="24"/>
          <w:szCs w:val="24"/>
        </w:rPr>
      </w:pPr>
      <w:hyperlink w:anchor="_Toc430716808" w:history="1">
        <w:r w:rsidR="00B33A3F" w:rsidRPr="00296BE8">
          <w:rPr>
            <w:rStyle w:val="a6"/>
            <w:noProof/>
          </w:rPr>
          <w:t>4.4.2</w:t>
        </w:r>
        <w:r w:rsidR="00B33A3F">
          <w:rPr>
            <w:rFonts w:cstheme="minorBidi"/>
            <w:noProof/>
            <w:kern w:val="2"/>
            <w:sz w:val="24"/>
            <w:szCs w:val="24"/>
          </w:rPr>
          <w:tab/>
        </w:r>
        <w:r w:rsidR="00B33A3F" w:rsidRPr="00296BE8">
          <w:rPr>
            <w:rStyle w:val="a6"/>
            <w:rFonts w:hint="eastAsia"/>
            <w:noProof/>
          </w:rPr>
          <w:t>实验方案设计</w:t>
        </w:r>
        <w:r w:rsidR="00B33A3F">
          <w:rPr>
            <w:noProof/>
            <w:webHidden/>
          </w:rPr>
          <w:tab/>
        </w:r>
        <w:r w:rsidR="00B33A3F">
          <w:rPr>
            <w:noProof/>
            <w:webHidden/>
          </w:rPr>
          <w:fldChar w:fldCharType="begin"/>
        </w:r>
        <w:r w:rsidR="00B33A3F">
          <w:rPr>
            <w:noProof/>
            <w:webHidden/>
          </w:rPr>
          <w:instrText xml:space="preserve"> PAGEREF _Toc430716808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2ADB4C42" w14:textId="77777777" w:rsidR="00B33A3F" w:rsidRDefault="00CA3D85">
      <w:pPr>
        <w:pStyle w:val="31"/>
        <w:tabs>
          <w:tab w:val="left" w:pos="1200"/>
          <w:tab w:val="right" w:leader="dot" w:pos="8296"/>
        </w:tabs>
        <w:rPr>
          <w:rFonts w:cstheme="minorBidi"/>
          <w:noProof/>
          <w:kern w:val="2"/>
          <w:sz w:val="24"/>
          <w:szCs w:val="24"/>
        </w:rPr>
      </w:pPr>
      <w:hyperlink w:anchor="_Toc430716809" w:history="1">
        <w:r w:rsidR="00B33A3F" w:rsidRPr="00296BE8">
          <w:rPr>
            <w:rStyle w:val="a6"/>
            <w:noProof/>
          </w:rPr>
          <w:t>4.4.3</w:t>
        </w:r>
        <w:r w:rsidR="00B33A3F">
          <w:rPr>
            <w:rFonts w:cstheme="minorBidi"/>
            <w:noProof/>
            <w:kern w:val="2"/>
            <w:sz w:val="24"/>
            <w:szCs w:val="24"/>
          </w:rPr>
          <w:tab/>
        </w:r>
        <w:r w:rsidR="00B33A3F" w:rsidRPr="00296BE8">
          <w:rPr>
            <w:rStyle w:val="a6"/>
            <w:rFonts w:hint="eastAsia"/>
            <w:noProof/>
          </w:rPr>
          <w:t>实验结果准确性评估</w:t>
        </w:r>
        <w:r w:rsidR="00B33A3F">
          <w:rPr>
            <w:noProof/>
            <w:webHidden/>
          </w:rPr>
          <w:tab/>
        </w:r>
        <w:r w:rsidR="00B33A3F">
          <w:rPr>
            <w:noProof/>
            <w:webHidden/>
          </w:rPr>
          <w:fldChar w:fldCharType="begin"/>
        </w:r>
        <w:r w:rsidR="00B33A3F">
          <w:rPr>
            <w:noProof/>
            <w:webHidden/>
          </w:rPr>
          <w:instrText xml:space="preserve"> PAGEREF _Toc430716809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3A094822" w14:textId="77777777" w:rsidR="00B33A3F" w:rsidRDefault="00CA3D85">
      <w:pPr>
        <w:pStyle w:val="31"/>
        <w:tabs>
          <w:tab w:val="left" w:pos="1200"/>
          <w:tab w:val="right" w:leader="dot" w:pos="8296"/>
        </w:tabs>
        <w:rPr>
          <w:rFonts w:cstheme="minorBidi"/>
          <w:noProof/>
          <w:kern w:val="2"/>
          <w:sz w:val="24"/>
          <w:szCs w:val="24"/>
        </w:rPr>
      </w:pPr>
      <w:hyperlink w:anchor="_Toc430716810" w:history="1">
        <w:r w:rsidR="00B33A3F" w:rsidRPr="00296BE8">
          <w:rPr>
            <w:rStyle w:val="a6"/>
            <w:noProof/>
          </w:rPr>
          <w:t>4.4.4</w:t>
        </w:r>
        <w:r w:rsidR="00B33A3F">
          <w:rPr>
            <w:rFonts w:cstheme="minorBidi"/>
            <w:noProof/>
            <w:kern w:val="2"/>
            <w:sz w:val="24"/>
            <w:szCs w:val="24"/>
          </w:rPr>
          <w:tab/>
        </w:r>
        <w:r w:rsidR="00B33A3F" w:rsidRPr="00296BE8">
          <w:rPr>
            <w:rStyle w:val="a6"/>
            <w:rFonts w:hint="eastAsia"/>
            <w:noProof/>
          </w:rPr>
          <w:t>实验性能评估</w:t>
        </w:r>
        <w:r w:rsidR="00B33A3F">
          <w:rPr>
            <w:noProof/>
            <w:webHidden/>
          </w:rPr>
          <w:tab/>
        </w:r>
        <w:r w:rsidR="00B33A3F">
          <w:rPr>
            <w:noProof/>
            <w:webHidden/>
          </w:rPr>
          <w:fldChar w:fldCharType="begin"/>
        </w:r>
        <w:r w:rsidR="00B33A3F">
          <w:rPr>
            <w:noProof/>
            <w:webHidden/>
          </w:rPr>
          <w:instrText xml:space="preserve"> PAGEREF _Toc430716810 \h </w:instrText>
        </w:r>
        <w:r w:rsidR="00B33A3F">
          <w:rPr>
            <w:noProof/>
            <w:webHidden/>
          </w:rPr>
        </w:r>
        <w:r w:rsidR="00B33A3F">
          <w:rPr>
            <w:noProof/>
            <w:webHidden/>
          </w:rPr>
          <w:fldChar w:fldCharType="separate"/>
        </w:r>
        <w:r w:rsidR="00B33A3F">
          <w:rPr>
            <w:noProof/>
            <w:webHidden/>
          </w:rPr>
          <w:t>22</w:t>
        </w:r>
        <w:r w:rsidR="00B33A3F">
          <w:rPr>
            <w:noProof/>
            <w:webHidden/>
          </w:rPr>
          <w:fldChar w:fldCharType="end"/>
        </w:r>
      </w:hyperlink>
    </w:p>
    <w:p w14:paraId="1121171F" w14:textId="77777777" w:rsidR="00B33A3F" w:rsidRDefault="00CA3D85">
      <w:pPr>
        <w:pStyle w:val="31"/>
        <w:tabs>
          <w:tab w:val="left" w:pos="1200"/>
          <w:tab w:val="right" w:leader="dot" w:pos="8296"/>
        </w:tabs>
        <w:rPr>
          <w:rFonts w:cstheme="minorBidi"/>
          <w:noProof/>
          <w:kern w:val="2"/>
          <w:sz w:val="24"/>
          <w:szCs w:val="24"/>
        </w:rPr>
      </w:pPr>
      <w:hyperlink w:anchor="_Toc430716811" w:history="1">
        <w:r w:rsidR="00B33A3F" w:rsidRPr="00296BE8">
          <w:rPr>
            <w:rStyle w:val="a6"/>
            <w:noProof/>
          </w:rPr>
          <w:t>4.4.5</w:t>
        </w:r>
        <w:r w:rsidR="00B33A3F">
          <w:rPr>
            <w:rFonts w:cstheme="minorBidi"/>
            <w:noProof/>
            <w:kern w:val="2"/>
            <w:sz w:val="24"/>
            <w:szCs w:val="24"/>
          </w:rPr>
          <w:tab/>
        </w:r>
        <w:r w:rsidR="00B33A3F" w:rsidRPr="00296BE8">
          <w:rPr>
            <w:rStyle w:val="a6"/>
            <w:rFonts w:hint="eastAsia"/>
            <w:noProof/>
          </w:rPr>
          <w:t>同已有算法的对比实验</w:t>
        </w:r>
        <w:r w:rsidR="00B33A3F">
          <w:rPr>
            <w:noProof/>
            <w:webHidden/>
          </w:rPr>
          <w:tab/>
        </w:r>
        <w:r w:rsidR="00B33A3F">
          <w:rPr>
            <w:noProof/>
            <w:webHidden/>
          </w:rPr>
          <w:fldChar w:fldCharType="begin"/>
        </w:r>
        <w:r w:rsidR="00B33A3F">
          <w:rPr>
            <w:noProof/>
            <w:webHidden/>
          </w:rPr>
          <w:instrText xml:space="preserve"> PAGEREF _Toc430716811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3D80C0C7" w14:textId="77777777" w:rsidR="00B33A3F" w:rsidRDefault="00CA3D85">
      <w:pPr>
        <w:pStyle w:val="11"/>
        <w:rPr>
          <w:rFonts w:cstheme="minorBidi"/>
          <w:noProof/>
          <w:kern w:val="2"/>
          <w:sz w:val="24"/>
          <w:szCs w:val="24"/>
        </w:rPr>
      </w:pPr>
      <w:hyperlink w:anchor="_Toc430716812" w:history="1">
        <w:r w:rsidR="00B33A3F" w:rsidRPr="00296BE8">
          <w:rPr>
            <w:rStyle w:val="a6"/>
            <w:noProof/>
          </w:rPr>
          <w:t>5</w:t>
        </w:r>
        <w:r w:rsidR="00B33A3F">
          <w:rPr>
            <w:rFonts w:cstheme="minorBidi"/>
            <w:noProof/>
            <w:kern w:val="2"/>
            <w:sz w:val="24"/>
            <w:szCs w:val="24"/>
          </w:rPr>
          <w:tab/>
        </w:r>
        <w:r w:rsidR="00B33A3F" w:rsidRPr="00296BE8">
          <w:rPr>
            <w:rStyle w:val="a6"/>
            <w:rFonts w:hint="eastAsia"/>
            <w:noProof/>
          </w:rPr>
          <w:t>预期成果及可能的创新点</w:t>
        </w:r>
        <w:r w:rsidR="00B33A3F">
          <w:rPr>
            <w:noProof/>
            <w:webHidden/>
          </w:rPr>
          <w:tab/>
        </w:r>
        <w:r w:rsidR="00B33A3F">
          <w:rPr>
            <w:noProof/>
            <w:webHidden/>
          </w:rPr>
          <w:fldChar w:fldCharType="begin"/>
        </w:r>
        <w:r w:rsidR="00B33A3F">
          <w:rPr>
            <w:noProof/>
            <w:webHidden/>
          </w:rPr>
          <w:instrText xml:space="preserve"> PAGEREF _Toc430716812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0F7054D5" w14:textId="77777777" w:rsidR="00B33A3F" w:rsidRDefault="00CA3D85">
      <w:pPr>
        <w:pStyle w:val="21"/>
        <w:tabs>
          <w:tab w:val="left" w:pos="960"/>
          <w:tab w:val="right" w:leader="dot" w:pos="8296"/>
        </w:tabs>
        <w:rPr>
          <w:rFonts w:cstheme="minorBidi"/>
          <w:noProof/>
          <w:kern w:val="2"/>
          <w:sz w:val="24"/>
          <w:szCs w:val="24"/>
        </w:rPr>
      </w:pPr>
      <w:hyperlink w:anchor="_Toc430716813" w:history="1">
        <w:r w:rsidR="00B33A3F" w:rsidRPr="00296BE8">
          <w:rPr>
            <w:rStyle w:val="a6"/>
            <w:noProof/>
          </w:rPr>
          <w:t>5.1</w:t>
        </w:r>
        <w:r w:rsidR="00B33A3F">
          <w:rPr>
            <w:rFonts w:cstheme="minorBidi"/>
            <w:noProof/>
            <w:kern w:val="2"/>
            <w:sz w:val="24"/>
            <w:szCs w:val="24"/>
          </w:rPr>
          <w:tab/>
        </w:r>
        <w:r w:rsidR="00B33A3F" w:rsidRPr="00296BE8">
          <w:rPr>
            <w:rStyle w:val="a6"/>
            <w:rFonts w:hint="eastAsia"/>
            <w:noProof/>
          </w:rPr>
          <w:t>预期成果</w:t>
        </w:r>
        <w:r w:rsidR="00B33A3F">
          <w:rPr>
            <w:noProof/>
            <w:webHidden/>
          </w:rPr>
          <w:tab/>
        </w:r>
        <w:r w:rsidR="00B33A3F">
          <w:rPr>
            <w:noProof/>
            <w:webHidden/>
          </w:rPr>
          <w:fldChar w:fldCharType="begin"/>
        </w:r>
        <w:r w:rsidR="00B33A3F">
          <w:rPr>
            <w:noProof/>
            <w:webHidden/>
          </w:rPr>
          <w:instrText xml:space="preserve"> PAGEREF _Toc430716813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63732E3E" w14:textId="77777777" w:rsidR="00B33A3F" w:rsidRDefault="00CA3D85">
      <w:pPr>
        <w:pStyle w:val="21"/>
        <w:tabs>
          <w:tab w:val="left" w:pos="960"/>
          <w:tab w:val="right" w:leader="dot" w:pos="8296"/>
        </w:tabs>
        <w:rPr>
          <w:rFonts w:cstheme="minorBidi"/>
          <w:noProof/>
          <w:kern w:val="2"/>
          <w:sz w:val="24"/>
          <w:szCs w:val="24"/>
        </w:rPr>
      </w:pPr>
      <w:hyperlink w:anchor="_Toc430716814" w:history="1">
        <w:r w:rsidR="00B33A3F" w:rsidRPr="00296BE8">
          <w:rPr>
            <w:rStyle w:val="a6"/>
            <w:noProof/>
          </w:rPr>
          <w:t>5.2</w:t>
        </w:r>
        <w:r w:rsidR="00B33A3F">
          <w:rPr>
            <w:rFonts w:cstheme="minorBidi"/>
            <w:noProof/>
            <w:kern w:val="2"/>
            <w:sz w:val="24"/>
            <w:szCs w:val="24"/>
          </w:rPr>
          <w:tab/>
        </w:r>
        <w:r w:rsidR="00B33A3F" w:rsidRPr="00296BE8">
          <w:rPr>
            <w:rStyle w:val="a6"/>
            <w:rFonts w:hint="eastAsia"/>
            <w:noProof/>
          </w:rPr>
          <w:t>可能的创新点</w:t>
        </w:r>
        <w:r w:rsidR="00B33A3F">
          <w:rPr>
            <w:noProof/>
            <w:webHidden/>
          </w:rPr>
          <w:tab/>
        </w:r>
        <w:r w:rsidR="00B33A3F">
          <w:rPr>
            <w:noProof/>
            <w:webHidden/>
          </w:rPr>
          <w:fldChar w:fldCharType="begin"/>
        </w:r>
        <w:r w:rsidR="00B33A3F">
          <w:rPr>
            <w:noProof/>
            <w:webHidden/>
          </w:rPr>
          <w:instrText xml:space="preserve"> PAGEREF _Toc430716814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54C1E992" w14:textId="77777777" w:rsidR="00B33A3F" w:rsidRDefault="00CA3D85">
      <w:pPr>
        <w:pStyle w:val="11"/>
        <w:rPr>
          <w:rFonts w:cstheme="minorBidi"/>
          <w:noProof/>
          <w:kern w:val="2"/>
          <w:sz w:val="24"/>
          <w:szCs w:val="24"/>
        </w:rPr>
      </w:pPr>
      <w:hyperlink w:anchor="_Toc430716815" w:history="1">
        <w:r w:rsidR="00B33A3F" w:rsidRPr="00296BE8">
          <w:rPr>
            <w:rStyle w:val="a6"/>
            <w:noProof/>
          </w:rPr>
          <w:t>6</w:t>
        </w:r>
        <w:r w:rsidR="00B33A3F">
          <w:rPr>
            <w:rFonts w:cstheme="minorBidi"/>
            <w:noProof/>
            <w:kern w:val="2"/>
            <w:sz w:val="24"/>
            <w:szCs w:val="24"/>
          </w:rPr>
          <w:tab/>
        </w:r>
        <w:r w:rsidR="00B33A3F" w:rsidRPr="00296BE8">
          <w:rPr>
            <w:rStyle w:val="a6"/>
            <w:rFonts w:hint="eastAsia"/>
            <w:noProof/>
          </w:rPr>
          <w:t>研究计划</w:t>
        </w:r>
        <w:r w:rsidR="00B33A3F">
          <w:rPr>
            <w:noProof/>
            <w:webHidden/>
          </w:rPr>
          <w:tab/>
        </w:r>
        <w:r w:rsidR="00B33A3F">
          <w:rPr>
            <w:noProof/>
            <w:webHidden/>
          </w:rPr>
          <w:fldChar w:fldCharType="begin"/>
        </w:r>
        <w:r w:rsidR="00B33A3F">
          <w:rPr>
            <w:noProof/>
            <w:webHidden/>
          </w:rPr>
          <w:instrText xml:space="preserve"> PAGEREF _Toc430716815 \h </w:instrText>
        </w:r>
        <w:r w:rsidR="00B33A3F">
          <w:rPr>
            <w:noProof/>
            <w:webHidden/>
          </w:rPr>
        </w:r>
        <w:r w:rsidR="00B33A3F">
          <w:rPr>
            <w:noProof/>
            <w:webHidden/>
          </w:rPr>
          <w:fldChar w:fldCharType="separate"/>
        </w:r>
        <w:r w:rsidR="00B33A3F">
          <w:rPr>
            <w:noProof/>
            <w:webHidden/>
          </w:rPr>
          <w:t>23</w:t>
        </w:r>
        <w:r w:rsidR="00B33A3F">
          <w:rPr>
            <w:noProof/>
            <w:webHidden/>
          </w:rPr>
          <w:fldChar w:fldCharType="end"/>
        </w:r>
      </w:hyperlink>
    </w:p>
    <w:p w14:paraId="2E2A7935" w14:textId="77777777" w:rsidR="00B33A3F" w:rsidRDefault="00CA3D85">
      <w:pPr>
        <w:pStyle w:val="11"/>
        <w:rPr>
          <w:rFonts w:cstheme="minorBidi"/>
          <w:noProof/>
          <w:kern w:val="2"/>
          <w:sz w:val="24"/>
          <w:szCs w:val="24"/>
        </w:rPr>
      </w:pPr>
      <w:hyperlink w:anchor="_Toc430716816" w:history="1">
        <w:r w:rsidR="00B33A3F" w:rsidRPr="00296BE8">
          <w:rPr>
            <w:rStyle w:val="a6"/>
            <w:noProof/>
          </w:rPr>
          <w:t>7</w:t>
        </w:r>
        <w:r w:rsidR="00B33A3F">
          <w:rPr>
            <w:rFonts w:cstheme="minorBidi"/>
            <w:noProof/>
            <w:kern w:val="2"/>
            <w:sz w:val="24"/>
            <w:szCs w:val="24"/>
          </w:rPr>
          <w:tab/>
        </w:r>
        <w:r w:rsidR="00B33A3F" w:rsidRPr="00296BE8">
          <w:rPr>
            <w:rStyle w:val="a6"/>
            <w:rFonts w:hint="eastAsia"/>
            <w:noProof/>
          </w:rPr>
          <w:t>参考文献</w:t>
        </w:r>
        <w:r w:rsidR="00B33A3F">
          <w:rPr>
            <w:noProof/>
            <w:webHidden/>
          </w:rPr>
          <w:tab/>
        </w:r>
        <w:r w:rsidR="00B33A3F">
          <w:rPr>
            <w:noProof/>
            <w:webHidden/>
          </w:rPr>
          <w:fldChar w:fldCharType="begin"/>
        </w:r>
        <w:r w:rsidR="00B33A3F">
          <w:rPr>
            <w:noProof/>
            <w:webHidden/>
          </w:rPr>
          <w:instrText xml:space="preserve"> PAGEREF _Toc430716816 \h </w:instrText>
        </w:r>
        <w:r w:rsidR="00B33A3F">
          <w:rPr>
            <w:noProof/>
            <w:webHidden/>
          </w:rPr>
        </w:r>
        <w:r w:rsidR="00B33A3F">
          <w:rPr>
            <w:noProof/>
            <w:webHidden/>
          </w:rPr>
          <w:fldChar w:fldCharType="separate"/>
        </w:r>
        <w:r w:rsidR="00B33A3F">
          <w:rPr>
            <w:noProof/>
            <w:webHidden/>
          </w:rPr>
          <w:t>24</w:t>
        </w:r>
        <w:r w:rsidR="00B33A3F">
          <w:rPr>
            <w:noProof/>
            <w:webHidden/>
          </w:rPr>
          <w:fldChar w:fldCharType="end"/>
        </w:r>
      </w:hyperlink>
    </w:p>
    <w:p w14:paraId="6394A749" w14:textId="77777777" w:rsidR="0062389D" w:rsidRDefault="00FF0F04" w:rsidP="00601758">
      <w:pPr>
        <w:pStyle w:val="1"/>
      </w:pPr>
      <w:r>
        <w:fldChar w:fldCharType="end"/>
      </w:r>
      <w:bookmarkStart w:id="0" w:name="_Toc430716778"/>
      <w:r w:rsidR="00DC10EE" w:rsidRPr="00DC10EE">
        <w:rPr>
          <w:rFonts w:hint="eastAsia"/>
        </w:rPr>
        <w:t>选题背景</w:t>
      </w:r>
      <w:bookmarkEnd w:id="0"/>
    </w:p>
    <w:p w14:paraId="58E28910" w14:textId="5EFD94BF" w:rsidR="00601758" w:rsidRDefault="00601758" w:rsidP="00601758">
      <w:pPr>
        <w:ind w:firstLine="420"/>
      </w:pPr>
      <w:r>
        <w:rPr>
          <w:rFonts w:hint="eastAsia"/>
        </w:rPr>
        <w:t>在高科技信息化时代，伴随着信息技术的飞速发展和市场变化的日新月异，过程感知的信息系统（即</w:t>
      </w:r>
      <w:r>
        <w:rPr>
          <w:rFonts w:hint="eastAsia"/>
        </w:rPr>
        <w:t>Process Aware Information System</w:t>
      </w:r>
      <w:r>
        <w:rPr>
          <w:rFonts w:hint="eastAsia"/>
        </w:rPr>
        <w:t>，简称</w:t>
      </w:r>
      <w:r>
        <w:rPr>
          <w:rFonts w:hint="eastAsia"/>
        </w:rPr>
        <w:t>PAIS</w:t>
      </w:r>
      <w:r>
        <w:rPr>
          <w:rFonts w:hint="eastAsia"/>
        </w:rPr>
        <w:t>）已经被广泛的应用于各行业，为企业提供业务流程建模与实施能力。商业流程随着其经营内容的发展而变得复杂，这一变化促进了企业对流程模型的研究和使用。大量以分析流程模型为核心功能的系统（如：业务流程管理系统，即</w:t>
      </w:r>
      <w:r>
        <w:rPr>
          <w:rFonts w:hint="eastAsia"/>
        </w:rPr>
        <w:t>Business Process Management</w:t>
      </w:r>
      <w:r>
        <w:rPr>
          <w:rFonts w:hint="eastAsia"/>
        </w:rPr>
        <w:t>系统，简称</w:t>
      </w:r>
      <w:r>
        <w:rPr>
          <w:rFonts w:hint="eastAsia"/>
        </w:rPr>
        <w:t>BPM</w:t>
      </w:r>
      <w:r>
        <w:rPr>
          <w:rFonts w:hint="eastAsia"/>
        </w:rPr>
        <w:t>系统；业务活动监测系统，即</w:t>
      </w:r>
      <w:r>
        <w:rPr>
          <w:rFonts w:hint="eastAsia"/>
        </w:rPr>
        <w:t>Business Activity Monitoring</w:t>
      </w:r>
      <w:r>
        <w:rPr>
          <w:rFonts w:hint="eastAsia"/>
        </w:rPr>
        <w:t>系统，简称</w:t>
      </w:r>
      <w:r>
        <w:rPr>
          <w:rFonts w:hint="eastAsia"/>
        </w:rPr>
        <w:t>BAM</w:t>
      </w:r>
      <w:r>
        <w:rPr>
          <w:rFonts w:hint="eastAsia"/>
        </w:rPr>
        <w:t>系统；以及业务流程智能系统，即</w:t>
      </w:r>
      <w:r>
        <w:rPr>
          <w:rFonts w:hint="eastAsia"/>
        </w:rPr>
        <w:t>Business Process Intelligence</w:t>
      </w:r>
      <w:r>
        <w:rPr>
          <w:rFonts w:hint="eastAsia"/>
        </w:rPr>
        <w:t>系统，简称</w:t>
      </w:r>
      <w:r>
        <w:rPr>
          <w:rFonts w:hint="eastAsia"/>
        </w:rPr>
        <w:t>BPI</w:t>
      </w:r>
      <w:r>
        <w:rPr>
          <w:rFonts w:hint="eastAsia"/>
        </w:rPr>
        <w:t>系统）的涌现印证了流程模型对管理层的重要性。这些业务流程管理系统为企业提供了对流程模型和业务事件日志相配套的管理。在这些应用环境中，模型和日志已不单单是用作记录流程的工具，它们已经成为企业业务流程优化、业务流程监控等环节的重要参与者和有效载体</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_Ref430453756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[1]</w:t>
      </w:r>
      <w:r w:rsidR="007917A6" w:rsidRPr="00226282">
        <w:rPr>
          <w:vertAlign w:val="superscript"/>
        </w:rPr>
        <w:fldChar w:fldCharType="end"/>
      </w:r>
      <w:r>
        <w:rPr>
          <w:rFonts w:hint="eastAsia"/>
        </w:rPr>
        <w:t>。业务流程模型，简称流程模型，近年来已经成为现代企业不可缺少的重要组成部分，是企业宝贵的知识资产。企业为业务流程建立模型，这些模型可以帮助人们记录保存商业流程、理解分析业务逻辑。结构良好的流程模型已经被广泛应用于办公自动化、企业信息化、电子政务和电子商务等领域。常用模型的类型包括</w:t>
      </w:r>
      <w:r>
        <w:rPr>
          <w:rFonts w:hint="eastAsia"/>
        </w:rPr>
        <w:t>Imperative</w:t>
      </w:r>
      <w:r>
        <w:rPr>
          <w:rFonts w:hint="eastAsia"/>
        </w:rPr>
        <w:t>模型（如</w:t>
      </w:r>
      <w:r>
        <w:rPr>
          <w:rFonts w:hint="eastAsia"/>
        </w:rPr>
        <w:t>EPC</w:t>
      </w:r>
      <w:r>
        <w:rPr>
          <w:rFonts w:hint="eastAsia"/>
        </w:rPr>
        <w:t>、</w:t>
      </w:r>
      <w:r>
        <w:rPr>
          <w:rFonts w:hint="eastAsia"/>
        </w:rPr>
        <w:t>Petri</w:t>
      </w:r>
      <w:r>
        <w:rPr>
          <w:rFonts w:hint="eastAsia"/>
        </w:rPr>
        <w:t>网、</w:t>
      </w:r>
      <w:r>
        <w:rPr>
          <w:rFonts w:hint="eastAsia"/>
        </w:rPr>
        <w:t>BPMN2.0</w:t>
      </w:r>
      <w:r>
        <w:rPr>
          <w:rFonts w:hint="eastAsia"/>
        </w:rPr>
        <w:t>和</w:t>
      </w:r>
      <w:r>
        <w:rPr>
          <w:rFonts w:hint="eastAsia"/>
        </w:rPr>
        <w:t>YAWL</w:t>
      </w:r>
      <w:r>
        <w:rPr>
          <w:rFonts w:hint="eastAsia"/>
        </w:rPr>
        <w:t>）、</w:t>
      </w:r>
      <w:r>
        <w:rPr>
          <w:rFonts w:hint="eastAsia"/>
        </w:rPr>
        <w:t>Declarative</w:t>
      </w:r>
      <w:r>
        <w:rPr>
          <w:rFonts w:hint="eastAsia"/>
        </w:rPr>
        <w:t>模型（如</w:t>
      </w:r>
      <w:proofErr w:type="spellStart"/>
      <w:r w:rsidR="00F921F6">
        <w:rPr>
          <w:rFonts w:hint="eastAsia"/>
        </w:rPr>
        <w:t>ConDec</w:t>
      </w:r>
      <w:proofErr w:type="spellEnd"/>
      <w:r>
        <w:rPr>
          <w:rFonts w:hint="eastAsia"/>
        </w:rPr>
        <w:t>）、</w:t>
      </w:r>
      <w:r>
        <w:rPr>
          <w:rFonts w:hint="eastAsia"/>
        </w:rPr>
        <w:t>Hybrid</w:t>
      </w:r>
      <w:r>
        <w:rPr>
          <w:rFonts w:hint="eastAsia"/>
        </w:rPr>
        <w:t>模型等。系统日志是过程分析、过程挖掘与过程改进研究的起点。目前，所有的系统日志均可转化为事件日志（即</w:t>
      </w:r>
      <w:r>
        <w:rPr>
          <w:rFonts w:hint="eastAsia"/>
        </w:rPr>
        <w:t>Event Log</w:t>
      </w:r>
      <w:r>
        <w:rPr>
          <w:rFonts w:hint="eastAsia"/>
        </w:rPr>
        <w:t>）。事件日志用于记录业务流程的实际执行情况，其在企业信息系统中的作用体现在两个方面：</w:t>
      </w:r>
      <w:r>
        <w:rPr>
          <w:rFonts w:hint="eastAsia"/>
        </w:rPr>
        <w:t xml:space="preserve">1. </w:t>
      </w:r>
      <w:r>
        <w:rPr>
          <w:rFonts w:hint="eastAsia"/>
        </w:rPr>
        <w:t>记录企业的内部业务流程执行情况；</w:t>
      </w:r>
      <w:r>
        <w:rPr>
          <w:rFonts w:hint="eastAsia"/>
        </w:rPr>
        <w:t xml:space="preserve">2. </w:t>
      </w:r>
      <w:r>
        <w:rPr>
          <w:rFonts w:hint="eastAsia"/>
        </w:rPr>
        <w:t>反映企业各部门的运营状况。</w:t>
      </w:r>
    </w:p>
    <w:p w14:paraId="05B11A16" w14:textId="77777777" w:rsidR="00601758" w:rsidRDefault="00601758" w:rsidP="00601758">
      <w:pPr>
        <w:ind w:firstLine="420"/>
      </w:pPr>
      <w:r>
        <w:rPr>
          <w:rFonts w:hint="eastAsia"/>
        </w:rPr>
        <w:t>业务流程的不断丰富变化使其结构也变得越来越复杂，企业的运营管理也越来越依赖于业务流程方面的支持。然而，实际的业务操作经常性地偏离于企业的业务模型，例如业务模型中的某些活动在事件日志中被遗漏而没有被记录下来、事件日志中记录了业务模型中没有描述到的一些活动、事件日志中某些活动的执行顺序不符合业务模型中的描述等。造成上述业务操作同业务模型发生偏离的原因可能来自两方面：</w:t>
      </w:r>
      <w:r>
        <w:rPr>
          <w:rFonts w:hint="eastAsia"/>
        </w:rPr>
        <w:t xml:space="preserve">1. </w:t>
      </w:r>
      <w:r>
        <w:rPr>
          <w:rFonts w:hint="eastAsia"/>
        </w:rPr>
        <w:t>业务流程本身发生变化造成了业务模型的过时，即业务模型已经无法刻画实际的业务需求；</w:t>
      </w:r>
      <w:r>
        <w:rPr>
          <w:rFonts w:hint="eastAsia"/>
        </w:rPr>
        <w:t xml:space="preserve">2. </w:t>
      </w:r>
      <w:r>
        <w:rPr>
          <w:rFonts w:hint="eastAsia"/>
        </w:rPr>
        <w:t>在业务的实际操作过程中存在人为或系统的记录错误。流程管理为了减小模型和日志之间的偏离程度，首先需要对它们进行符合性检测来获知它们的偏离程度，然后需要采取一定的技术手段对模型或者日志进行相应的修复。</w:t>
      </w:r>
    </w:p>
    <w:p w14:paraId="7642675A" w14:textId="14F21DEB" w:rsidR="00601758" w:rsidRDefault="00601758" w:rsidP="00601758">
      <w:pPr>
        <w:ind w:firstLine="420"/>
      </w:pPr>
      <w:r>
        <w:rPr>
          <w:rFonts w:hint="eastAsia"/>
        </w:rPr>
        <w:t>业务流程分析技术往往依赖于流程模型，并且认定实际执行的业务过程应该符合于流程模型。因此对于流程管理而言，检测实际的业务流程在多大程度上符合流程模型的规范是非</w:t>
      </w:r>
      <w:r>
        <w:rPr>
          <w:rFonts w:hint="eastAsia"/>
        </w:rPr>
        <w:lastRenderedPageBreak/>
        <w:t>常重要的。符合性检测是流程挖掘中用来检查系统日志记载的实际行为与设计的流程模型行为是否相符的常用办法，为检测实际行为同模型规范之间的偏离程度提供了方法</w:t>
      </w:r>
      <w:r w:rsidR="00BD7641">
        <w:rPr>
          <w:rFonts w:hint="eastAsia"/>
        </w:rPr>
        <w:t>（见</w:t>
      </w:r>
      <w:r w:rsidR="00BD7641">
        <w:fldChar w:fldCharType="begin"/>
      </w:r>
      <w:r w:rsidR="00BD7641">
        <w:instrText xml:space="preserve"> </w:instrText>
      </w:r>
      <w:r w:rsidR="00BD7641">
        <w:rPr>
          <w:rFonts w:hint="eastAsia"/>
        </w:rPr>
        <w:instrText>REF _Ref430682457 \h</w:instrText>
      </w:r>
      <w:r w:rsidR="00BD7641">
        <w:instrText xml:space="preserve"> </w:instrText>
      </w:r>
      <w:r w:rsidR="00BD7641">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BD7641">
        <w:fldChar w:fldCharType="end"/>
      </w:r>
      <w:r w:rsidR="00BD7641">
        <w:rPr>
          <w:rFonts w:hint="eastAsia"/>
        </w:rPr>
        <w:t>）</w:t>
      </w:r>
      <w:r>
        <w:rPr>
          <w:rFonts w:hint="eastAsia"/>
        </w:rPr>
        <w:t>。符合性检测的主要方法是：在流程模型上模拟执行事件日志中的任务序列，通过统计可被模型再现的任务序列及模型运行中可能触发的非运行序列中的任务个数，进而判断模型与日志的符合程度</w:t>
      </w:r>
      <w:r w:rsidR="00226282" w:rsidRPr="00226282">
        <w:rPr>
          <w:vertAlign w:val="superscript"/>
        </w:rPr>
        <w:fldChar w:fldCharType="begin"/>
      </w:r>
      <w:r w:rsidR="00226282" w:rsidRPr="00226282">
        <w:rPr>
          <w:vertAlign w:val="superscript"/>
        </w:rPr>
        <w:instrText xml:space="preserve"> </w:instrText>
      </w:r>
      <w:r w:rsidR="00226282" w:rsidRPr="00226282">
        <w:rPr>
          <w:rFonts w:hint="eastAsia"/>
          <w:vertAlign w:val="superscript"/>
        </w:rPr>
        <w:instrText>REF _Ref430510479 \r \h</w:instrText>
      </w:r>
      <w:r w:rsidR="00226282" w:rsidRPr="00226282">
        <w:rPr>
          <w:vertAlign w:val="superscript"/>
        </w:rPr>
        <w:instrText xml:space="preserve"> </w:instrText>
      </w:r>
      <w:r w:rsidR="00226282">
        <w:rPr>
          <w:vertAlign w:val="superscript"/>
        </w:rPr>
        <w:instrText xml:space="preserve"> \* MERGEFORMAT </w:instrText>
      </w:r>
      <w:r w:rsidR="00226282" w:rsidRPr="00226282">
        <w:rPr>
          <w:vertAlign w:val="superscript"/>
        </w:rPr>
      </w:r>
      <w:r w:rsidR="00226282" w:rsidRPr="00226282">
        <w:rPr>
          <w:vertAlign w:val="superscript"/>
        </w:rPr>
        <w:fldChar w:fldCharType="separate"/>
      </w:r>
      <w:r w:rsidR="001347AB">
        <w:rPr>
          <w:vertAlign w:val="superscript"/>
        </w:rPr>
        <w:t>[19]</w:t>
      </w:r>
      <w:r w:rsidR="00226282" w:rsidRPr="00226282">
        <w:rPr>
          <w:vertAlign w:val="superscript"/>
        </w:rPr>
        <w:fldChar w:fldCharType="end"/>
      </w:r>
      <w:r>
        <w:rPr>
          <w:rFonts w:hint="eastAsia"/>
        </w:rPr>
        <w:t>。因此，事件日志的正确性对符合性检测，以及后续的流程分析、挖掘与改进来说是非常重要的。</w:t>
      </w:r>
    </w:p>
    <w:p w14:paraId="6C83CBB9" w14:textId="77777777" w:rsidR="000451F1" w:rsidRDefault="00601758" w:rsidP="000451F1">
      <w:pPr>
        <w:keepNext/>
        <w:jc w:val="center"/>
      </w:pPr>
      <w:r>
        <w:rPr>
          <w:rFonts w:hint="eastAsia"/>
          <w:noProof/>
          <w:sz w:val="24"/>
        </w:rPr>
        <w:drawing>
          <wp:inline distT="0" distB="0" distL="0" distR="0" wp14:anchorId="4A1DE112" wp14:editId="77505E35">
            <wp:extent cx="4846320" cy="3200400"/>
            <wp:effectExtent l="0" t="0" r="0" b="0"/>
            <wp:docPr id="1" name="图片 1" descr="Conformance%20checking%20in%20the%20broader%20context%20of%20process%20m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ormance%20checking%20in%20the%20broader%20context%20of%20process%20mi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6320" cy="3200400"/>
                    </a:xfrm>
                    <a:prstGeom prst="rect">
                      <a:avLst/>
                    </a:prstGeom>
                    <a:noFill/>
                    <a:ln>
                      <a:noFill/>
                    </a:ln>
                  </pic:spPr>
                </pic:pic>
              </a:graphicData>
            </a:graphic>
          </wp:inline>
        </w:drawing>
      </w:r>
    </w:p>
    <w:p w14:paraId="172B64EE" w14:textId="610845C4" w:rsidR="00601758" w:rsidRDefault="000451F1" w:rsidP="000451F1">
      <w:pPr>
        <w:pStyle w:val="a7"/>
        <w:jc w:val="center"/>
      </w:pPr>
      <w:bookmarkStart w:id="1" w:name="_Ref430682457"/>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1</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1"/>
      <w:r>
        <w:t xml:space="preserve"> </w:t>
      </w:r>
      <w:r w:rsidRPr="00123372">
        <w:rPr>
          <w:rFonts w:hint="eastAsia"/>
        </w:rPr>
        <w:t>符合性检测同流程发现、流程增加之间的关系</w:t>
      </w:r>
    </w:p>
    <w:p w14:paraId="76CBC783" w14:textId="77777777" w:rsidR="00601758" w:rsidRDefault="00601758" w:rsidP="00601758">
      <w:pPr>
        <w:ind w:firstLine="420"/>
        <w:jc w:val="left"/>
      </w:pPr>
      <w:r>
        <w:rPr>
          <w:rFonts w:hint="eastAsia"/>
        </w:rPr>
        <w:t>目前已经有很多学者对流程日志与模型的修复问题展开了研究。针对修复对象而言，已有的技术可以分为对模型控制流进行修复、对日志进行修复、对模型任务标签进行修复。对模型控制流、模型任务标签进行修复可以让模型重新变得可靠，使其更高效、准确地刻画业务流程。对事件日志进行修复，即将发生偏离的日志修正为符合模型要求的日志，使这部分日志中的有效信息得以保留、错误信息加以纠正、缺失信息加以补充。针对日志修复维度而言，修复方法又可以分为针对控制流进行的修复和对包含数据、资源、时间等信息的控制流进行修复。</w:t>
      </w:r>
    </w:p>
    <w:p w14:paraId="02B1F09E" w14:textId="7092ECFE" w:rsidR="00601758" w:rsidRDefault="00601758" w:rsidP="00601758">
      <w:pPr>
        <w:ind w:firstLine="420"/>
        <w:jc w:val="left"/>
      </w:pPr>
      <w:r>
        <w:rPr>
          <w:rFonts w:hint="eastAsia"/>
        </w:rPr>
        <w:t>现有的日志模型修复方法或是基于已有日志和模型进行修复或是基于日志中的结构化信息进行修复，然而当日志中的可用信息非常少（例如活动顺序全部丢失，即日志中事件的发生时间缺失），传统的日志修复方法就无法快速有效地对日志进行修复。</w:t>
      </w:r>
    </w:p>
    <w:p w14:paraId="14970D10" w14:textId="77777777" w:rsidR="00DA0AE0" w:rsidRDefault="00002E56" w:rsidP="00DA0AE0">
      <w:pPr>
        <w:keepNext/>
        <w:jc w:val="center"/>
      </w:pPr>
      <w:r w:rsidRPr="00002E56">
        <w:rPr>
          <w:noProof/>
        </w:rPr>
        <w:drawing>
          <wp:inline distT="0" distB="0" distL="0" distR="0" wp14:anchorId="546901C4" wp14:editId="22EB4091">
            <wp:extent cx="3927552" cy="1609472"/>
            <wp:effectExtent l="0" t="0" r="952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6979" cy="1613335"/>
                    </a:xfrm>
                    <a:prstGeom prst="rect">
                      <a:avLst/>
                    </a:prstGeom>
                  </pic:spPr>
                </pic:pic>
              </a:graphicData>
            </a:graphic>
          </wp:inline>
        </w:drawing>
      </w:r>
    </w:p>
    <w:p w14:paraId="5561588B" w14:textId="3B84F0F1" w:rsidR="00B96CFC" w:rsidRDefault="00DA0AE0" w:rsidP="00DA0AE0">
      <w:pPr>
        <w:pStyle w:val="a7"/>
        <w:jc w:val="center"/>
      </w:pPr>
      <w:bookmarkStart w:id="2" w:name="_Ref43076592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47AB">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47AB">
        <w:rPr>
          <w:noProof/>
        </w:rPr>
        <w:t>2</w:t>
      </w:r>
      <w:r>
        <w:fldChar w:fldCharType="end"/>
      </w:r>
      <w:bookmarkEnd w:id="2"/>
      <w:r>
        <w:t xml:space="preserve"> Petri</w:t>
      </w:r>
      <w:r>
        <w:t>网模型</w:t>
      </w:r>
      <w:r>
        <w:t>I</w:t>
      </w:r>
    </w:p>
    <w:p w14:paraId="34CD95ED" w14:textId="015B060C" w:rsidR="00002E56" w:rsidRDefault="00002E56" w:rsidP="00516619">
      <w:pPr>
        <w:ind w:firstLine="420"/>
        <w:jc w:val="left"/>
      </w:pPr>
      <w:r>
        <w:rPr>
          <w:rFonts w:hint="eastAsia"/>
        </w:rPr>
        <w:lastRenderedPageBreak/>
        <w:t>给定</w:t>
      </w:r>
      <w:r>
        <w:t>流程模型如</w:t>
      </w:r>
      <w:r w:rsidR="00DA0AE0">
        <w:fldChar w:fldCharType="begin"/>
      </w:r>
      <w:r w:rsidR="00DA0AE0">
        <w:instrText xml:space="preserve"> REF _Ref430765926 \h </w:instrText>
      </w:r>
      <w:r w:rsidR="00DA0AE0">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2</w:t>
      </w:r>
      <w:r w:rsidR="00DA0AE0">
        <w:fldChar w:fldCharType="end"/>
      </w:r>
      <w:r>
        <w:t>所示，</w:t>
      </w:r>
      <w:r>
        <w:rPr>
          <w:rFonts w:hint="eastAsia"/>
        </w:rPr>
        <w:t>现有</w:t>
      </w:r>
      <w:r>
        <w:t>的</w:t>
      </w:r>
      <w:r>
        <w:rPr>
          <w:rFonts w:hint="eastAsia"/>
        </w:rPr>
        <w:t>事件</w:t>
      </w:r>
      <w:r>
        <w:t>日志</w:t>
      </w:r>
      <w:r w:rsidR="00516619">
        <w:t>仅</w:t>
      </w:r>
      <w:r>
        <w:t>记录</w:t>
      </w:r>
      <w:r w:rsidR="00516619">
        <w:t>了活动名称：</w:t>
      </w:r>
      <w:r w:rsidR="00516619">
        <w:t xml:space="preserve">{A, A, </w:t>
      </w:r>
      <w:r w:rsidR="00CA3D85">
        <w:t>H</w:t>
      </w:r>
      <w:r w:rsidR="00516619">
        <w:t>}</w:t>
      </w:r>
      <w:r w:rsidR="00516619">
        <w:t>，</w:t>
      </w:r>
      <w:r w:rsidR="00516619">
        <w:rPr>
          <w:rFonts w:hint="eastAsia"/>
        </w:rPr>
        <w:t>活动</w:t>
      </w:r>
      <w:r w:rsidR="00516619">
        <w:t>的执行顺序等其他信息全部缺失。在这种情况下</w:t>
      </w:r>
      <w:r w:rsidR="00516619">
        <w:rPr>
          <w:rFonts w:hint="eastAsia"/>
        </w:rPr>
        <w:t>对</w:t>
      </w:r>
      <w:r w:rsidR="00AF6913">
        <w:t>日志进行修复</w:t>
      </w:r>
      <w:r w:rsidR="00AF6913">
        <w:rPr>
          <w:rFonts w:hint="eastAsia"/>
        </w:rPr>
        <w:t>可</w:t>
      </w:r>
      <w:r w:rsidR="00516619">
        <w:t>形成有效的轨迹有</w:t>
      </w:r>
      <w:r w:rsidR="00516619">
        <w:t xml:space="preserve">&lt;A, </w:t>
      </w:r>
      <w:r w:rsidR="00CA3D85">
        <w:t>B, H</w:t>
      </w:r>
      <w:r w:rsidR="00516619">
        <w:t>&gt;</w:t>
      </w:r>
      <w:r w:rsidR="00516619">
        <w:t>、</w:t>
      </w:r>
      <w:r w:rsidR="00516619">
        <w:t>&lt;A, C</w:t>
      </w:r>
      <w:r w:rsidR="00CA3D85">
        <w:t>, D, G, H</w:t>
      </w:r>
      <w:r w:rsidR="00516619">
        <w:t>&gt;</w:t>
      </w:r>
      <w:r w:rsidR="00516619">
        <w:t>和</w:t>
      </w:r>
      <w:r w:rsidR="00516619">
        <w:t>&lt;A,</w:t>
      </w:r>
      <w:r w:rsidR="00CA3D85">
        <w:t xml:space="preserve"> C, E, F, G, H</w:t>
      </w:r>
      <w:r w:rsidR="00516619">
        <w:t>&gt;</w:t>
      </w:r>
      <w:r w:rsidR="00516619">
        <w:t>。</w:t>
      </w:r>
      <w:r w:rsidR="00516619">
        <w:rPr>
          <w:rFonts w:hint="eastAsia"/>
        </w:rPr>
        <w:t>假定</w:t>
      </w:r>
      <w:r w:rsidR="00CA3D85">
        <w:rPr>
          <w:rFonts w:hint="eastAsia"/>
        </w:rPr>
        <w:t>对</w:t>
      </w:r>
      <w:r w:rsidR="00CA3D85">
        <w:t>活动多集中的任意活动而言，</w:t>
      </w:r>
      <w:r w:rsidR="00516619">
        <w:rPr>
          <w:rFonts w:hint="eastAsia"/>
        </w:rPr>
        <w:t>将</w:t>
      </w:r>
      <w:r w:rsidR="00CA3D85">
        <w:t>其</w:t>
      </w:r>
      <w:r w:rsidR="00516619">
        <w:t>插入当前轨迹</w:t>
      </w:r>
      <w:r w:rsidR="00CA3D85">
        <w:t>的代价是</w:t>
      </w:r>
      <w:r w:rsidR="00CA3D85">
        <w:t>1</w:t>
      </w:r>
      <w:r w:rsidR="00CA3D85">
        <w:t>，</w:t>
      </w:r>
      <w:r w:rsidR="00CA3D85">
        <w:rPr>
          <w:rFonts w:hint="eastAsia"/>
        </w:rPr>
        <w:t>对</w:t>
      </w:r>
      <w:r w:rsidR="00CA3D85">
        <w:t>只在给定模型中出现但不出现在活动多集中的活动而言，</w:t>
      </w:r>
      <w:r w:rsidR="00CA3D85">
        <w:rPr>
          <w:rFonts w:hint="eastAsia"/>
        </w:rPr>
        <w:t>将</w:t>
      </w:r>
      <w:r w:rsidR="00CA3D85">
        <w:t>其插入当前轨迹的代价是</w:t>
      </w:r>
      <w:r w:rsidR="00CA3D85">
        <w:t>2</w:t>
      </w:r>
      <w:r w:rsidR="00516619">
        <w:t>，</w:t>
      </w:r>
      <w:r w:rsidR="00516619">
        <w:rPr>
          <w:rFonts w:hint="eastAsia"/>
        </w:rPr>
        <w:t>那么</w:t>
      </w:r>
      <w:r w:rsidR="00516619">
        <w:t>从原日志中得到</w:t>
      </w:r>
      <w:r w:rsidR="00516619">
        <w:rPr>
          <w:rFonts w:hint="eastAsia"/>
        </w:rPr>
        <w:t>第一条</w:t>
      </w:r>
      <w:r w:rsidR="00516619">
        <w:t>轨迹的代价是</w:t>
      </w:r>
      <w:r w:rsidR="00CA3D85">
        <w:t>4</w:t>
      </w:r>
      <w:r w:rsidR="00516619">
        <w:t>，</w:t>
      </w:r>
      <w:r w:rsidR="00516619">
        <w:rPr>
          <w:rFonts w:hint="eastAsia"/>
        </w:rPr>
        <w:t>得到</w:t>
      </w:r>
      <w:r w:rsidR="00516619">
        <w:t>第二条和第三条轨迹的代价</w:t>
      </w:r>
      <w:r w:rsidR="00CA3D85">
        <w:t>分别</w:t>
      </w:r>
      <w:r w:rsidR="00516619">
        <w:t>是</w:t>
      </w:r>
      <w:r w:rsidR="00CA3D85">
        <w:t>8</w:t>
      </w:r>
      <w:r w:rsidR="00CA3D85">
        <w:rPr>
          <w:rFonts w:hint="eastAsia"/>
        </w:rPr>
        <w:t>和</w:t>
      </w:r>
      <w:r w:rsidR="00CA3D85">
        <w:t>10</w:t>
      </w:r>
      <w:r w:rsidR="00516619">
        <w:t>。因此，只有</w:t>
      </w:r>
      <w:r w:rsidR="00516619">
        <w:rPr>
          <w:rFonts w:hint="eastAsia"/>
        </w:rPr>
        <w:t>第一条</w:t>
      </w:r>
      <w:r w:rsidR="00516619">
        <w:t>轨迹是经过最小修复代价而得到的。</w:t>
      </w:r>
    </w:p>
    <w:p w14:paraId="47AD9723" w14:textId="67B9774E" w:rsidR="00516619" w:rsidRPr="00601758" w:rsidRDefault="00516619" w:rsidP="00516619">
      <w:pPr>
        <w:ind w:firstLine="420"/>
        <w:jc w:val="left"/>
      </w:pPr>
      <w:r>
        <w:rPr>
          <w:rFonts w:hint="eastAsia"/>
        </w:rPr>
        <w:t>本课题旨在针对解决上述类型的日志修复问题进行形式化定义、问题的复杂性分析，提出具体的算法解决方案并验证算法的</w:t>
      </w:r>
      <w:r w:rsidR="00D25B1B">
        <w:rPr>
          <w:rFonts w:hint="eastAsia"/>
        </w:rPr>
        <w:t>效果</w:t>
      </w:r>
      <w:r w:rsidR="00D25B1B">
        <w:t>和</w:t>
      </w:r>
      <w:r>
        <w:rPr>
          <w:rFonts w:hint="eastAsia"/>
        </w:rPr>
        <w:t>效率。</w:t>
      </w:r>
    </w:p>
    <w:p w14:paraId="7F6892F8" w14:textId="77777777" w:rsidR="00DC10EE" w:rsidRDefault="00DC10EE" w:rsidP="00601758">
      <w:pPr>
        <w:pStyle w:val="1"/>
      </w:pPr>
      <w:bookmarkStart w:id="3" w:name="_Toc430716779"/>
      <w:r w:rsidRPr="00DC10EE">
        <w:t>国内外研究现状</w:t>
      </w:r>
      <w:bookmarkEnd w:id="3"/>
    </w:p>
    <w:p w14:paraId="69DB2F6D" w14:textId="6F7A16BE" w:rsidR="00601758" w:rsidRPr="00601758" w:rsidRDefault="00601758" w:rsidP="00601758">
      <w:pPr>
        <w:ind w:firstLine="420"/>
      </w:pPr>
      <w:r w:rsidRPr="00601758">
        <w:rPr>
          <w:rFonts w:hint="eastAsia"/>
        </w:rPr>
        <w:t>在流程挖掘领域里，针对不同模型（例如</w:t>
      </w:r>
      <w:proofErr w:type="spellStart"/>
      <w:r w:rsidR="00F921F6">
        <w:rPr>
          <w:rFonts w:hint="eastAsia"/>
        </w:rPr>
        <w:t>ConDec</w:t>
      </w:r>
      <w:proofErr w:type="spellEnd"/>
      <w:r w:rsidR="004A3806">
        <w:rPr>
          <w:rFonts w:hint="eastAsia"/>
        </w:rPr>
        <w:t>、</w:t>
      </w:r>
      <w:r w:rsidRPr="00601758">
        <w:rPr>
          <w:rFonts w:hint="eastAsia"/>
        </w:rPr>
        <w:t>Petri</w:t>
      </w:r>
      <w:r w:rsidRPr="00601758">
        <w:rPr>
          <w:rFonts w:hint="eastAsia"/>
        </w:rPr>
        <w:t>网、</w:t>
      </w:r>
      <w:r w:rsidRPr="00601758">
        <w:rPr>
          <w:rFonts w:hint="eastAsia"/>
        </w:rPr>
        <w:t>BPMN 2.0</w:t>
      </w:r>
      <w:r w:rsidRPr="00601758">
        <w:rPr>
          <w:rFonts w:hint="eastAsia"/>
        </w:rPr>
        <w:t>等）进行符合性监测的研究越来越得到人们的重视。</w:t>
      </w:r>
      <w:r w:rsidR="00914B9F">
        <w:rPr>
          <w:rFonts w:hint="eastAsia"/>
        </w:rPr>
        <w:t>展开技术</w:t>
      </w:r>
      <w:r w:rsidRPr="00601758">
        <w:rPr>
          <w:rFonts w:hint="eastAsia"/>
        </w:rPr>
        <w:t>的发展（例如完全有限前缀等）大大简化了分析复杂模型的工作。同时，与符合性监测相关的日志</w:t>
      </w:r>
      <w:r w:rsidR="00CC6964">
        <w:rPr>
          <w:rFonts w:hint="eastAsia"/>
        </w:rPr>
        <w:t>与</w:t>
      </w:r>
      <w:r w:rsidRPr="00601758">
        <w:rPr>
          <w:rFonts w:hint="eastAsia"/>
        </w:rPr>
        <w:t>模型修复</w:t>
      </w:r>
      <w:r w:rsidR="00914B9F">
        <w:rPr>
          <w:rFonts w:hint="eastAsia"/>
        </w:rPr>
        <w:t>方面的研究也有很多新的成果。下面，本文将从流程模型、符合性检测、展开技术和</w:t>
      </w:r>
      <w:r w:rsidR="001B1B08" w:rsidRPr="00601758">
        <w:rPr>
          <w:rFonts w:hint="eastAsia"/>
        </w:rPr>
        <w:t>日志</w:t>
      </w:r>
      <w:r w:rsidR="005E4CC9">
        <w:rPr>
          <w:rFonts w:hint="eastAsia"/>
        </w:rPr>
        <w:t>与</w:t>
      </w:r>
      <w:r w:rsidR="001B1B08" w:rsidRPr="00601758">
        <w:rPr>
          <w:rFonts w:hint="eastAsia"/>
        </w:rPr>
        <w:t>模型修复</w:t>
      </w:r>
      <w:r w:rsidR="001B1B08">
        <w:rPr>
          <w:rFonts w:hint="eastAsia"/>
        </w:rPr>
        <w:t>四</w:t>
      </w:r>
      <w:r w:rsidR="001B1B08" w:rsidRPr="00601758">
        <w:rPr>
          <w:rFonts w:hint="eastAsia"/>
        </w:rPr>
        <w:t>个方面介绍</w:t>
      </w:r>
      <w:r w:rsidRPr="00601758">
        <w:rPr>
          <w:rFonts w:hint="eastAsia"/>
        </w:rPr>
        <w:t>国内外的研究现状和相关工作。</w:t>
      </w:r>
    </w:p>
    <w:p w14:paraId="18B758C5" w14:textId="77777777" w:rsidR="00DC10EE" w:rsidRDefault="00DC10EE" w:rsidP="00601758">
      <w:pPr>
        <w:pStyle w:val="2"/>
      </w:pPr>
      <w:bookmarkStart w:id="4" w:name="_Toc430716780"/>
      <w:r w:rsidRPr="00DC10EE">
        <w:t>流程模型</w:t>
      </w:r>
      <w:bookmarkEnd w:id="4"/>
    </w:p>
    <w:p w14:paraId="4CD52DD2" w14:textId="77777777" w:rsidR="00DC10EE" w:rsidRDefault="00DC10EE" w:rsidP="00601758">
      <w:pPr>
        <w:pStyle w:val="3"/>
      </w:pPr>
      <w:bookmarkStart w:id="5" w:name="_Toc430716781"/>
      <w:r w:rsidRPr="00DC10EE">
        <w:t>Declarative</w:t>
      </w:r>
      <w:r w:rsidRPr="00DC10EE">
        <w:t>模型</w:t>
      </w:r>
      <w:bookmarkEnd w:id="5"/>
    </w:p>
    <w:p w14:paraId="294BAA3B" w14:textId="2B37792C" w:rsidR="00601758" w:rsidRDefault="00601758" w:rsidP="00601758">
      <w:pPr>
        <w:ind w:firstLine="420"/>
      </w:pPr>
      <w:r w:rsidRPr="00601758">
        <w:rPr>
          <w:rFonts w:hint="eastAsia"/>
        </w:rPr>
        <w:t>Declarative</w:t>
      </w:r>
      <w:r w:rsidRPr="00601758">
        <w:rPr>
          <w:rFonts w:hint="eastAsia"/>
        </w:rPr>
        <w:t>模型是一种非结构化的模型</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_Ref430453796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[2]</w:t>
      </w:r>
      <w:r w:rsidR="007917A6" w:rsidRPr="00226282">
        <w:rPr>
          <w:vertAlign w:val="superscript"/>
        </w:rPr>
        <w:fldChar w:fldCharType="end"/>
      </w:r>
      <w:r w:rsidRPr="00601758">
        <w:rPr>
          <w:rFonts w:hint="eastAsia"/>
        </w:rPr>
        <w:t>。并不像</w:t>
      </w:r>
      <w:r w:rsidRPr="00601758">
        <w:rPr>
          <w:rFonts w:hint="eastAsia"/>
        </w:rPr>
        <w:t>Petri</w:t>
      </w:r>
      <w:r w:rsidRPr="00601758">
        <w:rPr>
          <w:rFonts w:hint="eastAsia"/>
        </w:rPr>
        <w:t>网那样规定某个事件一定要在另一个事件之前发生，</w:t>
      </w:r>
      <w:r w:rsidRPr="00601758">
        <w:rPr>
          <w:rFonts w:hint="eastAsia"/>
        </w:rPr>
        <w:t>Declarative</w:t>
      </w:r>
      <w:r w:rsidRPr="00601758">
        <w:rPr>
          <w:rFonts w:hint="eastAsia"/>
        </w:rPr>
        <w:t>模型往往声明什么应该被执行而不是如何被执行</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_Ref430453816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[3]</w:t>
      </w:r>
      <w:r w:rsidR="007917A6" w:rsidRPr="00226282">
        <w:rPr>
          <w:vertAlign w:val="superscript"/>
        </w:rPr>
        <w:fldChar w:fldCharType="end"/>
      </w:r>
      <w:r w:rsidRPr="00601758">
        <w:rPr>
          <w:rFonts w:hint="eastAsia"/>
        </w:rPr>
        <w:t>。</w:t>
      </w:r>
      <w:r w:rsidRPr="00601758">
        <w:rPr>
          <w:rFonts w:hint="eastAsia"/>
        </w:rPr>
        <w:t>Declarative</w:t>
      </w:r>
      <w:r w:rsidRPr="00601758">
        <w:rPr>
          <w:rFonts w:hint="eastAsia"/>
        </w:rPr>
        <w:t>模型只规定一些约束规则，即哪些操作是不被允许的或者哪些操作是一定要被满足的。</w:t>
      </w:r>
      <w:r w:rsidR="00D83796">
        <w:fldChar w:fldCharType="begin"/>
      </w:r>
      <w:r w:rsidR="00D83796">
        <w:instrText xml:space="preserve"> </w:instrText>
      </w:r>
      <w:r w:rsidR="00D83796">
        <w:rPr>
          <w:rFonts w:hint="eastAsia"/>
        </w:rPr>
        <w:instrText>REF _Ref430682259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w:t>
      </w:r>
      <w:r w:rsidR="00D83796">
        <w:fldChar w:fldCharType="end"/>
      </w:r>
      <w:r w:rsidRPr="00601758">
        <w:rPr>
          <w:rFonts w:hint="eastAsia"/>
        </w:rPr>
        <w:t>一个典型的</w:t>
      </w:r>
      <w:r w:rsidRPr="00601758">
        <w:rPr>
          <w:rFonts w:hint="eastAsia"/>
        </w:rPr>
        <w:t>Declarative</w:t>
      </w:r>
      <w:r w:rsidRPr="00601758">
        <w:rPr>
          <w:rFonts w:hint="eastAsia"/>
        </w:rPr>
        <w:t>模型，可以看到，其中的两个活动“</w:t>
      </w:r>
      <w:r w:rsidRPr="00601758">
        <w:rPr>
          <w:rFonts w:hint="eastAsia"/>
        </w:rPr>
        <w:t>Create Questionnaire</w:t>
      </w:r>
      <w:r w:rsidRPr="00601758">
        <w:rPr>
          <w:rFonts w:hint="eastAsia"/>
        </w:rPr>
        <w:t>”和“</w:t>
      </w:r>
      <w:r w:rsidRPr="00601758">
        <w:rPr>
          <w:rFonts w:hint="eastAsia"/>
        </w:rPr>
        <w:t>Send Questionnaire</w:t>
      </w:r>
      <w:r w:rsidRPr="00601758">
        <w:rPr>
          <w:rFonts w:hint="eastAsia"/>
        </w:rPr>
        <w:t>”是用约束“</w:t>
      </w:r>
      <w:r w:rsidRPr="00601758">
        <w:rPr>
          <w:rFonts w:hint="eastAsia"/>
        </w:rPr>
        <w:t>response</w:t>
      </w:r>
      <w:r w:rsidRPr="00601758">
        <w:rPr>
          <w:rFonts w:hint="eastAsia"/>
        </w:rPr>
        <w:t>”连接起来，这表明，“</w:t>
      </w:r>
      <w:r w:rsidRPr="00601758">
        <w:rPr>
          <w:rFonts w:hint="eastAsia"/>
        </w:rPr>
        <w:t>Create Questionnaire</w:t>
      </w:r>
      <w:r w:rsidRPr="00601758">
        <w:rPr>
          <w:rFonts w:hint="eastAsia"/>
        </w:rPr>
        <w:t>”这个活动执行之后会要求执行“</w:t>
      </w:r>
      <w:r w:rsidRPr="00601758">
        <w:rPr>
          <w:rFonts w:hint="eastAsia"/>
        </w:rPr>
        <w:t>Send Questionnaire</w:t>
      </w:r>
      <w:r w:rsidRPr="00601758">
        <w:rPr>
          <w:rFonts w:hint="eastAsia"/>
        </w:rPr>
        <w:t>”，但是并不是说前者执行之后，后者需要立即执行。这个约束仅仅规定了“</w:t>
      </w:r>
      <w:r w:rsidRPr="00601758">
        <w:rPr>
          <w:rFonts w:hint="eastAsia"/>
        </w:rPr>
        <w:t>Send Questionnaire</w:t>
      </w:r>
      <w:r w:rsidRPr="00601758">
        <w:rPr>
          <w:rFonts w:hint="eastAsia"/>
        </w:rPr>
        <w:t>”需要执行，但没有规定何时执行、执行几次。因此，在“</w:t>
      </w:r>
      <w:r w:rsidRPr="00601758">
        <w:rPr>
          <w:rFonts w:hint="eastAsia"/>
        </w:rPr>
        <w:t>Send Questionnaire</w:t>
      </w:r>
      <w:r w:rsidRPr="00601758">
        <w:rPr>
          <w:rFonts w:hint="eastAsia"/>
        </w:rPr>
        <w:t>”之前，可以执行很多其他的活动。</w:t>
      </w:r>
      <w:r w:rsidRPr="00601758">
        <w:rPr>
          <w:rFonts w:hint="eastAsia"/>
        </w:rPr>
        <w:t xml:space="preserve">Declarative </w:t>
      </w:r>
      <w:r w:rsidRPr="00601758">
        <w:rPr>
          <w:rFonts w:hint="eastAsia"/>
        </w:rPr>
        <w:t>模型挖掘旨在针对松散流程产生的日志，挖掘出其中的约束规则，并用一个简单易懂的方式展现给用户。</w:t>
      </w:r>
    </w:p>
    <w:p w14:paraId="56CE6436" w14:textId="77777777" w:rsidR="000451F1" w:rsidRDefault="00601758" w:rsidP="000451F1">
      <w:pPr>
        <w:keepNext/>
      </w:pPr>
      <w:r>
        <w:rPr>
          <w:rFonts w:hint="eastAsia"/>
          <w:noProof/>
          <w:sz w:val="24"/>
        </w:rPr>
        <w:drawing>
          <wp:inline distT="0" distB="0" distL="0" distR="0" wp14:anchorId="613AFBF5" wp14:editId="2EE0C4A4">
            <wp:extent cx="5274310" cy="1545918"/>
            <wp:effectExtent l="0" t="0" r="2540" b="0"/>
            <wp:docPr id="2" name="图片 2" descr="declarative-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larative-mod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545918"/>
                    </a:xfrm>
                    <a:prstGeom prst="rect">
                      <a:avLst/>
                    </a:prstGeom>
                    <a:noFill/>
                    <a:ln>
                      <a:noFill/>
                    </a:ln>
                  </pic:spPr>
                </pic:pic>
              </a:graphicData>
            </a:graphic>
          </wp:inline>
        </w:drawing>
      </w:r>
    </w:p>
    <w:p w14:paraId="46E75019" w14:textId="76329B9A" w:rsidR="00601758" w:rsidRDefault="000451F1" w:rsidP="000451F1">
      <w:pPr>
        <w:pStyle w:val="a7"/>
        <w:jc w:val="center"/>
      </w:pPr>
      <w:bookmarkStart w:id="6" w:name="_Ref430682259"/>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bookmarkEnd w:id="6"/>
      <w:r>
        <w:t xml:space="preserve"> </w:t>
      </w:r>
      <w:r w:rsidRPr="002941F5">
        <w:rPr>
          <w:rFonts w:hint="eastAsia"/>
        </w:rPr>
        <w:t>Declarative</w:t>
      </w:r>
      <w:r w:rsidRPr="002941F5">
        <w:rPr>
          <w:rFonts w:hint="eastAsia"/>
        </w:rPr>
        <w:t>模型示例</w:t>
      </w:r>
    </w:p>
    <w:p w14:paraId="32F898D0" w14:textId="20812A81" w:rsidR="00601758" w:rsidRDefault="00C570A0" w:rsidP="00601758">
      <w:pPr>
        <w:ind w:firstLine="420"/>
      </w:pPr>
      <w:r w:rsidRPr="00601758">
        <w:rPr>
          <w:rFonts w:hint="eastAsia"/>
        </w:rPr>
        <w:t>van der Aalst</w:t>
      </w:r>
      <w:r w:rsidRPr="00601758">
        <w:rPr>
          <w:rFonts w:hint="eastAsia"/>
        </w:rPr>
        <w:t>提出的</w:t>
      </w:r>
      <w:r>
        <w:rPr>
          <w:rFonts w:hint="eastAsia"/>
        </w:rPr>
        <w:t>DECLARE</w:t>
      </w:r>
      <w:r>
        <w:rPr>
          <w:rFonts w:hint="eastAsia"/>
        </w:rPr>
        <w:t>系统</w:t>
      </w:r>
      <w:r>
        <w:t>是针对工作流管理系统</w:t>
      </w:r>
      <w:r>
        <w:rPr>
          <w:rFonts w:hint="eastAsia"/>
        </w:rPr>
        <w:t>（</w:t>
      </w:r>
      <w:r>
        <w:rPr>
          <w:rFonts w:hint="eastAsia"/>
        </w:rPr>
        <w:t>Workflow</w:t>
      </w:r>
      <w:r>
        <w:t xml:space="preserve"> Management </w:t>
      </w:r>
      <w:r>
        <w:lastRenderedPageBreak/>
        <w:t>System</w:t>
      </w:r>
      <w:r>
        <w:rPr>
          <w:rFonts w:hint="eastAsia"/>
        </w:rPr>
        <w:t>，简称</w:t>
      </w:r>
      <w:r>
        <w:rPr>
          <w:rFonts w:hint="eastAsia"/>
        </w:rPr>
        <w:t>WFMS</w:t>
      </w:r>
      <w:r>
        <w:rPr>
          <w:rFonts w:hint="eastAsia"/>
        </w:rPr>
        <w:t>）</w:t>
      </w:r>
      <w:r>
        <w:t>的一个补充</w:t>
      </w:r>
      <w:r>
        <w:rPr>
          <w:rFonts w:hint="eastAsia"/>
        </w:rPr>
        <w:t>，</w:t>
      </w:r>
      <w:r>
        <w:t>使其能够支持</w:t>
      </w:r>
      <w:r>
        <w:t>Declarative</w:t>
      </w:r>
      <w:r>
        <w:t>模型</w:t>
      </w:r>
      <w:r w:rsidR="00F921F6" w:rsidRPr="00F921F6">
        <w:rPr>
          <w:vertAlign w:val="superscript"/>
        </w:rPr>
        <w:fldChar w:fldCharType="begin"/>
      </w:r>
      <w:r w:rsidR="00F921F6" w:rsidRPr="00F921F6">
        <w:rPr>
          <w:vertAlign w:val="superscript"/>
        </w:rPr>
        <w:instrText xml:space="preserve"> REF _Ref430453796 \r \h  \* MERGEFORMAT </w:instrText>
      </w:r>
      <w:r w:rsidR="00F921F6" w:rsidRPr="00F921F6">
        <w:rPr>
          <w:vertAlign w:val="superscript"/>
        </w:rPr>
      </w:r>
      <w:r w:rsidR="00F921F6" w:rsidRPr="00F921F6">
        <w:rPr>
          <w:vertAlign w:val="superscript"/>
        </w:rPr>
        <w:fldChar w:fldCharType="separate"/>
      </w:r>
      <w:r w:rsidR="001347AB">
        <w:rPr>
          <w:vertAlign w:val="superscript"/>
        </w:rPr>
        <w:t>[2]</w:t>
      </w:r>
      <w:r w:rsidR="00F921F6" w:rsidRPr="00F921F6">
        <w:rPr>
          <w:vertAlign w:val="superscript"/>
        </w:rPr>
        <w:fldChar w:fldCharType="end"/>
      </w:r>
      <w:r>
        <w:rPr>
          <w:rFonts w:hint="eastAsia"/>
        </w:rPr>
        <w:t>。</w:t>
      </w:r>
      <w:r w:rsidR="00601758" w:rsidRPr="00601758">
        <w:rPr>
          <w:rFonts w:hint="eastAsia"/>
        </w:rPr>
        <w:t>目前最常用的</w:t>
      </w:r>
      <w:r w:rsidR="00601758" w:rsidRPr="00601758">
        <w:rPr>
          <w:rFonts w:hint="eastAsia"/>
        </w:rPr>
        <w:t>Declarative</w:t>
      </w:r>
      <w:r w:rsidR="00601758" w:rsidRPr="00601758">
        <w:rPr>
          <w:rFonts w:hint="eastAsia"/>
        </w:rPr>
        <w:t>模型建模语言是由</w:t>
      </w:r>
      <w:proofErr w:type="spellStart"/>
      <w:r w:rsidR="00601758" w:rsidRPr="00601758">
        <w:rPr>
          <w:rFonts w:hint="eastAsia"/>
        </w:rPr>
        <w:t>Pesic</w:t>
      </w:r>
      <w:proofErr w:type="spellEnd"/>
      <w:r w:rsidR="00601758" w:rsidRPr="00601758">
        <w:rPr>
          <w:rFonts w:hint="eastAsia"/>
        </w:rPr>
        <w:t>提出的</w:t>
      </w:r>
      <w:proofErr w:type="spellStart"/>
      <w:r w:rsidR="00601758" w:rsidRPr="00601758">
        <w:rPr>
          <w:rFonts w:hint="eastAsia"/>
        </w:rPr>
        <w:t>ConDec</w:t>
      </w:r>
      <w:proofErr w:type="spellEnd"/>
      <w:r w:rsidR="00601758" w:rsidRPr="00226282">
        <w:rPr>
          <w:rFonts w:hint="eastAsia"/>
          <w:vertAlign w:val="superscript"/>
        </w:rPr>
        <w:t>[3]</w:t>
      </w:r>
      <w:r w:rsidR="003C2DBA" w:rsidRPr="00601758" w:rsidDel="003C2DBA">
        <w:rPr>
          <w:rFonts w:hint="eastAsia"/>
        </w:rPr>
        <w:t xml:space="preserve"> </w:t>
      </w:r>
      <w:r w:rsidR="00601758" w:rsidRPr="00601758">
        <w:rPr>
          <w:rFonts w:hint="eastAsia"/>
        </w:rPr>
        <w:t>。对于</w:t>
      </w:r>
      <w:r w:rsidR="00601758" w:rsidRPr="00601758">
        <w:rPr>
          <w:rFonts w:hint="eastAsia"/>
        </w:rPr>
        <w:t>Declarative</w:t>
      </w:r>
      <w:r w:rsidR="00601758" w:rsidRPr="00601758">
        <w:rPr>
          <w:rFonts w:hint="eastAsia"/>
        </w:rPr>
        <w:t>模型而言，最常见的形式化方法就是</w:t>
      </w:r>
      <w:r w:rsidR="00601758" w:rsidRPr="00601758">
        <w:rPr>
          <w:rFonts w:hint="eastAsia"/>
        </w:rPr>
        <w:t>LTL</w:t>
      </w:r>
      <w:r w:rsidR="00601758" w:rsidRPr="00601758">
        <w:rPr>
          <w:rFonts w:hint="eastAsia"/>
        </w:rPr>
        <w:t>逻辑。</w:t>
      </w:r>
      <w:r w:rsidR="00D83796">
        <w:rPr>
          <w:highlight w:val="yellow"/>
        </w:rPr>
        <w:fldChar w:fldCharType="begin"/>
      </w:r>
      <w:r w:rsidR="00D83796">
        <w:instrText xml:space="preserve"> </w:instrText>
      </w:r>
      <w:r w:rsidR="00D83796">
        <w:rPr>
          <w:rFonts w:hint="eastAsia"/>
        </w:rPr>
        <w:instrText>REF _Ref430682283 \h</w:instrText>
      </w:r>
      <w:r w:rsidR="00D83796">
        <w:instrText xml:space="preserve"> </w:instrText>
      </w:r>
      <w:r w:rsidR="00D83796">
        <w:rPr>
          <w:highlight w:val="yellow"/>
        </w:rPr>
      </w:r>
      <w:r w:rsidR="00D83796">
        <w:rPr>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2</w:t>
      </w:r>
      <w:r w:rsidR="00D83796">
        <w:rPr>
          <w:highlight w:val="yellow"/>
        </w:rPr>
        <w:fldChar w:fldCharType="end"/>
      </w:r>
      <w:r w:rsidR="00601758" w:rsidRPr="00601758">
        <w:rPr>
          <w:rFonts w:hint="eastAsia"/>
        </w:rPr>
        <w:t>展示了一部分</w:t>
      </w:r>
      <w:r w:rsidR="00601758" w:rsidRPr="00601758">
        <w:rPr>
          <w:rFonts w:hint="eastAsia"/>
        </w:rPr>
        <w:t>Declarative</w:t>
      </w:r>
      <w:r w:rsidR="00601758" w:rsidRPr="00601758">
        <w:rPr>
          <w:rFonts w:hint="eastAsia"/>
        </w:rPr>
        <w:t>模板的图形化表示和对应的</w:t>
      </w:r>
      <w:r w:rsidR="00601758" w:rsidRPr="00601758">
        <w:rPr>
          <w:rFonts w:hint="eastAsia"/>
        </w:rPr>
        <w:t>LTL</w:t>
      </w:r>
      <w:r w:rsidR="00601758" w:rsidRPr="00601758">
        <w:rPr>
          <w:rFonts w:hint="eastAsia"/>
        </w:rPr>
        <w:t>形式化表示方法。使用这样的语法可以将业务流程表示为</w:t>
      </w:r>
      <w:r w:rsidR="00601758" w:rsidRPr="00601758">
        <w:rPr>
          <w:rFonts w:hint="eastAsia"/>
        </w:rPr>
        <w:t>Declarative</w:t>
      </w:r>
      <w:r w:rsidR="00601758" w:rsidRPr="00601758">
        <w:rPr>
          <w:rFonts w:hint="eastAsia"/>
        </w:rPr>
        <w:t>模型。</w:t>
      </w:r>
    </w:p>
    <w:p w14:paraId="060B3337" w14:textId="77777777" w:rsidR="000451F1" w:rsidRDefault="00601758" w:rsidP="000451F1">
      <w:pPr>
        <w:keepNext/>
        <w:ind w:firstLine="420"/>
        <w:jc w:val="center"/>
      </w:pPr>
      <w:r w:rsidRPr="00016AEC">
        <w:rPr>
          <w:noProof/>
          <w:sz w:val="24"/>
        </w:rPr>
        <w:drawing>
          <wp:inline distT="0" distB="0" distL="0" distR="0" wp14:anchorId="7FE48ADC" wp14:editId="7DB01E77">
            <wp:extent cx="3438525" cy="40576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8525" cy="4057650"/>
                    </a:xfrm>
                    <a:prstGeom prst="rect">
                      <a:avLst/>
                    </a:prstGeom>
                    <a:noFill/>
                    <a:ln>
                      <a:noFill/>
                    </a:ln>
                  </pic:spPr>
                </pic:pic>
              </a:graphicData>
            </a:graphic>
          </wp:inline>
        </w:drawing>
      </w:r>
    </w:p>
    <w:p w14:paraId="76B87BAD" w14:textId="00575F25" w:rsidR="00601758" w:rsidRPr="00601758" w:rsidRDefault="000451F1" w:rsidP="000451F1">
      <w:pPr>
        <w:pStyle w:val="a7"/>
        <w:jc w:val="center"/>
      </w:pPr>
      <w:bookmarkStart w:id="7" w:name="_Ref43068228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2</w:t>
      </w:r>
      <w:r w:rsidR="00DA0AE0">
        <w:fldChar w:fldCharType="end"/>
      </w:r>
      <w:bookmarkEnd w:id="7"/>
      <w:r>
        <w:t xml:space="preserve"> </w:t>
      </w:r>
      <w:r w:rsidRPr="00B65F22">
        <w:rPr>
          <w:rFonts w:hint="eastAsia"/>
        </w:rPr>
        <w:t>Declarative</w:t>
      </w:r>
      <w:r w:rsidR="003B2C28">
        <w:rPr>
          <w:rFonts w:hint="eastAsia"/>
        </w:rPr>
        <w:t>模型的形式</w:t>
      </w:r>
      <w:r w:rsidRPr="00B65F22">
        <w:rPr>
          <w:rFonts w:hint="eastAsia"/>
        </w:rPr>
        <w:t>化展示及其对应的</w:t>
      </w:r>
      <w:r w:rsidRPr="00B65F22">
        <w:rPr>
          <w:rFonts w:hint="eastAsia"/>
        </w:rPr>
        <w:t>LTL</w:t>
      </w:r>
      <w:r w:rsidRPr="00B65F22">
        <w:rPr>
          <w:rFonts w:hint="eastAsia"/>
        </w:rPr>
        <w:t>形式化表示方法</w:t>
      </w:r>
    </w:p>
    <w:p w14:paraId="1E6D8C9E" w14:textId="77777777" w:rsidR="00DC10EE" w:rsidRDefault="00DC10EE" w:rsidP="00601758">
      <w:pPr>
        <w:pStyle w:val="3"/>
      </w:pPr>
      <w:bookmarkStart w:id="8" w:name="_Toc430716782"/>
      <w:r w:rsidRPr="00DC10EE">
        <w:t>Imperative</w:t>
      </w:r>
      <w:r w:rsidRPr="00DC10EE">
        <w:t>模型</w:t>
      </w:r>
      <w:bookmarkEnd w:id="8"/>
    </w:p>
    <w:p w14:paraId="6BB84B1C" w14:textId="6130D864" w:rsidR="00601758" w:rsidRDefault="00601758" w:rsidP="00601758">
      <w:pPr>
        <w:ind w:firstLine="420"/>
        <w:rPr>
          <w:sz w:val="24"/>
        </w:rPr>
      </w:pPr>
      <w:r w:rsidRPr="00195D41">
        <w:rPr>
          <w:rFonts w:hint="eastAsia"/>
          <w:sz w:val="24"/>
        </w:rPr>
        <w:t>与</w:t>
      </w:r>
      <w:r w:rsidRPr="00195D41">
        <w:rPr>
          <w:rFonts w:hint="eastAsia"/>
          <w:sz w:val="24"/>
        </w:rPr>
        <w:t>Declarative</w:t>
      </w:r>
      <w:r w:rsidRPr="00195D41">
        <w:rPr>
          <w:rFonts w:hint="eastAsia"/>
          <w:sz w:val="24"/>
        </w:rPr>
        <w:t>类型相对的建模语言是</w:t>
      </w:r>
      <w:r w:rsidRPr="00195D41">
        <w:rPr>
          <w:rFonts w:hint="eastAsia"/>
          <w:sz w:val="24"/>
        </w:rPr>
        <w:t>Imperative</w:t>
      </w:r>
      <w:r w:rsidRPr="00195D41">
        <w:rPr>
          <w:rFonts w:hint="eastAsia"/>
          <w:sz w:val="24"/>
        </w:rPr>
        <w:t>类型，包括</w:t>
      </w:r>
      <w:r>
        <w:rPr>
          <w:rFonts w:hint="eastAsia"/>
          <w:sz w:val="24"/>
        </w:rPr>
        <w:t>EPC</w:t>
      </w:r>
      <w:r>
        <w:rPr>
          <w:rFonts w:hint="eastAsia"/>
          <w:sz w:val="24"/>
        </w:rPr>
        <w:t>、</w:t>
      </w:r>
      <w:r w:rsidRPr="00195D41">
        <w:rPr>
          <w:rFonts w:hint="eastAsia"/>
          <w:sz w:val="24"/>
        </w:rPr>
        <w:t>Petri</w:t>
      </w:r>
      <w:r w:rsidRPr="00195D41">
        <w:rPr>
          <w:rFonts w:hint="eastAsia"/>
          <w:sz w:val="24"/>
        </w:rPr>
        <w:t>网、</w:t>
      </w:r>
      <w:r w:rsidRPr="00195D41">
        <w:rPr>
          <w:rFonts w:hint="eastAsia"/>
          <w:sz w:val="24"/>
        </w:rPr>
        <w:t>BPMN 2.0</w:t>
      </w:r>
      <w:r w:rsidRPr="00195D41">
        <w:rPr>
          <w:rFonts w:hint="eastAsia"/>
          <w:sz w:val="24"/>
        </w:rPr>
        <w:t>及</w:t>
      </w:r>
      <w:r w:rsidRPr="00195D41">
        <w:rPr>
          <w:rFonts w:hint="eastAsia"/>
          <w:sz w:val="24"/>
        </w:rPr>
        <w:t>YAWL</w:t>
      </w:r>
      <w:r w:rsidRPr="00195D41">
        <w:rPr>
          <w:rFonts w:hint="eastAsia"/>
          <w:sz w:val="24"/>
        </w:rPr>
        <w:t>在内的诸多工作流建模语言都是</w:t>
      </w:r>
      <w:r w:rsidRPr="00195D41">
        <w:rPr>
          <w:rFonts w:hint="eastAsia"/>
          <w:sz w:val="24"/>
        </w:rPr>
        <w:t>Imperative</w:t>
      </w:r>
      <w:r w:rsidRPr="00195D41">
        <w:rPr>
          <w:rFonts w:hint="eastAsia"/>
          <w:sz w:val="24"/>
        </w:rPr>
        <w:t>类型的，它们严格描述流程如何执行。这样的工作流系统允许用户在执行流程时改变模型以使得工作更加符合动态的流程管理</w:t>
      </w:r>
      <w:r w:rsidR="007917A6" w:rsidRPr="00226282">
        <w:rPr>
          <w:sz w:val="24"/>
          <w:vertAlign w:val="superscript"/>
        </w:rPr>
        <w:fldChar w:fldCharType="begin"/>
      </w:r>
      <w:r w:rsidR="007917A6" w:rsidRPr="00226282">
        <w:rPr>
          <w:sz w:val="24"/>
          <w:vertAlign w:val="superscript"/>
        </w:rPr>
        <w:instrText xml:space="preserve"> </w:instrText>
      </w:r>
      <w:r w:rsidR="007917A6" w:rsidRPr="00226282">
        <w:rPr>
          <w:rFonts w:hint="eastAsia"/>
          <w:sz w:val="24"/>
          <w:vertAlign w:val="superscript"/>
        </w:rPr>
        <w:instrText>REF _Ref430453843 \r \h</w:instrText>
      </w:r>
      <w:r w:rsidR="007917A6" w:rsidRPr="00226282">
        <w:rPr>
          <w:sz w:val="24"/>
          <w:vertAlign w:val="superscript"/>
        </w:rPr>
        <w:instrText xml:space="preserve"> </w:instrText>
      </w:r>
      <w:r w:rsidR="00226282">
        <w:rPr>
          <w:sz w:val="24"/>
          <w:vertAlign w:val="superscript"/>
        </w:rPr>
        <w:instrText xml:space="preserve"> \* MERGEFORMAT </w:instrText>
      </w:r>
      <w:r w:rsidR="007917A6" w:rsidRPr="00226282">
        <w:rPr>
          <w:sz w:val="24"/>
          <w:vertAlign w:val="superscript"/>
        </w:rPr>
      </w:r>
      <w:r w:rsidR="007917A6" w:rsidRPr="00226282">
        <w:rPr>
          <w:sz w:val="24"/>
          <w:vertAlign w:val="superscript"/>
        </w:rPr>
        <w:fldChar w:fldCharType="separate"/>
      </w:r>
      <w:r w:rsidR="001347AB">
        <w:rPr>
          <w:sz w:val="24"/>
          <w:vertAlign w:val="superscript"/>
        </w:rPr>
        <w:t>[4]</w:t>
      </w:r>
      <w:r w:rsidR="007917A6" w:rsidRPr="00226282">
        <w:rPr>
          <w:sz w:val="24"/>
          <w:vertAlign w:val="superscript"/>
        </w:rPr>
        <w:fldChar w:fldCharType="end"/>
      </w:r>
      <w:r w:rsidRPr="00195D41">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Pr="00CB7EF9">
        <w:rPr>
          <w:rFonts w:hint="eastAsia"/>
          <w:sz w:val="24"/>
        </w:rPr>
        <w:t>展示了两种类型建模语言的差异</w:t>
      </w:r>
      <w:r>
        <w:rPr>
          <w:rFonts w:hint="eastAsia"/>
          <w:sz w:val="24"/>
        </w:rPr>
        <w:t>，</w:t>
      </w:r>
      <w:proofErr w:type="spellStart"/>
      <w:r>
        <w:rPr>
          <w:rFonts w:hint="eastAsia"/>
          <w:sz w:val="24"/>
        </w:rPr>
        <w:t>ConDec</w:t>
      </w:r>
      <w:proofErr w:type="spellEnd"/>
      <w:r>
        <w:rPr>
          <w:rFonts w:hint="eastAsia"/>
          <w:sz w:val="24"/>
        </w:rPr>
        <w:t>模型通过使用规则约束（</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Pr>
          <w:rFonts w:hint="eastAsia"/>
          <w:sz w:val="24"/>
        </w:rPr>
        <w:t>）中的阴影区域）来划分哪些行为是禁止的、哪些行为是允许的，而</w:t>
      </w:r>
      <w:r>
        <w:rPr>
          <w:rFonts w:hint="eastAsia"/>
          <w:sz w:val="24"/>
        </w:rPr>
        <w:t>Imperative</w:t>
      </w:r>
      <w:r w:rsidR="00D2573B">
        <w:rPr>
          <w:rFonts w:hint="eastAsia"/>
          <w:sz w:val="24"/>
        </w:rPr>
        <w:t>模型则会明确描述流程发生的过程</w:t>
      </w:r>
      <w:r>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Pr>
          <w:rFonts w:hint="eastAsia"/>
          <w:sz w:val="24"/>
        </w:rPr>
        <w:t>（</w:t>
      </w:r>
      <w:r>
        <w:rPr>
          <w:rFonts w:hint="eastAsia"/>
          <w:sz w:val="24"/>
        </w:rPr>
        <w:t>a</w:t>
      </w:r>
      <w:r w:rsidR="00D2573B">
        <w:rPr>
          <w:rFonts w:hint="eastAsia"/>
          <w:sz w:val="24"/>
        </w:rPr>
        <w:t>）中的箭头</w:t>
      </w:r>
      <w:r>
        <w:rPr>
          <w:rFonts w:hint="eastAsia"/>
          <w:sz w:val="24"/>
        </w:rPr>
        <w:t>）</w:t>
      </w:r>
      <w:r w:rsidR="00D2573B">
        <w:rPr>
          <w:rFonts w:hint="eastAsia"/>
          <w:sz w:val="24"/>
        </w:rPr>
        <w:t>。</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b</w:t>
      </w:r>
      <w:r>
        <w:rPr>
          <w:rFonts w:hint="eastAsia"/>
          <w:sz w:val="24"/>
        </w:rPr>
        <w:t>)</w:t>
      </w:r>
      <w:r>
        <w:rPr>
          <w:rFonts w:hint="eastAsia"/>
          <w:sz w:val="24"/>
        </w:rPr>
        <w:t>和</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D2573B">
        <w:rPr>
          <w:rFonts w:hint="eastAsia"/>
          <w:sz w:val="24"/>
        </w:rPr>
        <w:t xml:space="preserve"> </w:t>
      </w:r>
      <w:r>
        <w:rPr>
          <w:rFonts w:hint="eastAsia"/>
          <w:sz w:val="24"/>
        </w:rPr>
        <w:t>(</w:t>
      </w:r>
      <w:r>
        <w:rPr>
          <w:sz w:val="24"/>
        </w:rPr>
        <w:t>c</w:t>
      </w:r>
      <w:r>
        <w:rPr>
          <w:rFonts w:hint="eastAsia"/>
          <w:sz w:val="24"/>
        </w:rPr>
        <w:t>)</w:t>
      </w:r>
      <w:r>
        <w:rPr>
          <w:rFonts w:hint="eastAsia"/>
          <w:sz w:val="24"/>
        </w:rPr>
        <w:t>分别展现了</w:t>
      </w:r>
      <w:proofErr w:type="spellStart"/>
      <w:r>
        <w:rPr>
          <w:rFonts w:hint="eastAsia"/>
          <w:sz w:val="24"/>
        </w:rPr>
        <w:t>ConDec</w:t>
      </w:r>
      <w:proofErr w:type="spellEnd"/>
      <w:r>
        <w:rPr>
          <w:rFonts w:hint="eastAsia"/>
          <w:sz w:val="24"/>
        </w:rPr>
        <w:t>模型和</w:t>
      </w:r>
      <w:r>
        <w:rPr>
          <w:rFonts w:hint="eastAsia"/>
          <w:sz w:val="24"/>
        </w:rPr>
        <w:t>Imperative</w:t>
      </w:r>
      <w:r>
        <w:rPr>
          <w:rFonts w:hint="eastAsia"/>
          <w:sz w:val="24"/>
        </w:rPr>
        <w:t>模型对于“事件</w:t>
      </w:r>
      <w:r>
        <w:rPr>
          <w:rFonts w:hint="eastAsia"/>
          <w:sz w:val="24"/>
        </w:rPr>
        <w:t>A</w:t>
      </w:r>
      <w:r>
        <w:rPr>
          <w:rFonts w:hint="eastAsia"/>
          <w:sz w:val="24"/>
        </w:rPr>
        <w:t>和事件</w:t>
      </w:r>
      <w:r>
        <w:rPr>
          <w:rFonts w:hint="eastAsia"/>
          <w:sz w:val="24"/>
        </w:rPr>
        <w:t>B</w:t>
      </w:r>
      <w:r>
        <w:rPr>
          <w:rFonts w:hint="eastAsia"/>
          <w:sz w:val="24"/>
        </w:rPr>
        <w:t>不能同时发生”的表达。</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b</w:t>
      </w:r>
      <w:r>
        <w:rPr>
          <w:rFonts w:hint="eastAsia"/>
          <w:sz w:val="24"/>
        </w:rPr>
        <w:t>)</w:t>
      </w:r>
      <w:r>
        <w:rPr>
          <w:rFonts w:hint="eastAsia"/>
          <w:sz w:val="24"/>
        </w:rPr>
        <w:t>中，</w:t>
      </w:r>
      <w:proofErr w:type="spellStart"/>
      <w:r>
        <w:rPr>
          <w:rFonts w:hint="eastAsia"/>
          <w:sz w:val="24"/>
        </w:rPr>
        <w:t>ConDec</w:t>
      </w:r>
      <w:proofErr w:type="spellEnd"/>
      <w:r>
        <w:rPr>
          <w:rFonts w:hint="eastAsia"/>
          <w:sz w:val="24"/>
        </w:rPr>
        <w:t>仅仅通过一个约束来要求事件</w:t>
      </w:r>
      <w:r>
        <w:rPr>
          <w:rFonts w:hint="eastAsia"/>
          <w:sz w:val="24"/>
        </w:rPr>
        <w:t>A</w:t>
      </w:r>
      <w:r>
        <w:rPr>
          <w:rFonts w:hint="eastAsia"/>
          <w:sz w:val="24"/>
        </w:rPr>
        <w:t>和事件</w:t>
      </w:r>
      <w:r>
        <w:rPr>
          <w:rFonts w:hint="eastAsia"/>
          <w:sz w:val="24"/>
        </w:rPr>
        <w:t>B</w:t>
      </w:r>
      <w:r>
        <w:rPr>
          <w:rFonts w:hint="eastAsia"/>
          <w:sz w:val="24"/>
        </w:rPr>
        <w:t>不能同时发生，而在</w:t>
      </w:r>
      <w:r w:rsidR="00D83796">
        <w:rPr>
          <w:sz w:val="24"/>
          <w:highlight w:val="yellow"/>
        </w:rPr>
        <w:fldChar w:fldCharType="begin"/>
      </w:r>
      <w:r w:rsidR="00D83796">
        <w:rPr>
          <w:sz w:val="24"/>
        </w:rPr>
        <w:instrText xml:space="preserve"> </w:instrText>
      </w:r>
      <w:r w:rsidR="00D83796">
        <w:rPr>
          <w:rFonts w:hint="eastAsia"/>
          <w:sz w:val="24"/>
        </w:rPr>
        <w:instrText>REF _Ref430682298 \h</w:instrText>
      </w:r>
      <w:r w:rsidR="00D83796">
        <w:rPr>
          <w:sz w:val="24"/>
        </w:rPr>
        <w:instrText xml:space="preserve"> </w:instrText>
      </w:r>
      <w:r w:rsidR="00D83796">
        <w:rPr>
          <w:sz w:val="24"/>
          <w:highlight w:val="yellow"/>
        </w:rPr>
      </w:r>
      <w:r w:rsidR="00D83796">
        <w:rPr>
          <w:sz w:val="24"/>
          <w:highlight w:val="yellow"/>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3</w:t>
      </w:r>
      <w:r w:rsidR="00D83796">
        <w:rPr>
          <w:sz w:val="24"/>
          <w:highlight w:val="yellow"/>
        </w:rPr>
        <w:fldChar w:fldCharType="end"/>
      </w:r>
      <w:r w:rsidR="00B12983">
        <w:rPr>
          <w:rFonts w:hint="eastAsia"/>
          <w:sz w:val="24"/>
        </w:rPr>
        <w:t xml:space="preserve"> </w:t>
      </w:r>
      <w:r>
        <w:rPr>
          <w:rFonts w:hint="eastAsia"/>
          <w:sz w:val="24"/>
        </w:rPr>
        <w:t>(</w:t>
      </w:r>
      <w:r>
        <w:rPr>
          <w:sz w:val="24"/>
        </w:rPr>
        <w:t>c</w:t>
      </w:r>
      <w:r>
        <w:rPr>
          <w:rFonts w:hint="eastAsia"/>
          <w:sz w:val="24"/>
        </w:rPr>
        <w:t>)</w:t>
      </w:r>
      <w:r>
        <w:rPr>
          <w:rFonts w:hint="eastAsia"/>
          <w:sz w:val="24"/>
        </w:rPr>
        <w:t>中，</w:t>
      </w:r>
      <w:r>
        <w:rPr>
          <w:rFonts w:hint="eastAsia"/>
          <w:sz w:val="24"/>
        </w:rPr>
        <w:t>Imperative</w:t>
      </w:r>
      <w:r>
        <w:rPr>
          <w:rFonts w:hint="eastAsia"/>
          <w:sz w:val="24"/>
        </w:rPr>
        <w:t>模型则需要通过一个决定活动</w:t>
      </w:r>
      <w:r>
        <w:rPr>
          <w:rFonts w:hint="eastAsia"/>
          <w:sz w:val="24"/>
        </w:rPr>
        <w:t>X</w:t>
      </w:r>
      <w:r>
        <w:rPr>
          <w:rFonts w:hint="eastAsia"/>
          <w:sz w:val="24"/>
        </w:rPr>
        <w:t>（</w:t>
      </w:r>
      <w:proofErr w:type="spellStart"/>
      <w:r>
        <w:rPr>
          <w:rFonts w:hint="eastAsia"/>
          <w:sz w:val="24"/>
        </w:rPr>
        <w:t>Xor</w:t>
      </w:r>
      <w:proofErr w:type="spellEnd"/>
      <w:r>
        <w:rPr>
          <w:rFonts w:hint="eastAsia"/>
          <w:sz w:val="24"/>
        </w:rPr>
        <w:t>-split</w:t>
      </w:r>
      <w:r>
        <w:rPr>
          <w:rFonts w:hint="eastAsia"/>
          <w:sz w:val="24"/>
        </w:rPr>
        <w:t>）来表达这一含义。</w:t>
      </w:r>
    </w:p>
    <w:p w14:paraId="1826567A" w14:textId="77777777" w:rsidR="000451F1" w:rsidRDefault="00601758" w:rsidP="000451F1">
      <w:pPr>
        <w:keepNext/>
        <w:ind w:firstLine="420"/>
        <w:jc w:val="center"/>
      </w:pPr>
      <w:r w:rsidRPr="00016AEC">
        <w:rPr>
          <w:noProof/>
          <w:sz w:val="24"/>
        </w:rPr>
        <w:lastRenderedPageBreak/>
        <w:drawing>
          <wp:inline distT="0" distB="0" distL="0" distR="0" wp14:anchorId="688DC7DE" wp14:editId="22398D9B">
            <wp:extent cx="4457700" cy="2047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7700" cy="2047875"/>
                    </a:xfrm>
                    <a:prstGeom prst="rect">
                      <a:avLst/>
                    </a:prstGeom>
                    <a:noFill/>
                    <a:ln>
                      <a:noFill/>
                    </a:ln>
                  </pic:spPr>
                </pic:pic>
              </a:graphicData>
            </a:graphic>
          </wp:inline>
        </w:drawing>
      </w:r>
    </w:p>
    <w:p w14:paraId="11D04FFA" w14:textId="5220A5D3" w:rsidR="00601758" w:rsidRDefault="000451F1" w:rsidP="000451F1">
      <w:pPr>
        <w:pStyle w:val="a7"/>
        <w:jc w:val="center"/>
      </w:pPr>
      <w:bookmarkStart w:id="9" w:name="_Ref43068229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3</w:t>
      </w:r>
      <w:r w:rsidR="00DA0AE0">
        <w:fldChar w:fldCharType="end"/>
      </w:r>
      <w:bookmarkEnd w:id="9"/>
      <w:r>
        <w:t xml:space="preserve"> </w:t>
      </w:r>
      <w:r w:rsidRPr="00DB3B41">
        <w:rPr>
          <w:rFonts w:hint="eastAsia"/>
        </w:rPr>
        <w:t>Imperative</w:t>
      </w:r>
      <w:r w:rsidRPr="00DB3B41">
        <w:rPr>
          <w:rFonts w:hint="eastAsia"/>
        </w:rPr>
        <w:t>模型与</w:t>
      </w:r>
      <w:r w:rsidRPr="00DB3B41">
        <w:rPr>
          <w:rFonts w:hint="eastAsia"/>
        </w:rPr>
        <w:t>Declarative</w:t>
      </w:r>
      <w:r w:rsidRPr="00DB3B41">
        <w:rPr>
          <w:rFonts w:hint="eastAsia"/>
        </w:rPr>
        <w:t>模型比较</w:t>
      </w:r>
    </w:p>
    <w:p w14:paraId="7F98F27F" w14:textId="77777777" w:rsidR="00601758" w:rsidRDefault="00601758" w:rsidP="00601758">
      <w:pPr>
        <w:ind w:firstLine="420"/>
      </w:pPr>
      <w:r>
        <w:rPr>
          <w:rFonts w:hint="eastAsia"/>
        </w:rPr>
        <w:t>Petri</w:t>
      </w:r>
      <w:r>
        <w:rPr>
          <w:rFonts w:hint="eastAsia"/>
        </w:rPr>
        <w:t>网是</w:t>
      </w:r>
      <w:r>
        <w:rPr>
          <w:rFonts w:hint="eastAsia"/>
        </w:rPr>
        <w:t>20</w:t>
      </w:r>
      <w:r>
        <w:rPr>
          <w:rFonts w:hint="eastAsia"/>
        </w:rPr>
        <w:t>世纪</w:t>
      </w:r>
      <w:r>
        <w:rPr>
          <w:rFonts w:hint="eastAsia"/>
        </w:rPr>
        <w:t>60</w:t>
      </w:r>
      <w:r>
        <w:rPr>
          <w:rFonts w:hint="eastAsia"/>
        </w:rPr>
        <w:t>年代由</w:t>
      </w:r>
      <w:r>
        <w:rPr>
          <w:rFonts w:hint="eastAsia"/>
        </w:rPr>
        <w:t>Carl Adam Petri</w:t>
      </w:r>
      <w:r>
        <w:rPr>
          <w:rFonts w:hint="eastAsia"/>
        </w:rPr>
        <w:t>发明的，适合于描述异步的、并发的计算机系统模型。</w:t>
      </w:r>
      <w:r>
        <w:rPr>
          <w:rFonts w:hint="eastAsia"/>
        </w:rPr>
        <w:t>Petri</w:t>
      </w:r>
      <w:r>
        <w:rPr>
          <w:rFonts w:hint="eastAsia"/>
        </w:rPr>
        <w:t>网既有严格的数学表示方式，也有直观的图形表达方式。由于</w:t>
      </w:r>
      <w:r>
        <w:rPr>
          <w:rFonts w:hint="eastAsia"/>
        </w:rPr>
        <w:t>Petri</w:t>
      </w:r>
      <w:r>
        <w:rPr>
          <w:rFonts w:hint="eastAsia"/>
        </w:rPr>
        <w:t>网能够表达并发事件，因此它被认为是自动机理论的一种。研究领域趋向认为</w:t>
      </w:r>
      <w:r>
        <w:rPr>
          <w:rFonts w:hint="eastAsia"/>
        </w:rPr>
        <w:t>Petri</w:t>
      </w:r>
      <w:r>
        <w:rPr>
          <w:rFonts w:hint="eastAsia"/>
        </w:rPr>
        <w:t>网是所有流程定义语言之母。其具体定义如下：</w:t>
      </w:r>
    </w:p>
    <w:p w14:paraId="299BF9AF" w14:textId="77777777" w:rsidR="00601758" w:rsidRDefault="00601758" w:rsidP="00601758">
      <w:pPr>
        <w:ind w:firstLine="420"/>
      </w:pPr>
      <w:r w:rsidRPr="00DA0AE0">
        <w:rPr>
          <w:rFonts w:hint="eastAsia"/>
          <w:b/>
        </w:rPr>
        <w:t>定义（</w:t>
      </w:r>
      <w:r w:rsidRPr="00DA0AE0">
        <w:rPr>
          <w:b/>
        </w:rPr>
        <w:t>Petri</w:t>
      </w:r>
      <w:r w:rsidRPr="00DA0AE0">
        <w:rPr>
          <w:rFonts w:hint="eastAsia"/>
          <w:b/>
        </w:rPr>
        <w:t>网）</w:t>
      </w:r>
      <w:r>
        <w:rPr>
          <w:rFonts w:hint="eastAsia"/>
        </w:rPr>
        <w:t>：</w:t>
      </w:r>
      <w:r>
        <w:rPr>
          <w:rFonts w:hint="eastAsia"/>
        </w:rPr>
        <w:t>Petri</w:t>
      </w:r>
      <w:r>
        <w:rPr>
          <w:rFonts w:hint="eastAsia"/>
        </w:rPr>
        <w:t>网是一个三元组（</w:t>
      </w:r>
      <w:r>
        <w:rPr>
          <w:rFonts w:hint="eastAsia"/>
        </w:rPr>
        <w:t>P, T, F</w:t>
      </w:r>
      <w:r>
        <w:rPr>
          <w:rFonts w:hint="eastAsia"/>
        </w:rPr>
        <w:t>），其中</w:t>
      </w:r>
      <w:r>
        <w:rPr>
          <w:rFonts w:hint="eastAsia"/>
        </w:rPr>
        <w:t>P</w:t>
      </w:r>
      <w:r>
        <w:rPr>
          <w:rFonts w:hint="eastAsia"/>
        </w:rPr>
        <w:t>和</w:t>
      </w:r>
      <w:r>
        <w:rPr>
          <w:rFonts w:hint="eastAsia"/>
        </w:rPr>
        <w:t>T</w:t>
      </w:r>
      <w:r>
        <w:rPr>
          <w:rFonts w:hint="eastAsia"/>
        </w:rPr>
        <w:t>分别是库所</w:t>
      </w:r>
      <w:r>
        <w:rPr>
          <w:rFonts w:hint="eastAsia"/>
        </w:rPr>
        <w:t>(place)</w:t>
      </w:r>
      <w:r>
        <w:rPr>
          <w:rFonts w:hint="eastAsia"/>
        </w:rPr>
        <w:t>和变迁</w:t>
      </w:r>
      <w:r>
        <w:rPr>
          <w:rFonts w:hint="eastAsia"/>
        </w:rPr>
        <w:t>(transition)</w:t>
      </w:r>
      <w:r>
        <w:rPr>
          <w:rFonts w:hint="eastAsia"/>
        </w:rPr>
        <w:t>的集合，且</w:t>
      </w:r>
      <w:r>
        <w:rPr>
          <w:rFonts w:hint="eastAsia"/>
        </w:rPr>
        <w:t>P</w:t>
      </w:r>
      <w:r>
        <w:rPr>
          <w:rFonts w:hint="eastAsia"/>
        </w:rPr>
        <w:t>交</w:t>
      </w:r>
      <w:r>
        <w:rPr>
          <w:rFonts w:hint="eastAsia"/>
        </w:rPr>
        <w:t>T</w:t>
      </w:r>
      <w:r>
        <w:rPr>
          <w:rFonts w:hint="eastAsia"/>
        </w:rPr>
        <w:t>为空集，</w:t>
      </w:r>
      <w:r>
        <w:rPr>
          <w:rFonts w:hint="eastAsia"/>
        </w:rPr>
        <w:t>F</w:t>
      </w:r>
      <w:r>
        <w:rPr>
          <w:rFonts w:hint="eastAsia"/>
        </w:rPr>
        <w:t>是一个函数：</w:t>
      </w:r>
      <w:r>
        <w:rPr>
          <w:rFonts w:hint="eastAsia"/>
        </w:rPr>
        <w:t>(P</w:t>
      </w:r>
      <w:r>
        <w:rPr>
          <w:rFonts w:hint="eastAsia"/>
        </w:rPr>
        <w:t>×</w:t>
      </w:r>
      <w:r>
        <w:rPr>
          <w:rFonts w:hint="eastAsia"/>
        </w:rPr>
        <w:t>T)</w:t>
      </w:r>
      <w:r>
        <w:rPr>
          <w:rFonts w:hint="eastAsia"/>
        </w:rPr>
        <w:t>∪</w:t>
      </w:r>
      <w:r>
        <w:rPr>
          <w:rFonts w:hint="eastAsia"/>
        </w:rPr>
        <w:t>(T</w:t>
      </w:r>
      <w:r>
        <w:rPr>
          <w:rFonts w:hint="eastAsia"/>
        </w:rPr>
        <w:t>×</w:t>
      </w:r>
      <w:r>
        <w:rPr>
          <w:rFonts w:hint="eastAsia"/>
        </w:rPr>
        <w:t>P)</w:t>
      </w:r>
      <w:r>
        <w:rPr>
          <w:rFonts w:hint="eastAsia"/>
        </w:rPr>
        <w:t>→</w:t>
      </w:r>
      <w:r>
        <w:rPr>
          <w:rFonts w:hint="eastAsia"/>
        </w:rPr>
        <w:t>{0,1}</w:t>
      </w:r>
      <w:r>
        <w:rPr>
          <w:rFonts w:hint="eastAsia"/>
        </w:rPr>
        <w:t>。库所和变迁统称结点，如果</w:t>
      </w:r>
      <w:r>
        <w:rPr>
          <w:rFonts w:hint="eastAsia"/>
        </w:rPr>
        <w:t>F(x, y)=1</w:t>
      </w:r>
      <w:r>
        <w:rPr>
          <w:rFonts w:hint="eastAsia"/>
        </w:rPr>
        <w:t>，则</w:t>
      </w:r>
      <w:r>
        <w:rPr>
          <w:rFonts w:hint="eastAsia"/>
        </w:rPr>
        <w:t>x</w:t>
      </w:r>
      <w:r>
        <w:rPr>
          <w:rFonts w:hint="eastAsia"/>
        </w:rPr>
        <w:t>到</w:t>
      </w:r>
      <w:r>
        <w:rPr>
          <w:rFonts w:hint="eastAsia"/>
        </w:rPr>
        <w:t>y</w:t>
      </w:r>
      <w:r>
        <w:rPr>
          <w:rFonts w:hint="eastAsia"/>
        </w:rPr>
        <w:t>有一条有向弧。任意变迁</w:t>
      </w:r>
      <w:r>
        <w:rPr>
          <w:rFonts w:hint="eastAsia"/>
        </w:rPr>
        <w:t>t</w:t>
      </w:r>
      <w:r>
        <w:rPr>
          <w:rFonts w:hint="eastAsia"/>
        </w:rPr>
        <w:t>的输入库所集合记为·</w:t>
      </w:r>
      <w:r>
        <w:rPr>
          <w:rFonts w:hint="eastAsia"/>
        </w:rPr>
        <w:t>t</w:t>
      </w:r>
      <w:r>
        <w:rPr>
          <w:rFonts w:hint="eastAsia"/>
        </w:rPr>
        <w:t>，输出库所集合记为</w:t>
      </w:r>
      <w:r>
        <w:rPr>
          <w:rFonts w:hint="eastAsia"/>
        </w:rPr>
        <w:t>t</w:t>
      </w:r>
      <w:r>
        <w:rPr>
          <w:rFonts w:hint="eastAsia"/>
        </w:rPr>
        <w:t>·；同理任意库所</w:t>
      </w:r>
      <w:r>
        <w:rPr>
          <w:rFonts w:hint="eastAsia"/>
        </w:rPr>
        <w:t>p</w:t>
      </w:r>
      <w:r>
        <w:rPr>
          <w:rFonts w:hint="eastAsia"/>
        </w:rPr>
        <w:t>的输入变迁集合记为·</w:t>
      </w:r>
      <w:r>
        <w:rPr>
          <w:rFonts w:hint="eastAsia"/>
        </w:rPr>
        <w:t>p</w:t>
      </w:r>
      <w:r>
        <w:rPr>
          <w:rFonts w:hint="eastAsia"/>
        </w:rPr>
        <w:t>，输出变迁集合记为</w:t>
      </w:r>
      <w:r>
        <w:rPr>
          <w:rFonts w:hint="eastAsia"/>
        </w:rPr>
        <w:t>p</w:t>
      </w:r>
      <w:r>
        <w:rPr>
          <w:rFonts w:hint="eastAsia"/>
        </w:rPr>
        <w:t>·。</w:t>
      </w:r>
    </w:p>
    <w:p w14:paraId="5FC678AD" w14:textId="77777777" w:rsidR="000451F1" w:rsidRDefault="00601758" w:rsidP="000451F1">
      <w:pPr>
        <w:keepNext/>
        <w:ind w:firstLine="420"/>
      </w:pPr>
      <w:r w:rsidRPr="00727164">
        <w:rPr>
          <w:noProof/>
          <w:sz w:val="24"/>
        </w:rPr>
        <w:drawing>
          <wp:inline distT="0" distB="0" distL="0" distR="0" wp14:anchorId="14FA33C0" wp14:editId="5DA00851">
            <wp:extent cx="4629150" cy="33813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9150" cy="3381375"/>
                    </a:xfrm>
                    <a:prstGeom prst="rect">
                      <a:avLst/>
                    </a:prstGeom>
                    <a:noFill/>
                    <a:ln>
                      <a:noFill/>
                    </a:ln>
                  </pic:spPr>
                </pic:pic>
              </a:graphicData>
            </a:graphic>
          </wp:inline>
        </w:drawing>
      </w:r>
    </w:p>
    <w:p w14:paraId="5C107756" w14:textId="2CF2FADE" w:rsidR="00601758" w:rsidRDefault="000451F1" w:rsidP="000451F1">
      <w:pPr>
        <w:pStyle w:val="a7"/>
        <w:jc w:val="center"/>
      </w:pPr>
      <w:bookmarkStart w:id="10" w:name="_Ref43068239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4</w:t>
      </w:r>
      <w:r w:rsidR="00DA0AE0">
        <w:fldChar w:fldCharType="end"/>
      </w:r>
      <w:bookmarkEnd w:id="10"/>
      <w:r>
        <w:t xml:space="preserve"> </w:t>
      </w:r>
      <w:r w:rsidR="00003C56">
        <w:rPr>
          <w:rFonts w:hint="eastAsia"/>
        </w:rPr>
        <w:t>P</w:t>
      </w:r>
      <w:r w:rsidR="00003C56" w:rsidRPr="008302AC">
        <w:rPr>
          <w:rFonts w:hint="eastAsia"/>
        </w:rPr>
        <w:t>etri</w:t>
      </w:r>
      <w:r w:rsidRPr="008302AC">
        <w:rPr>
          <w:rFonts w:hint="eastAsia"/>
        </w:rPr>
        <w:t>网模型</w:t>
      </w:r>
      <w:r>
        <w:rPr>
          <w:rFonts w:hint="eastAsia"/>
        </w:rPr>
        <w:t>I</w:t>
      </w:r>
      <w:r w:rsidR="00DA0AE0">
        <w:rPr>
          <w:rFonts w:hint="eastAsia"/>
        </w:rPr>
        <w:t>I</w:t>
      </w:r>
    </w:p>
    <w:p w14:paraId="7EBF0D0F" w14:textId="406C30B8" w:rsidR="00601758" w:rsidRDefault="00601758" w:rsidP="00601758">
      <w:pPr>
        <w:ind w:firstLine="420"/>
      </w:pPr>
      <w:r>
        <w:rPr>
          <w:rFonts w:hint="eastAsia"/>
        </w:rPr>
        <w:t>如</w:t>
      </w:r>
      <w:r w:rsidR="00D83796">
        <w:fldChar w:fldCharType="begin"/>
      </w:r>
      <w:r w:rsidR="00D83796">
        <w:instrText xml:space="preserve"> </w:instrText>
      </w:r>
      <w:r w:rsidR="00D83796">
        <w:rPr>
          <w:rFonts w:hint="eastAsia"/>
        </w:rPr>
        <w:instrText>REF _Ref430682396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4</w:t>
      </w:r>
      <w:r w:rsidR="00D83796">
        <w:fldChar w:fldCharType="end"/>
      </w:r>
      <w:r>
        <w:rPr>
          <w:rFonts w:hint="eastAsia"/>
        </w:rPr>
        <w:t>中的</w:t>
      </w:r>
      <w:r>
        <w:rPr>
          <w:rFonts w:hint="eastAsia"/>
        </w:rPr>
        <w:t>Petri</w:t>
      </w:r>
      <w:r>
        <w:rPr>
          <w:rFonts w:hint="eastAsia"/>
        </w:rPr>
        <w:t>网模型所示，它的库所集合</w:t>
      </w:r>
      <w:r>
        <w:rPr>
          <w:rFonts w:hint="eastAsia"/>
        </w:rPr>
        <w:t>P</w:t>
      </w:r>
      <w:r>
        <w:rPr>
          <w:rFonts w:hint="eastAsia"/>
        </w:rPr>
        <w:t>为</w:t>
      </w:r>
      <w:r>
        <w:rPr>
          <w:rFonts w:hint="eastAsia"/>
        </w:rPr>
        <w:t>{a, b, c, d, e, f}</w:t>
      </w:r>
      <w:r>
        <w:rPr>
          <w:rFonts w:hint="eastAsia"/>
        </w:rPr>
        <w:t>，它的变迁集合</w:t>
      </w:r>
      <w:r>
        <w:rPr>
          <w:rFonts w:hint="eastAsia"/>
        </w:rPr>
        <w:t>T</w:t>
      </w:r>
      <w:r>
        <w:rPr>
          <w:rFonts w:hint="eastAsia"/>
        </w:rPr>
        <w:t>为</w:t>
      </w:r>
      <w:r>
        <w:rPr>
          <w:rFonts w:hint="eastAsia"/>
        </w:rPr>
        <w:t>{1, 2, 3, 4, 5}</w:t>
      </w:r>
      <w:r>
        <w:rPr>
          <w:rFonts w:hint="eastAsia"/>
        </w:rPr>
        <w:t>，变迁</w:t>
      </w:r>
      <w:r>
        <w:rPr>
          <w:rFonts w:hint="eastAsia"/>
        </w:rPr>
        <w:t>4</w:t>
      </w:r>
      <w:r>
        <w:rPr>
          <w:rFonts w:hint="eastAsia"/>
        </w:rPr>
        <w:t>的输入库所集合为</w:t>
      </w:r>
      <w:r>
        <w:rPr>
          <w:rFonts w:hint="eastAsia"/>
        </w:rPr>
        <w:t>{a, d}</w:t>
      </w:r>
      <w:r>
        <w:rPr>
          <w:rFonts w:hint="eastAsia"/>
        </w:rPr>
        <w:t>，变迁</w:t>
      </w:r>
      <w:r>
        <w:rPr>
          <w:rFonts w:hint="eastAsia"/>
        </w:rPr>
        <w:t>4</w:t>
      </w:r>
      <w:r>
        <w:rPr>
          <w:rFonts w:hint="eastAsia"/>
        </w:rPr>
        <w:t>的输出库所集合为</w:t>
      </w:r>
      <w:r>
        <w:rPr>
          <w:rFonts w:hint="eastAsia"/>
        </w:rPr>
        <w:t>{e}</w:t>
      </w:r>
      <w:r>
        <w:rPr>
          <w:rFonts w:hint="eastAsia"/>
        </w:rPr>
        <w:t>。</w:t>
      </w:r>
    </w:p>
    <w:p w14:paraId="0264EB18" w14:textId="65F2EF40" w:rsidR="00601758" w:rsidRDefault="00601758" w:rsidP="00601758">
      <w:pPr>
        <w:ind w:firstLine="420"/>
      </w:pPr>
      <w:r>
        <w:rPr>
          <w:rFonts w:hint="eastAsia"/>
        </w:rPr>
        <w:t>目前已有很多学者对</w:t>
      </w:r>
      <w:r>
        <w:rPr>
          <w:rFonts w:hint="eastAsia"/>
        </w:rPr>
        <w:t>Petri</w:t>
      </w:r>
      <w:r>
        <w:rPr>
          <w:rFonts w:hint="eastAsia"/>
        </w:rPr>
        <w:t>网进行了深入研究，并取得了显著进展。在理论方面，学术界已经为</w:t>
      </w:r>
      <w:r>
        <w:rPr>
          <w:rFonts w:hint="eastAsia"/>
        </w:rPr>
        <w:t>Petri</w:t>
      </w:r>
      <w:r>
        <w:rPr>
          <w:rFonts w:hint="eastAsia"/>
        </w:rPr>
        <w:t>网的研究建立了一系列分析技术，包括代数分析技术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_Ref430453869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[6]</w:t>
      </w:r>
      <w:r w:rsidR="007917A6" w:rsidRPr="00226282">
        <w:rPr>
          <w:vertAlign w:val="superscript"/>
        </w:rPr>
        <w:fldChar w:fldCharType="end"/>
      </w:r>
      <w:r>
        <w:rPr>
          <w:rFonts w:hint="eastAsia"/>
        </w:rPr>
        <w:t>、图分析技术</w:t>
      </w:r>
      <w:r w:rsidR="007917A6" w:rsidRPr="00226282">
        <w:rPr>
          <w:vertAlign w:val="superscript"/>
        </w:rPr>
        <w:fldChar w:fldCharType="begin"/>
      </w:r>
      <w:r w:rsidR="007917A6" w:rsidRPr="00226282">
        <w:rPr>
          <w:vertAlign w:val="superscript"/>
        </w:rPr>
        <w:instrText xml:space="preserve"> </w:instrText>
      </w:r>
      <w:r w:rsidR="007917A6" w:rsidRPr="00226282">
        <w:rPr>
          <w:rFonts w:hint="eastAsia"/>
          <w:vertAlign w:val="superscript"/>
        </w:rPr>
        <w:instrText>REF _Ref430453882 \r \h</w:instrText>
      </w:r>
      <w:r w:rsidR="007917A6" w:rsidRPr="00226282">
        <w:rPr>
          <w:vertAlign w:val="superscript"/>
        </w:rPr>
        <w:instrText xml:space="preserve"> </w:instrText>
      </w:r>
      <w:r w:rsidR="00226282">
        <w:rPr>
          <w:vertAlign w:val="superscript"/>
        </w:rPr>
        <w:instrText xml:space="preserve"> \* MERGEFORMAT </w:instrText>
      </w:r>
      <w:r w:rsidR="007917A6" w:rsidRPr="00226282">
        <w:rPr>
          <w:vertAlign w:val="superscript"/>
        </w:rPr>
      </w:r>
      <w:r w:rsidR="007917A6" w:rsidRPr="00226282">
        <w:rPr>
          <w:vertAlign w:val="superscript"/>
        </w:rPr>
        <w:fldChar w:fldCharType="separate"/>
      </w:r>
      <w:r w:rsidR="001347AB">
        <w:rPr>
          <w:vertAlign w:val="superscript"/>
        </w:rPr>
        <w:t>[7]</w:t>
      </w:r>
      <w:r w:rsidR="007917A6" w:rsidRPr="00226282">
        <w:rPr>
          <w:vertAlign w:val="superscript"/>
        </w:rPr>
        <w:fldChar w:fldCharType="end"/>
      </w:r>
      <w:r>
        <w:rPr>
          <w:rFonts w:hint="eastAsia"/>
        </w:rPr>
        <w:t>、约简分析技术</w:t>
      </w:r>
      <w:r w:rsidR="00B12983">
        <w:rPr>
          <w:rFonts w:hint="eastAsia"/>
        </w:rPr>
        <w:t>、展开分析技术</w:t>
      </w:r>
      <w:r>
        <w:rPr>
          <w:rFonts w:hint="eastAsia"/>
        </w:rPr>
        <w:t>等。</w:t>
      </w:r>
    </w:p>
    <w:p w14:paraId="749BA7E5" w14:textId="0186917E" w:rsidR="00601758" w:rsidRDefault="00601758" w:rsidP="00601758">
      <w:pPr>
        <w:ind w:firstLine="420"/>
      </w:pPr>
      <w:r>
        <w:rPr>
          <w:rFonts w:hint="eastAsia"/>
        </w:rPr>
        <w:lastRenderedPageBreak/>
        <w:t>代数分析技术最先是由</w:t>
      </w:r>
      <w:r>
        <w:rPr>
          <w:rFonts w:hint="eastAsia"/>
        </w:rPr>
        <w:t>Peterson</w:t>
      </w:r>
      <w:r>
        <w:rPr>
          <w:rFonts w:hint="eastAsia"/>
        </w:rPr>
        <w:t>在</w:t>
      </w:r>
      <w:r w:rsidR="007917A6">
        <w:fldChar w:fldCharType="begin"/>
      </w:r>
      <w:r w:rsidR="007917A6">
        <w:instrText xml:space="preserve"> </w:instrText>
      </w:r>
      <w:r w:rsidR="007917A6">
        <w:rPr>
          <w:rFonts w:hint="eastAsia"/>
        </w:rPr>
        <w:instrText>REF _Ref430453869 \r \h</w:instrText>
      </w:r>
      <w:r w:rsidR="007917A6">
        <w:instrText xml:space="preserve"> </w:instrText>
      </w:r>
      <w:r w:rsidR="007917A6">
        <w:fldChar w:fldCharType="separate"/>
      </w:r>
      <w:r w:rsidR="001347AB">
        <w:t>[6]</w:t>
      </w:r>
      <w:r w:rsidR="007917A6">
        <w:fldChar w:fldCharType="end"/>
      </w:r>
      <w:r>
        <w:rPr>
          <w:rFonts w:hint="eastAsia"/>
        </w:rPr>
        <w:t>中提出的，之后</w:t>
      </w:r>
      <w:r>
        <w:rPr>
          <w:rFonts w:hint="eastAsia"/>
        </w:rPr>
        <w:t>Murata</w:t>
      </w:r>
      <w:r>
        <w:rPr>
          <w:rFonts w:hint="eastAsia"/>
        </w:rPr>
        <w:t>对该工作做了更详细的扩展</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_Ref430453899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[8]</w:t>
      </w:r>
      <w:r w:rsidR="007917A6" w:rsidRPr="007917A6">
        <w:rPr>
          <w:vertAlign w:val="superscript"/>
        </w:rPr>
        <w:fldChar w:fldCharType="end"/>
      </w:r>
      <w:r>
        <w:rPr>
          <w:rFonts w:hint="eastAsia"/>
        </w:rPr>
        <w:t>。代数分析技术的主要方法是用关联矩阵的形式对一个网系统的结构进行刻画，然后建立状态可达的线性系统关系。它的优点在于可以利用线性代数简洁地展现</w:t>
      </w:r>
      <w:r>
        <w:rPr>
          <w:rFonts w:hint="eastAsia"/>
        </w:rPr>
        <w:t>Petri</w:t>
      </w:r>
      <w:r>
        <w:rPr>
          <w:rFonts w:hint="eastAsia"/>
        </w:rPr>
        <w:t>网的一些性质。而这种方法的缺点则是它难于很好地刻画</w:t>
      </w:r>
      <w:r>
        <w:rPr>
          <w:rFonts w:hint="eastAsia"/>
        </w:rPr>
        <w:t>Petri</w:t>
      </w:r>
      <w:r>
        <w:rPr>
          <w:rFonts w:hint="eastAsia"/>
        </w:rPr>
        <w:t>网的动态特征。</w:t>
      </w:r>
    </w:p>
    <w:p w14:paraId="1284F488" w14:textId="2288415A" w:rsidR="00601758" w:rsidRDefault="00601758" w:rsidP="00601758">
      <w:pPr>
        <w:ind w:firstLine="420"/>
      </w:pPr>
      <w:r>
        <w:rPr>
          <w:rFonts w:hint="eastAsia"/>
        </w:rPr>
        <w:t>图分析技术类似于状态机的分析，是以一个有限的有向树直接地展现一个网系统的运行机制。这一思想最先由</w:t>
      </w:r>
      <w:r>
        <w:rPr>
          <w:rFonts w:hint="eastAsia"/>
        </w:rPr>
        <w:t>Karp</w:t>
      </w:r>
      <w:r>
        <w:rPr>
          <w:rFonts w:hint="eastAsia"/>
        </w:rPr>
        <w:t>和</w:t>
      </w:r>
      <w:r>
        <w:rPr>
          <w:rFonts w:hint="eastAsia"/>
        </w:rPr>
        <w:t>Miller</w:t>
      </w:r>
      <w:r>
        <w:rPr>
          <w:rFonts w:hint="eastAsia"/>
        </w:rPr>
        <w:t>在</w:t>
      </w:r>
      <w:r w:rsidR="007917A6">
        <w:fldChar w:fldCharType="begin"/>
      </w:r>
      <w:r w:rsidR="007917A6">
        <w:instrText xml:space="preserve"> </w:instrText>
      </w:r>
      <w:r w:rsidR="007917A6">
        <w:rPr>
          <w:rFonts w:hint="eastAsia"/>
        </w:rPr>
        <w:instrText>REF _Ref430453882 \r \h</w:instrText>
      </w:r>
      <w:r w:rsidR="007917A6">
        <w:instrText xml:space="preserve"> </w:instrText>
      </w:r>
      <w:r w:rsidR="007917A6">
        <w:fldChar w:fldCharType="separate"/>
      </w:r>
      <w:r w:rsidR="001347AB">
        <w:t>[7]</w:t>
      </w:r>
      <w:r w:rsidR="007917A6">
        <w:fldChar w:fldCharType="end"/>
      </w:r>
      <w:r>
        <w:rPr>
          <w:rFonts w:hint="eastAsia"/>
        </w:rPr>
        <w:t>中提出。图分析技术的优点是能够反映一个网系统的动态行为和特征。虽然可达树可以很好地对</w:t>
      </w:r>
      <w:r>
        <w:rPr>
          <w:rFonts w:hint="eastAsia"/>
        </w:rPr>
        <w:t>Petri</w:t>
      </w:r>
      <w:r>
        <w:rPr>
          <w:rFonts w:hint="eastAsia"/>
        </w:rPr>
        <w:t>网进行分析，但其状态的复杂性通常是令人难以接受的。为此，人们提出可达树化简等方法来克服这一困难，在一定程度上起到了作用，但还有待进一步研究。</w:t>
      </w:r>
    </w:p>
    <w:p w14:paraId="11A5C506" w14:textId="603FE479" w:rsidR="00D60D24" w:rsidRDefault="00601758" w:rsidP="00601758">
      <w:pPr>
        <w:ind w:firstLine="420"/>
      </w:pPr>
      <w:r>
        <w:rPr>
          <w:rFonts w:hint="eastAsia"/>
        </w:rPr>
        <w:t>约简分析技术是针对</w:t>
      </w:r>
      <w:r>
        <w:rPr>
          <w:rFonts w:hint="eastAsia"/>
        </w:rPr>
        <w:t>Petri</w:t>
      </w:r>
      <w:r>
        <w:rPr>
          <w:rFonts w:hint="eastAsia"/>
        </w:rPr>
        <w:t>网的状态复杂性而提出的。一个规模不大的系统，可能会出现状态组合爆炸的危险，从而给分析带来困难。对此，人们提出化简和分解的思想。化简是在保留一些性质不变的基础上，将一个较复杂的</w:t>
      </w:r>
      <w:r>
        <w:rPr>
          <w:rFonts w:hint="eastAsia"/>
        </w:rPr>
        <w:t>Petri</w:t>
      </w:r>
      <w:r>
        <w:rPr>
          <w:rFonts w:hint="eastAsia"/>
        </w:rPr>
        <w:t>网简化成一个比较简单的</w:t>
      </w:r>
      <w:r>
        <w:rPr>
          <w:rFonts w:hint="eastAsia"/>
        </w:rPr>
        <w:t>Petri</w:t>
      </w:r>
      <w:r>
        <w:rPr>
          <w:rFonts w:hint="eastAsia"/>
        </w:rPr>
        <w:t>网的同态变换过程，这个过程减小了可达状态空间，为分析原网提供充分的信息</w:t>
      </w:r>
      <w:r w:rsidR="00D60D24" w:rsidRPr="00D60D24">
        <w:rPr>
          <w:vertAlign w:val="superscript"/>
        </w:rPr>
        <w:fldChar w:fldCharType="begin"/>
      </w:r>
      <w:r w:rsidR="00D60D24" w:rsidRPr="00D60D24">
        <w:rPr>
          <w:vertAlign w:val="superscript"/>
        </w:rPr>
        <w:instrText xml:space="preserve"> </w:instrText>
      </w:r>
      <w:r w:rsidR="00D60D24" w:rsidRPr="00D60D24">
        <w:rPr>
          <w:rFonts w:hint="eastAsia"/>
          <w:vertAlign w:val="superscript"/>
        </w:rPr>
        <w:instrText>REF _Ref430509755 \r \h</w:instrText>
      </w:r>
      <w:r w:rsidR="00D60D24" w:rsidRPr="00D60D24">
        <w:rPr>
          <w:vertAlign w:val="superscript"/>
        </w:rPr>
        <w:instrText xml:space="preserve"> </w:instrText>
      </w:r>
      <w:r w:rsidR="00D60D24">
        <w:rPr>
          <w:vertAlign w:val="superscript"/>
        </w:rPr>
        <w:instrText xml:space="preserve"> \* MERGEFORMAT </w:instrText>
      </w:r>
      <w:r w:rsidR="00D60D24" w:rsidRPr="00D60D24">
        <w:rPr>
          <w:vertAlign w:val="superscript"/>
        </w:rPr>
      </w:r>
      <w:r w:rsidR="00D60D24" w:rsidRPr="00D60D24">
        <w:rPr>
          <w:vertAlign w:val="superscript"/>
        </w:rPr>
        <w:fldChar w:fldCharType="separate"/>
      </w:r>
      <w:r w:rsidR="001347AB">
        <w:rPr>
          <w:vertAlign w:val="superscript"/>
        </w:rPr>
        <w:t>[9]</w:t>
      </w:r>
      <w:r w:rsidR="00D60D24" w:rsidRPr="00D60D24">
        <w:rPr>
          <w:vertAlign w:val="superscript"/>
        </w:rPr>
        <w:fldChar w:fldCharType="end"/>
      </w:r>
      <w:r>
        <w:rPr>
          <w:rFonts w:hint="eastAsia"/>
        </w:rPr>
        <w:t>。</w:t>
      </w:r>
    </w:p>
    <w:p w14:paraId="1F8432D3" w14:textId="139EA4D3" w:rsidR="00601758" w:rsidRDefault="00B12983" w:rsidP="00601758">
      <w:pPr>
        <w:ind w:firstLine="420"/>
      </w:pPr>
      <w:r>
        <w:rPr>
          <w:rFonts w:hint="eastAsia"/>
        </w:rPr>
        <w:t>展开技术是针对</w:t>
      </w:r>
      <w:r>
        <w:rPr>
          <w:rFonts w:hint="eastAsia"/>
        </w:rPr>
        <w:t>Petri</w:t>
      </w:r>
      <w:r>
        <w:rPr>
          <w:rFonts w:hint="eastAsia"/>
        </w:rPr>
        <w:t>网</w:t>
      </w:r>
      <w:r w:rsidR="00F12F4A">
        <w:rPr>
          <w:rFonts w:hint="eastAsia"/>
        </w:rPr>
        <w:t>的空间搜索</w:t>
      </w:r>
      <w:r>
        <w:rPr>
          <w:rFonts w:hint="eastAsia"/>
        </w:rPr>
        <w:t>问题而提出的研究方法。</w:t>
      </w:r>
      <w:r w:rsidR="00F12F4A">
        <w:rPr>
          <w:rFonts w:hint="eastAsia"/>
        </w:rPr>
        <w:t>当业务</w:t>
      </w:r>
      <w:r w:rsidR="000464DD">
        <w:rPr>
          <w:rFonts w:hint="eastAsia"/>
        </w:rPr>
        <w:t>流程模型</w:t>
      </w:r>
      <w:r w:rsidR="00F12F4A">
        <w:rPr>
          <w:rFonts w:hint="eastAsia"/>
        </w:rPr>
        <w:t>中包含循环结构的时候，业务</w:t>
      </w:r>
      <w:r w:rsidR="000464DD">
        <w:rPr>
          <w:rFonts w:hint="eastAsia"/>
        </w:rPr>
        <w:t>流程模型</w:t>
      </w:r>
      <w:r w:rsidR="00F12F4A">
        <w:rPr>
          <w:rFonts w:hint="eastAsia"/>
        </w:rPr>
        <w:t>的行为空间会剧烈增长，</w:t>
      </w:r>
      <w:r w:rsidR="00F12F4A" w:rsidRPr="00AA271D">
        <w:rPr>
          <w:rFonts w:hint="eastAsia"/>
        </w:rPr>
        <w:t>产生</w:t>
      </w:r>
      <w:r w:rsidR="00F7054F" w:rsidRPr="00AA271D">
        <w:rPr>
          <w:rFonts w:hint="eastAsia"/>
        </w:rPr>
        <w:t>爆炸</w:t>
      </w:r>
      <w:r w:rsidR="00AA271D" w:rsidRPr="00AA271D">
        <w:rPr>
          <w:vertAlign w:val="superscript"/>
        </w:rPr>
        <w:fldChar w:fldCharType="begin"/>
      </w:r>
      <w:r w:rsidR="00AA271D" w:rsidRPr="00AA271D">
        <w:rPr>
          <w:vertAlign w:val="superscript"/>
        </w:rPr>
        <w:instrText xml:space="preserve"> </w:instrText>
      </w:r>
      <w:r w:rsidR="00AA271D" w:rsidRPr="00AA271D">
        <w:rPr>
          <w:rFonts w:hint="eastAsia"/>
          <w:vertAlign w:val="superscript"/>
        </w:rPr>
        <w:instrText>REF _Ref430522037 \r \h</w:instrText>
      </w:r>
      <w:r w:rsidR="00AA271D" w:rsidRPr="00AA271D">
        <w:rPr>
          <w:vertAlign w:val="superscript"/>
        </w:rPr>
        <w:instrText xml:space="preserve">  \* MERGEFORMAT </w:instrText>
      </w:r>
      <w:r w:rsidR="00AA271D" w:rsidRPr="00AA271D">
        <w:rPr>
          <w:vertAlign w:val="superscript"/>
        </w:rPr>
      </w:r>
      <w:r w:rsidR="00AA271D" w:rsidRPr="00AA271D">
        <w:rPr>
          <w:vertAlign w:val="superscript"/>
        </w:rPr>
        <w:fldChar w:fldCharType="separate"/>
      </w:r>
      <w:r w:rsidR="001347AB">
        <w:rPr>
          <w:vertAlign w:val="superscript"/>
        </w:rPr>
        <w:t>[10]</w:t>
      </w:r>
      <w:r w:rsidR="00AA271D" w:rsidRPr="00AA271D">
        <w:rPr>
          <w:vertAlign w:val="superscript"/>
        </w:rPr>
        <w:fldChar w:fldCharType="end"/>
      </w:r>
      <w:r w:rsidR="00F12F4A">
        <w:rPr>
          <w:rFonts w:hint="eastAsia"/>
        </w:rPr>
        <w:t>。</w:t>
      </w:r>
      <w:r>
        <w:rPr>
          <w:rFonts w:hint="eastAsia"/>
        </w:rPr>
        <w:t>1</w:t>
      </w:r>
      <w:r>
        <w:t>993</w:t>
      </w:r>
      <w:r>
        <w:t>年</w:t>
      </w:r>
      <w:r>
        <w:rPr>
          <w:rFonts w:hint="eastAsia"/>
        </w:rPr>
        <w:t>，</w:t>
      </w:r>
      <w:r w:rsidR="00601758">
        <w:rPr>
          <w:rFonts w:hint="eastAsia"/>
        </w:rPr>
        <w:t>McMillan</w:t>
      </w:r>
      <w:r>
        <w:rPr>
          <w:rFonts w:hint="eastAsia"/>
        </w:rPr>
        <w:t>提出了一种新的</w:t>
      </w:r>
      <w:r>
        <w:rPr>
          <w:rFonts w:hint="eastAsia"/>
        </w:rPr>
        <w:t>Petri</w:t>
      </w:r>
      <w:r>
        <w:rPr>
          <w:rFonts w:hint="eastAsia"/>
        </w:rPr>
        <w:t>网的空间搜索方法</w:t>
      </w:r>
      <w:r w:rsidR="000C50E0" w:rsidRPr="000C50E0">
        <w:rPr>
          <w:vertAlign w:val="superscript"/>
        </w:rPr>
        <w:fldChar w:fldCharType="begin"/>
      </w:r>
      <w:r w:rsidR="000C50E0" w:rsidRPr="000C50E0">
        <w:rPr>
          <w:vertAlign w:val="superscript"/>
        </w:rPr>
        <w:instrText xml:space="preserve"> </w:instrText>
      </w:r>
      <w:r w:rsidR="000C50E0" w:rsidRPr="000C50E0">
        <w:rPr>
          <w:rFonts w:hint="eastAsia"/>
          <w:vertAlign w:val="superscript"/>
        </w:rPr>
        <w:instrText>REF _Ref430510982 \r \h</w:instrText>
      </w:r>
      <w:r w:rsidR="000C50E0" w:rsidRPr="000C50E0">
        <w:rPr>
          <w:vertAlign w:val="superscript"/>
        </w:rPr>
        <w:instrText xml:space="preserve">  \* MERGEFORMAT </w:instrText>
      </w:r>
      <w:r w:rsidR="000C50E0" w:rsidRPr="000C50E0">
        <w:rPr>
          <w:vertAlign w:val="superscript"/>
        </w:rPr>
      </w:r>
      <w:r w:rsidR="000C50E0" w:rsidRPr="000C50E0">
        <w:rPr>
          <w:vertAlign w:val="superscript"/>
        </w:rPr>
        <w:fldChar w:fldCharType="separate"/>
      </w:r>
      <w:r w:rsidR="001347AB">
        <w:rPr>
          <w:vertAlign w:val="superscript"/>
        </w:rPr>
        <w:t>[11]</w:t>
      </w:r>
      <w:r w:rsidR="000C50E0" w:rsidRPr="000C50E0">
        <w:rPr>
          <w:vertAlign w:val="superscript"/>
        </w:rPr>
        <w:fldChar w:fldCharType="end"/>
      </w:r>
      <w:r w:rsidR="00F12F4A">
        <w:rPr>
          <w:rFonts w:hint="eastAsia"/>
        </w:rPr>
        <w:t>，他通过构造</w:t>
      </w:r>
      <w:r w:rsidR="00F12F4A">
        <w:rPr>
          <w:rFonts w:hint="eastAsia"/>
        </w:rPr>
        <w:t>Petri</w:t>
      </w:r>
      <w:r w:rsidR="00F12F4A">
        <w:rPr>
          <w:rFonts w:hint="eastAsia"/>
        </w:rPr>
        <w:t>网的完全有限前缀（</w:t>
      </w:r>
      <w:r w:rsidR="00B664F8">
        <w:rPr>
          <w:rFonts w:hint="eastAsia"/>
        </w:rPr>
        <w:t>Complete</w:t>
      </w:r>
      <w:r w:rsidR="00B664F8">
        <w:t xml:space="preserve"> </w:t>
      </w:r>
      <w:r w:rsidR="00B664F8">
        <w:rPr>
          <w:rFonts w:hint="eastAsia"/>
        </w:rPr>
        <w:t>F</w:t>
      </w:r>
      <w:r w:rsidR="00B664F8">
        <w:t xml:space="preserve">inite </w:t>
      </w:r>
      <w:r w:rsidR="00B664F8">
        <w:rPr>
          <w:rFonts w:hint="eastAsia"/>
        </w:rPr>
        <w:t>P</w:t>
      </w:r>
      <w:r w:rsidR="00B664F8">
        <w:t>refix</w:t>
      </w:r>
      <w:r w:rsidR="00F12F4A">
        <w:t xml:space="preserve">, </w:t>
      </w:r>
      <w:r w:rsidR="006323B6">
        <w:rPr>
          <w:rFonts w:hint="eastAsia"/>
        </w:rPr>
        <w:t>简称</w:t>
      </w:r>
      <w:r w:rsidR="00F12F4A">
        <w:t>CFP</w:t>
      </w:r>
      <w:r w:rsidR="00F12F4A">
        <w:rPr>
          <w:rFonts w:hint="eastAsia"/>
        </w:rPr>
        <w:t>）来压缩业务</w:t>
      </w:r>
      <w:r w:rsidR="000464DD">
        <w:rPr>
          <w:rFonts w:hint="eastAsia"/>
        </w:rPr>
        <w:t>流程模型</w:t>
      </w:r>
      <w:r w:rsidR="00F12F4A">
        <w:rPr>
          <w:rFonts w:hint="eastAsia"/>
        </w:rPr>
        <w:t>，使其仍能表达原有模型所能表达的全部行为状态。</w:t>
      </w:r>
      <w:r w:rsidR="00601758">
        <w:rPr>
          <w:rFonts w:hint="eastAsia"/>
        </w:rPr>
        <w:t>Esparza</w:t>
      </w:r>
      <w:r w:rsidR="00601758">
        <w:rPr>
          <w:rFonts w:hint="eastAsia"/>
        </w:rPr>
        <w:t>等人</w:t>
      </w:r>
      <w:r w:rsidR="00F12F4A">
        <w:rPr>
          <w:rFonts w:hint="eastAsia"/>
        </w:rPr>
        <w:t>则</w:t>
      </w:r>
      <w:r w:rsidR="00601758">
        <w:rPr>
          <w:rFonts w:hint="eastAsia"/>
        </w:rPr>
        <w:t>在</w:t>
      </w:r>
      <w:r w:rsidR="00F12F4A">
        <w:rPr>
          <w:rFonts w:hint="eastAsia"/>
        </w:rPr>
        <w:t>此基础上对完全有限前缀技术进行了改进，使得在最坏</w:t>
      </w:r>
      <w:r w:rsidR="00D953CD">
        <w:rPr>
          <w:rFonts w:hint="eastAsia"/>
        </w:rPr>
        <w:t>情况下依然能够产生一个有限的前缀，进一步缩小了完全有限前缀展开后的大小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_Ref430454048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[12]</w:t>
      </w:r>
      <w:r w:rsidR="007917A6" w:rsidRPr="007917A6">
        <w:rPr>
          <w:vertAlign w:val="superscript"/>
        </w:rPr>
        <w:fldChar w:fldCharType="end"/>
      </w:r>
      <w:r w:rsidR="00601758">
        <w:rPr>
          <w:rFonts w:hint="eastAsia"/>
        </w:rPr>
        <w:t>。</w:t>
      </w:r>
    </w:p>
    <w:p w14:paraId="2D9E929C" w14:textId="4825F9FC" w:rsidR="00601758" w:rsidRDefault="00601758" w:rsidP="00601758">
      <w:pPr>
        <w:ind w:firstLine="420"/>
      </w:pPr>
      <w:r>
        <w:rPr>
          <w:rFonts w:hint="eastAsia"/>
        </w:rPr>
        <w:t>建立在通用网论基础之上的并发行为的特性研究是</w:t>
      </w:r>
      <w:r>
        <w:rPr>
          <w:rFonts w:hint="eastAsia"/>
        </w:rPr>
        <w:t>Petri</w:t>
      </w:r>
      <w:r>
        <w:rPr>
          <w:rFonts w:hint="eastAsia"/>
        </w:rPr>
        <w:t>网理论研究的另一主要方向。在最为著名的并发公理系统</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_Ref430454069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[13]</w:t>
      </w:r>
      <w:r w:rsidR="007917A6" w:rsidRPr="007917A6">
        <w:rPr>
          <w:vertAlign w:val="superscript"/>
        </w:rPr>
        <w:fldChar w:fldCharType="end"/>
      </w:r>
      <w:r>
        <w:rPr>
          <w:rFonts w:hint="eastAsia"/>
        </w:rPr>
        <w:t>基础上，许多研究者开展了并发语义的刻画系统以及并发系统的构造等研究，并且取得了很多成果。</w:t>
      </w:r>
    </w:p>
    <w:p w14:paraId="152830E1" w14:textId="15D3CD76" w:rsidR="00B9538D" w:rsidRDefault="00B9538D" w:rsidP="000705DD">
      <w:pPr>
        <w:pStyle w:val="3"/>
      </w:pPr>
      <w:bookmarkStart w:id="11" w:name="_Toc430716783"/>
      <w:r>
        <w:rPr>
          <w:rFonts w:hint="eastAsia"/>
        </w:rPr>
        <w:t>Hybrid</w:t>
      </w:r>
      <w:r>
        <w:rPr>
          <w:rFonts w:hint="eastAsia"/>
        </w:rPr>
        <w:t>模型</w:t>
      </w:r>
      <w:bookmarkEnd w:id="11"/>
    </w:p>
    <w:p w14:paraId="3CC8B00A" w14:textId="73F40F63" w:rsidR="002A6DEC" w:rsidRPr="00DA0AE0" w:rsidRDefault="002A6DEC" w:rsidP="000705DD">
      <w:pPr>
        <w:ind w:firstLine="420"/>
      </w:pPr>
      <w:r w:rsidRPr="000705DD">
        <w:t>轻结构而重多样性的模型适合用</w:t>
      </w:r>
      <w:r w:rsidRPr="000705DD">
        <w:t>Declarative</w:t>
      </w:r>
      <w:r w:rsidRPr="000705DD">
        <w:t>语言</w:t>
      </w:r>
      <w:r>
        <w:t>来</w:t>
      </w:r>
      <w:r w:rsidRPr="000705DD">
        <w:t>表示</w:t>
      </w:r>
      <w:r>
        <w:rPr>
          <w:rFonts w:hint="eastAsia"/>
        </w:rPr>
        <w:t>，</w:t>
      </w:r>
      <w:r w:rsidRPr="00DA0AE0">
        <w:t>而重结构且稳定的模型</w:t>
      </w:r>
      <w:r>
        <w:t>则</w:t>
      </w:r>
      <w:r w:rsidRPr="00DA0AE0">
        <w:t>适合用</w:t>
      </w:r>
      <w:r w:rsidRPr="00DA0AE0">
        <w:t>Imperative</w:t>
      </w:r>
      <w:r w:rsidRPr="00DA0AE0">
        <w:t>语言</w:t>
      </w:r>
      <w:r>
        <w:t>来</w:t>
      </w:r>
      <w:r w:rsidRPr="00DA0AE0">
        <w:t>表示。在很多场景中，一个流程可以既包含适合用</w:t>
      </w:r>
      <w:r w:rsidRPr="00DA0AE0">
        <w:t>Declarative</w:t>
      </w:r>
      <w:r w:rsidRPr="00DA0AE0">
        <w:t>语言表示的部分也包含适合用</w:t>
      </w:r>
      <w:r w:rsidRPr="00DA0AE0">
        <w:t>Imperative</w:t>
      </w:r>
      <w:r w:rsidRPr="00DA0AE0">
        <w:t>语言表示的部分。为了能够有效表示这类模型，</w:t>
      </w:r>
      <w:r w:rsidRPr="00DA0AE0">
        <w:t>Maggi</w:t>
      </w:r>
      <w:r w:rsidRPr="00DA0AE0">
        <w:t>等人提出了</w:t>
      </w:r>
      <w:r w:rsidRPr="00DA0AE0">
        <w:t>Hybrid</w:t>
      </w:r>
      <w:r w:rsidRPr="00DA0AE0">
        <w:t>模型</w:t>
      </w:r>
      <w:r w:rsidRPr="00DA0AE0">
        <w:rPr>
          <w:vertAlign w:val="superscript"/>
        </w:rPr>
        <w:fldChar w:fldCharType="begin"/>
      </w:r>
      <w:r w:rsidRPr="00DA0AE0">
        <w:rPr>
          <w:vertAlign w:val="superscript"/>
        </w:rPr>
        <w:instrText xml:space="preserve"> REF _Ref430694415 \r \h </w:instrText>
      </w:r>
      <w:r w:rsidR="00F16FF0">
        <w:rPr>
          <w:vertAlign w:val="superscript"/>
        </w:rPr>
        <w:instrText xml:space="preserve"> \* MERGEFORMAT </w:instrText>
      </w:r>
      <w:r w:rsidRPr="00DA0AE0">
        <w:rPr>
          <w:vertAlign w:val="superscript"/>
        </w:rPr>
      </w:r>
      <w:r w:rsidRPr="00DA0AE0">
        <w:rPr>
          <w:vertAlign w:val="superscript"/>
        </w:rPr>
        <w:fldChar w:fldCharType="separate"/>
      </w:r>
      <w:r w:rsidR="001347AB">
        <w:rPr>
          <w:vertAlign w:val="superscript"/>
        </w:rPr>
        <w:t>[5]</w:t>
      </w:r>
      <w:r w:rsidRPr="00DA0AE0">
        <w:rPr>
          <w:vertAlign w:val="superscript"/>
        </w:rPr>
        <w:fldChar w:fldCharType="end"/>
      </w:r>
      <w:r w:rsidRPr="00DA0AE0">
        <w:t>，这类模型的每个子流程都是</w:t>
      </w:r>
      <w:r w:rsidRPr="00DA0AE0">
        <w:t>Imperative</w:t>
      </w:r>
      <w:r w:rsidRPr="00DA0AE0">
        <w:t>模型或者</w:t>
      </w:r>
      <w:r w:rsidRPr="00DA0AE0">
        <w:t>Declarative</w:t>
      </w:r>
      <w:r w:rsidRPr="00DA0AE0">
        <w:t>模型。</w:t>
      </w:r>
    </w:p>
    <w:p w14:paraId="7A25E3AF" w14:textId="60288776" w:rsidR="002A6DEC" w:rsidRDefault="00CA3F41" w:rsidP="002A6DEC">
      <w:pPr>
        <w:ind w:firstLine="420"/>
      </w:pPr>
      <w:r>
        <w:fldChar w:fldCharType="begin"/>
      </w:r>
      <w:r>
        <w:instrText xml:space="preserve"> REF _Ref430696377 \h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5</w:t>
      </w:r>
      <w:r>
        <w:fldChar w:fldCharType="end"/>
      </w:r>
      <w:r w:rsidR="002A6DEC" w:rsidRPr="00DA0AE0">
        <w:t>是一个</w:t>
      </w:r>
      <w:r w:rsidR="002A6DEC" w:rsidRPr="00DA0AE0">
        <w:t>Hybrid</w:t>
      </w:r>
      <w:r w:rsidR="002A6DEC" w:rsidRPr="00DA0AE0">
        <w:t>模型示例。该类模型将</w:t>
      </w:r>
      <w:r w:rsidR="002A6DEC" w:rsidRPr="00DA0AE0">
        <w:t>Declarative</w:t>
      </w:r>
      <w:r w:rsidR="002A6DEC" w:rsidRPr="00DA0AE0">
        <w:t>模型与</w:t>
      </w:r>
      <w:r w:rsidR="002A6DEC" w:rsidRPr="00DA0AE0">
        <w:t>Imperative</w:t>
      </w:r>
      <w:r w:rsidR="002A6DEC" w:rsidRPr="002A6DEC">
        <w:t>模型</w:t>
      </w:r>
      <w:r w:rsidR="002A6DEC" w:rsidRPr="00DA0AE0">
        <w:t>用子流程表示并连接各个子流程从而描述混杂类型的业务流程。</w:t>
      </w:r>
      <w:r w:rsidR="00A96131">
        <w:t>其中，</w:t>
      </w:r>
      <w:r w:rsidR="00A96131">
        <w:t>P1.1</w:t>
      </w:r>
      <w:r w:rsidR="00A96131">
        <w:t>、</w:t>
      </w:r>
      <w:r w:rsidR="00A96131">
        <w:rPr>
          <w:rFonts w:hint="eastAsia"/>
        </w:rPr>
        <w:t>P1.2</w:t>
      </w:r>
      <w:r w:rsidR="00A96131">
        <w:t>、</w:t>
      </w:r>
      <w:r w:rsidR="00A96131">
        <w:rPr>
          <w:rFonts w:hint="eastAsia"/>
        </w:rPr>
        <w:t>P1.3</w:t>
      </w:r>
      <w:r w:rsidR="00A96131">
        <w:t>、</w:t>
      </w:r>
      <w:r w:rsidR="00A96131">
        <w:rPr>
          <w:rFonts w:hint="eastAsia"/>
        </w:rPr>
        <w:t>P1.4</w:t>
      </w:r>
      <w:r w:rsidR="00A96131">
        <w:t>、</w:t>
      </w:r>
      <w:r w:rsidR="00A96131">
        <w:t>P2.1</w:t>
      </w:r>
      <w:r w:rsidR="00A96131">
        <w:t>、</w:t>
      </w:r>
      <w:r w:rsidR="00A96131">
        <w:t>P2.2</w:t>
      </w:r>
      <w:r w:rsidR="00A96131">
        <w:rPr>
          <w:rFonts w:hint="eastAsia"/>
        </w:rPr>
        <w:t>是</w:t>
      </w:r>
      <w:r w:rsidR="00A96131">
        <w:t>Petri</w:t>
      </w:r>
      <w:r w:rsidR="00A96131">
        <w:t>网模型，</w:t>
      </w:r>
      <w:r w:rsidR="00A96131">
        <w:rPr>
          <w:rFonts w:hint="eastAsia"/>
        </w:rPr>
        <w:t>D</w:t>
      </w:r>
      <w:r w:rsidR="00A96131">
        <w:t>1.1</w:t>
      </w:r>
      <w:r w:rsidR="00A96131">
        <w:t>、</w:t>
      </w:r>
      <w:r w:rsidR="00A96131">
        <w:rPr>
          <w:rFonts w:hint="eastAsia"/>
        </w:rPr>
        <w:t>D</w:t>
      </w:r>
      <w:r w:rsidR="00A96131">
        <w:t>2.1</w:t>
      </w:r>
      <w:r w:rsidR="00A96131">
        <w:rPr>
          <w:rFonts w:hint="eastAsia"/>
        </w:rPr>
        <w:t>是</w:t>
      </w:r>
      <w:proofErr w:type="spellStart"/>
      <w:r w:rsidR="00F921F6">
        <w:rPr>
          <w:rFonts w:hint="eastAsia"/>
        </w:rPr>
        <w:t>ConDec</w:t>
      </w:r>
      <w:proofErr w:type="spellEnd"/>
      <w:r w:rsidR="00A96131">
        <w:t>模型。</w:t>
      </w:r>
    </w:p>
    <w:p w14:paraId="769C89AA" w14:textId="77777777" w:rsidR="00F16FF0" w:rsidRDefault="00CA3D85" w:rsidP="00DA0AE0">
      <w:pPr>
        <w:keepNext/>
      </w:pPr>
      <w:r>
        <w:lastRenderedPageBreak/>
        <w:pict w14:anchorId="28D6B0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83.15pt">
            <v:imagedata r:id="rId14" o:title="屏幕快照 2015-09-22 下午2"/>
          </v:shape>
        </w:pict>
      </w:r>
    </w:p>
    <w:p w14:paraId="1C04CA06" w14:textId="1D958D1D" w:rsidR="002A6DEC" w:rsidRPr="00F16FF0" w:rsidRDefault="00F16FF0" w:rsidP="00DA0AE0">
      <w:pPr>
        <w:pStyle w:val="a7"/>
        <w:jc w:val="center"/>
      </w:pPr>
      <w:bookmarkStart w:id="12" w:name="_Ref430696365"/>
      <w:bookmarkStart w:id="13" w:name="_Ref430696377"/>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5</w:t>
      </w:r>
      <w:r w:rsidR="00DA0AE0">
        <w:fldChar w:fldCharType="end"/>
      </w:r>
      <w:bookmarkEnd w:id="13"/>
      <w:r>
        <w:t xml:space="preserve"> Hybrid</w:t>
      </w:r>
      <w:r>
        <w:t>模型</w:t>
      </w:r>
      <w:bookmarkEnd w:id="12"/>
    </w:p>
    <w:p w14:paraId="376B28DD" w14:textId="77777777" w:rsidR="00DC10EE" w:rsidRDefault="00DC10EE" w:rsidP="00601758">
      <w:pPr>
        <w:pStyle w:val="2"/>
      </w:pPr>
      <w:bookmarkStart w:id="14" w:name="_Toc430716784"/>
      <w:r w:rsidRPr="00DC10EE">
        <w:rPr>
          <w:rFonts w:hint="eastAsia"/>
        </w:rPr>
        <w:t>符合性检测</w:t>
      </w:r>
      <w:bookmarkEnd w:id="14"/>
    </w:p>
    <w:p w14:paraId="250B76FC" w14:textId="77777777" w:rsidR="00601758" w:rsidRDefault="00601758" w:rsidP="00601758">
      <w:pPr>
        <w:ind w:firstLine="420"/>
      </w:pPr>
      <w:r>
        <w:rPr>
          <w:rFonts w:hint="eastAsia"/>
        </w:rPr>
        <w:t>流程发现（</w:t>
      </w:r>
      <w:r>
        <w:rPr>
          <w:rFonts w:hint="eastAsia"/>
        </w:rPr>
        <w:t>Process Discovery</w:t>
      </w:r>
      <w:r>
        <w:rPr>
          <w:rFonts w:hint="eastAsia"/>
        </w:rPr>
        <w:t>）致力于自动地从事件日志数据中抽象出流程模型，而符合性检测（</w:t>
      </w:r>
      <w:r>
        <w:rPr>
          <w:rFonts w:hint="eastAsia"/>
        </w:rPr>
        <w:t>Conformance Checking</w:t>
      </w:r>
      <w:r>
        <w:rPr>
          <w:rFonts w:hint="eastAsia"/>
        </w:rPr>
        <w:t>）则关注于已有流程模型同其对应的事件日志之间的关系。</w:t>
      </w:r>
    </w:p>
    <w:p w14:paraId="43E06D13" w14:textId="23824F85" w:rsidR="00601758" w:rsidRPr="00601758" w:rsidRDefault="00601758" w:rsidP="00601758">
      <w:r>
        <w:rPr>
          <w:rFonts w:hint="eastAsia"/>
        </w:rPr>
        <w:t>符合性检测，也被称为符合性分析，是用来检测流程模型同其相对应的事件日志之间的一致性，并由此来评价流程模型同流程日志之间的关系</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sidR="00D83796">
        <w:rPr>
          <w:rFonts w:hint="eastAsia"/>
        </w:rPr>
        <w:t>（见</w:t>
      </w:r>
      <w:r w:rsidR="00D83796">
        <w:fldChar w:fldCharType="begin"/>
      </w:r>
      <w:r w:rsidR="00D83796">
        <w:instrText xml:space="preserve"> </w:instrText>
      </w:r>
      <w:r w:rsidR="00D83796">
        <w:rPr>
          <w:rFonts w:hint="eastAsia"/>
        </w:rPr>
        <w:instrText>REF _Ref430682457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1</w:t>
      </w:r>
      <w:r w:rsidR="001347AB">
        <w:noBreakHyphen/>
      </w:r>
      <w:r w:rsidR="001347AB">
        <w:rPr>
          <w:noProof/>
        </w:rPr>
        <w:t>1</w:t>
      </w:r>
      <w:r w:rsidR="00D83796">
        <w:fldChar w:fldCharType="end"/>
      </w:r>
      <w:r w:rsidR="00D83796">
        <w:rPr>
          <w:rFonts w:hint="eastAsia"/>
        </w:rPr>
        <w:t>）</w:t>
      </w:r>
      <w:r>
        <w:rPr>
          <w:rFonts w:hint="eastAsia"/>
        </w:rPr>
        <w:t>。符合性检测既可以用来比较不同流程发现算法挖掘出来的流程模型之间的优劣，也可以用来评价已有流程模型能否支持实际的业务操作。流程模型在企业业务管理过程中有着重要作用，然而流程模型经常性地偏离于实际业务。因此对于流程管理而言，检测实际的业务流程在多大程度上符合业务流程模型的规范是非常重要的。</w:t>
      </w:r>
    </w:p>
    <w:p w14:paraId="13C54F57" w14:textId="77777777" w:rsidR="00DC10EE" w:rsidRDefault="00DC10EE" w:rsidP="00601758">
      <w:pPr>
        <w:pStyle w:val="3"/>
      </w:pPr>
      <w:bookmarkStart w:id="15" w:name="_Toc430716785"/>
      <w:r w:rsidRPr="00DC10EE">
        <w:t>度量维度</w:t>
      </w:r>
      <w:bookmarkEnd w:id="15"/>
    </w:p>
    <w:p w14:paraId="1381837E" w14:textId="2345972B" w:rsidR="00601758" w:rsidRDefault="00601758" w:rsidP="00601758">
      <w:pPr>
        <w:ind w:firstLine="420"/>
      </w:pPr>
      <w:proofErr w:type="spellStart"/>
      <w:r>
        <w:rPr>
          <w:rFonts w:hint="eastAsia"/>
        </w:rPr>
        <w:t>Rozinat</w:t>
      </w:r>
      <w:proofErr w:type="spellEnd"/>
      <w:r w:rsidR="002719D5">
        <w:rPr>
          <w:rFonts w:hint="eastAsia"/>
        </w:rPr>
        <w:t>等人</w:t>
      </w:r>
      <w:r>
        <w:rPr>
          <w:rFonts w:hint="eastAsia"/>
        </w:rPr>
        <w:t>在</w:t>
      </w:r>
      <w:r w:rsidR="007917A6">
        <w:fldChar w:fldCharType="begin"/>
      </w:r>
      <w:r w:rsidR="007917A6">
        <w:instrText xml:space="preserve"> </w:instrText>
      </w:r>
      <w:r w:rsidR="007917A6">
        <w:rPr>
          <w:rFonts w:hint="eastAsia"/>
        </w:rPr>
        <w:instrText>REF _Ref430454113 \r \h</w:instrText>
      </w:r>
      <w:r w:rsidR="007917A6">
        <w:instrText xml:space="preserve"> </w:instrText>
      </w:r>
      <w:r w:rsidR="007917A6">
        <w:fldChar w:fldCharType="separate"/>
      </w:r>
      <w:r w:rsidR="001347AB">
        <w:t>[16]</w:t>
      </w:r>
      <w:r w:rsidR="007917A6">
        <w:fldChar w:fldCharType="end"/>
      </w:r>
      <w:r>
        <w:rPr>
          <w:rFonts w:hint="eastAsia"/>
        </w:rPr>
        <w:t>中提出了</w:t>
      </w:r>
      <w:r w:rsidR="000464DD">
        <w:rPr>
          <w:rFonts w:hint="eastAsia"/>
        </w:rPr>
        <w:t>流程模型</w:t>
      </w:r>
      <w:r>
        <w:rPr>
          <w:rFonts w:hint="eastAsia"/>
        </w:rPr>
        <w:t>与事件日志的匹配程度需要通过</w:t>
      </w:r>
      <w:r>
        <w:rPr>
          <w:rFonts w:hint="eastAsia"/>
        </w:rPr>
        <w:t>Fitness</w:t>
      </w:r>
      <w:r>
        <w:rPr>
          <w:rFonts w:hint="eastAsia"/>
        </w:rPr>
        <w:t>和</w:t>
      </w:r>
      <w:r>
        <w:rPr>
          <w:rFonts w:hint="eastAsia"/>
        </w:rPr>
        <w:t>Appropriateness</w:t>
      </w:r>
      <w:r>
        <w:rPr>
          <w:rFonts w:hint="eastAsia"/>
        </w:rPr>
        <w:t>两种指标衡量，其含义如下：</w:t>
      </w:r>
    </w:p>
    <w:p w14:paraId="6A9E25CE" w14:textId="4F38F373" w:rsidR="00601758" w:rsidRDefault="00601758" w:rsidP="00601758">
      <w:pPr>
        <w:ind w:firstLine="420"/>
      </w:pPr>
      <w:r>
        <w:rPr>
          <w:rFonts w:hint="eastAsia"/>
        </w:rPr>
        <w:t>(1) Fitness</w:t>
      </w:r>
      <w:r>
        <w:rPr>
          <w:rFonts w:hint="eastAsia"/>
        </w:rPr>
        <w:t>用以衡量日志记录的系统行为可被</w:t>
      </w:r>
      <w:r w:rsidR="000464DD">
        <w:rPr>
          <w:rFonts w:hint="eastAsia"/>
        </w:rPr>
        <w:t>流程模型</w:t>
      </w:r>
      <w:r>
        <w:rPr>
          <w:rFonts w:hint="eastAsia"/>
        </w:rPr>
        <w:t>再现的程度；</w:t>
      </w:r>
    </w:p>
    <w:p w14:paraId="501D300B" w14:textId="7961DEA7" w:rsidR="00601758" w:rsidRDefault="00601758" w:rsidP="00601758">
      <w:pPr>
        <w:ind w:firstLine="420"/>
      </w:pPr>
      <w:r>
        <w:rPr>
          <w:rFonts w:hint="eastAsia"/>
        </w:rPr>
        <w:t>(2) Appropriateness</w:t>
      </w:r>
      <w:r>
        <w:rPr>
          <w:rFonts w:hint="eastAsia"/>
        </w:rPr>
        <w:t>用以衡量</w:t>
      </w:r>
      <w:r w:rsidR="000464DD">
        <w:rPr>
          <w:rFonts w:hint="eastAsia"/>
        </w:rPr>
        <w:t>流程模型</w:t>
      </w:r>
      <w:r>
        <w:rPr>
          <w:rFonts w:hint="eastAsia"/>
        </w:rPr>
        <w:t>再现日志行为时的准确程度与模型本身的简洁程度。</w:t>
      </w:r>
    </w:p>
    <w:p w14:paraId="0AC8F888" w14:textId="3AA7A06F" w:rsidR="00601758" w:rsidRDefault="00601758" w:rsidP="00601758">
      <w:pPr>
        <w:ind w:firstLine="420"/>
      </w:pPr>
      <w:r>
        <w:rPr>
          <w:rFonts w:hint="eastAsia"/>
        </w:rPr>
        <w:t>Fitness</w:t>
      </w:r>
      <w:r>
        <w:rPr>
          <w:rFonts w:hint="eastAsia"/>
        </w:rPr>
        <w:t>与</w:t>
      </w:r>
      <w:r>
        <w:rPr>
          <w:rFonts w:hint="eastAsia"/>
        </w:rPr>
        <w:t>Appropriateness</w:t>
      </w:r>
      <w:r>
        <w:rPr>
          <w:rFonts w:hint="eastAsia"/>
        </w:rPr>
        <w:t>可以通过分析</w:t>
      </w:r>
      <w:r w:rsidR="000464DD">
        <w:rPr>
          <w:rFonts w:hint="eastAsia"/>
        </w:rPr>
        <w:t>流程模型</w:t>
      </w:r>
      <w:r>
        <w:rPr>
          <w:rFonts w:hint="eastAsia"/>
        </w:rPr>
        <w:t>、模拟执行日志时的状态变化而得到：</w:t>
      </w:r>
    </w:p>
    <w:p w14:paraId="5AF32769" w14:textId="77777777" w:rsidR="00601758" w:rsidRDefault="00601758" w:rsidP="00601758">
      <w:pPr>
        <w:ind w:firstLine="420"/>
      </w:pPr>
      <w:r>
        <w:rPr>
          <w:rFonts w:hint="eastAsia"/>
        </w:rPr>
        <w:t xml:space="preserve">(1) </w:t>
      </w:r>
      <w:r>
        <w:rPr>
          <w:rFonts w:hint="eastAsia"/>
        </w:rPr>
        <w:t>计算</w:t>
      </w:r>
      <w:r>
        <w:rPr>
          <w:rFonts w:hint="eastAsia"/>
        </w:rPr>
        <w:t>Fitness</w:t>
      </w:r>
      <w:r>
        <w:rPr>
          <w:rFonts w:hint="eastAsia"/>
        </w:rPr>
        <w:t>时，需要统计每个任务在被执行时，消耗令牌</w:t>
      </w:r>
      <w:r>
        <w:rPr>
          <w:rFonts w:hint="eastAsia"/>
        </w:rPr>
        <w:t xml:space="preserve"> (Token)</w:t>
      </w:r>
      <w:r>
        <w:rPr>
          <w:rFonts w:hint="eastAsia"/>
        </w:rPr>
        <w:t>、产生令牌、残留令牌和缺失令牌的数目；</w:t>
      </w:r>
    </w:p>
    <w:p w14:paraId="3D3BD537" w14:textId="77777777" w:rsidR="00601758" w:rsidRDefault="00601758" w:rsidP="00601758">
      <w:pPr>
        <w:ind w:firstLine="420"/>
      </w:pPr>
      <w:r>
        <w:rPr>
          <w:rFonts w:hint="eastAsia"/>
        </w:rPr>
        <w:t xml:space="preserve">(2) </w:t>
      </w:r>
      <w:r>
        <w:rPr>
          <w:rFonts w:hint="eastAsia"/>
        </w:rPr>
        <w:t>计算</w:t>
      </w:r>
      <w:r>
        <w:rPr>
          <w:rFonts w:hint="eastAsia"/>
        </w:rPr>
        <w:t>Appropriateness</w:t>
      </w:r>
      <w:r>
        <w:rPr>
          <w:rFonts w:hint="eastAsia"/>
        </w:rPr>
        <w:t>时，需要统计每个任务执行时，所有可能被触发的任务数目。</w:t>
      </w:r>
    </w:p>
    <w:p w14:paraId="3B6F724D" w14:textId="3FC51813" w:rsidR="00601758" w:rsidRDefault="00601758" w:rsidP="00601758">
      <w:pPr>
        <w:ind w:firstLine="420"/>
      </w:pPr>
      <w:r>
        <w:rPr>
          <w:rFonts w:hint="eastAsia"/>
        </w:rPr>
        <w:lastRenderedPageBreak/>
        <w:t>上述提到的</w:t>
      </w:r>
      <w:r>
        <w:rPr>
          <w:rFonts w:hint="eastAsia"/>
        </w:rPr>
        <w:t>Appropriateness</w:t>
      </w:r>
      <w:r>
        <w:rPr>
          <w:rFonts w:hint="eastAsia"/>
        </w:rPr>
        <w:t>可以被扩展成</w:t>
      </w:r>
      <w:r>
        <w:rPr>
          <w:rFonts w:hint="eastAsia"/>
        </w:rPr>
        <w:t>Precision</w:t>
      </w:r>
      <w:r>
        <w:rPr>
          <w:rFonts w:hint="eastAsia"/>
        </w:rPr>
        <w:t>、</w:t>
      </w:r>
      <w:r>
        <w:rPr>
          <w:rFonts w:hint="eastAsia"/>
        </w:rPr>
        <w:t>Generalization</w:t>
      </w:r>
      <w:r>
        <w:rPr>
          <w:rFonts w:hint="eastAsia"/>
        </w:rPr>
        <w:t>和</w:t>
      </w:r>
      <w:proofErr w:type="spellStart"/>
      <w:r>
        <w:rPr>
          <w:rFonts w:hint="eastAsia"/>
        </w:rPr>
        <w:t>Structureness</w:t>
      </w:r>
      <w:proofErr w:type="spellEnd"/>
      <w:r>
        <w:rPr>
          <w:rFonts w:hint="eastAsia"/>
        </w:rPr>
        <w:t>这三个指标来分别进行衡量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_Ref430454176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[21]</w:t>
      </w:r>
      <w:r w:rsidR="007917A6" w:rsidRPr="007917A6">
        <w:rPr>
          <w:vertAlign w:val="superscript"/>
        </w:rPr>
        <w:fldChar w:fldCharType="end"/>
      </w:r>
      <w:r>
        <w:rPr>
          <w:rFonts w:hint="eastAsia"/>
        </w:rPr>
        <w:t>：</w:t>
      </w:r>
    </w:p>
    <w:p w14:paraId="3D80CD36" w14:textId="652DE54D" w:rsidR="00601758" w:rsidRDefault="00601758" w:rsidP="00601758">
      <w:pPr>
        <w:ind w:firstLine="420"/>
      </w:pPr>
      <w:r>
        <w:rPr>
          <w:rFonts w:hint="eastAsia"/>
        </w:rPr>
        <w:t>(1)</w:t>
      </w:r>
      <w:r>
        <w:rPr>
          <w:rFonts w:hint="eastAsia"/>
        </w:rPr>
        <w:tab/>
        <w:t>Precision</w:t>
      </w:r>
      <w:r>
        <w:rPr>
          <w:rFonts w:hint="eastAsia"/>
        </w:rPr>
        <w:t>表达了模型刻画日志的精确程度。</w:t>
      </w:r>
      <w:r w:rsidR="00D83796">
        <w:fldChar w:fldCharType="begin"/>
      </w:r>
      <w:r w:rsidR="00D83796">
        <w:instrText xml:space="preserve"> </w:instrText>
      </w:r>
      <w:r w:rsidR="00D83796">
        <w:rPr>
          <w:rFonts w:hint="eastAsia"/>
        </w:rPr>
        <w:instrText>REF _Ref430682478 \h</w:instrText>
      </w:r>
      <w:r w:rsidR="00D83796">
        <w:instrText xml:space="preserve"> </w:instrText>
      </w:r>
      <w:r w:rsidR="00D83796">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rsidR="00D83796">
        <w:fldChar w:fldCharType="end"/>
      </w:r>
      <w:r>
        <w:rPr>
          <w:rFonts w:hint="eastAsia"/>
        </w:rPr>
        <w:t>(d)</w:t>
      </w:r>
      <w:r>
        <w:rPr>
          <w:rFonts w:hint="eastAsia"/>
        </w:rPr>
        <w:t>中的模型可以允许活动</w:t>
      </w:r>
      <w:r>
        <w:rPr>
          <w:rFonts w:hint="eastAsia"/>
        </w:rPr>
        <w:t>A-I</w:t>
      </w:r>
      <w:r>
        <w:rPr>
          <w:rFonts w:hint="eastAsia"/>
        </w:rPr>
        <w:t>以任意的顺序执行，因此这个模型有很好的</w:t>
      </w:r>
      <w:r>
        <w:rPr>
          <w:rFonts w:hint="eastAsia"/>
        </w:rPr>
        <w:t>Fitness</w:t>
      </w:r>
      <w:r>
        <w:rPr>
          <w:rFonts w:hint="eastAsia"/>
        </w:rPr>
        <w:t>但是它的</w:t>
      </w:r>
      <w:r>
        <w:rPr>
          <w:rFonts w:hint="eastAsia"/>
        </w:rPr>
        <w:t>Precision</w:t>
      </w:r>
      <w:r>
        <w:rPr>
          <w:rFonts w:hint="eastAsia"/>
        </w:rPr>
        <w:t>却很低。</w:t>
      </w:r>
    </w:p>
    <w:p w14:paraId="114D7746" w14:textId="77777777" w:rsidR="00601758" w:rsidRDefault="00601758" w:rsidP="00601758">
      <w:pPr>
        <w:ind w:firstLine="420"/>
      </w:pPr>
      <w:r>
        <w:rPr>
          <w:rFonts w:hint="eastAsia"/>
        </w:rPr>
        <w:t>(2)</w:t>
      </w:r>
      <w:r>
        <w:rPr>
          <w:rFonts w:hint="eastAsia"/>
        </w:rPr>
        <w:tab/>
        <w:t>Generalization</w:t>
      </w:r>
      <w:r>
        <w:rPr>
          <w:rFonts w:hint="eastAsia"/>
        </w:rPr>
        <w:t>表达了模型的平凡程度。如果一个模型仅仅能够表达日志中发现的行为而不能表达的更多，那么这个模型的</w:t>
      </w:r>
      <w:r>
        <w:rPr>
          <w:rFonts w:hint="eastAsia"/>
        </w:rPr>
        <w:t>Generalization</w:t>
      </w:r>
      <w:r>
        <w:rPr>
          <w:rFonts w:hint="eastAsia"/>
        </w:rPr>
        <w:t>就会较低。</w:t>
      </w:r>
    </w:p>
    <w:p w14:paraId="63E5660F" w14:textId="77777777" w:rsidR="00601758" w:rsidRDefault="00601758" w:rsidP="00601758">
      <w:pPr>
        <w:ind w:firstLine="420"/>
      </w:pPr>
      <w:r>
        <w:rPr>
          <w:rFonts w:hint="eastAsia"/>
        </w:rPr>
        <w:t>(3)</w:t>
      </w:r>
      <w:r>
        <w:rPr>
          <w:rFonts w:hint="eastAsia"/>
        </w:rPr>
        <w:tab/>
      </w:r>
      <w:proofErr w:type="spellStart"/>
      <w:r>
        <w:rPr>
          <w:rFonts w:hint="eastAsia"/>
        </w:rPr>
        <w:t>Structureness</w:t>
      </w:r>
      <w:proofErr w:type="spellEnd"/>
      <w:r>
        <w:rPr>
          <w:rFonts w:hint="eastAsia"/>
        </w:rPr>
        <w:t>依据建模语言来描述流程模型结构复杂度。如果一个模型有很多重复任务或者有很多不必要的</w:t>
      </w:r>
      <w:r>
        <w:rPr>
          <w:rFonts w:hint="eastAsia"/>
        </w:rPr>
        <w:t>and/</w:t>
      </w:r>
      <w:proofErr w:type="spellStart"/>
      <w:r>
        <w:rPr>
          <w:rFonts w:hint="eastAsia"/>
        </w:rPr>
        <w:t>xor</w:t>
      </w:r>
      <w:proofErr w:type="spellEnd"/>
      <w:r>
        <w:rPr>
          <w:rFonts w:hint="eastAsia"/>
        </w:rPr>
        <w:t>结构，同时这个模型可以在一定程度上得到简化得到一个结构更小的模型，那么这个模型的</w:t>
      </w:r>
      <w:proofErr w:type="spellStart"/>
      <w:r>
        <w:rPr>
          <w:rFonts w:hint="eastAsia"/>
        </w:rPr>
        <w:t>Structureness</w:t>
      </w:r>
      <w:proofErr w:type="spellEnd"/>
      <w:r>
        <w:rPr>
          <w:rFonts w:hint="eastAsia"/>
        </w:rPr>
        <w:t>就会较低。</w:t>
      </w:r>
    </w:p>
    <w:p w14:paraId="72893F0A" w14:textId="77777777" w:rsidR="00226282" w:rsidRDefault="00601758" w:rsidP="00226282">
      <w:pPr>
        <w:keepNext/>
        <w:jc w:val="center"/>
      </w:pPr>
      <w:r>
        <w:rPr>
          <w:rFonts w:hint="eastAsia"/>
          <w:noProof/>
          <w:sz w:val="24"/>
        </w:rPr>
        <w:lastRenderedPageBreak/>
        <w:drawing>
          <wp:inline distT="0" distB="0" distL="0" distR="0" wp14:anchorId="5F6BF4C6" wp14:editId="4B9A389B">
            <wp:extent cx="5274310" cy="8093338"/>
            <wp:effectExtent l="0" t="0" r="2540" b="3175"/>
            <wp:docPr id="6" name="图片 6" descr="屏幕快照%202015-09-15%20下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5-09-15%20下午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093338"/>
                    </a:xfrm>
                    <a:prstGeom prst="rect">
                      <a:avLst/>
                    </a:prstGeom>
                    <a:noFill/>
                    <a:ln>
                      <a:noFill/>
                    </a:ln>
                  </pic:spPr>
                </pic:pic>
              </a:graphicData>
            </a:graphic>
          </wp:inline>
        </w:drawing>
      </w:r>
    </w:p>
    <w:p w14:paraId="16444A90" w14:textId="28EC9EDC" w:rsidR="00601758" w:rsidRDefault="00226282" w:rsidP="00226282">
      <w:pPr>
        <w:pStyle w:val="a7"/>
        <w:jc w:val="center"/>
      </w:pPr>
      <w:bookmarkStart w:id="16" w:name="_Ref43068247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6</w:t>
      </w:r>
      <w:r w:rsidR="00DA0AE0">
        <w:fldChar w:fldCharType="end"/>
      </w:r>
      <w:bookmarkEnd w:id="16"/>
      <w:r>
        <w:t xml:space="preserve"> (a)</w:t>
      </w:r>
      <w:r>
        <w:t>为一个事件日志</w:t>
      </w:r>
      <w:r>
        <w:rPr>
          <w:rFonts w:hint="eastAsia"/>
        </w:rPr>
        <w:t>，</w:t>
      </w:r>
      <w:r>
        <w:rPr>
          <w:rFonts w:hint="eastAsia"/>
        </w:rPr>
        <w:t>(</w:t>
      </w:r>
      <w:r>
        <w:t>b)-(d)</w:t>
      </w:r>
      <w:r>
        <w:t>为四个能够产生事件日志</w:t>
      </w:r>
      <w:r>
        <w:rPr>
          <w:rFonts w:hint="eastAsia"/>
        </w:rPr>
        <w:t>(</w:t>
      </w:r>
      <w:r>
        <w:t>a)</w:t>
      </w:r>
      <w:r>
        <w:t>的模型</w:t>
      </w:r>
    </w:p>
    <w:p w14:paraId="54ED2764" w14:textId="1A67AA5E" w:rsidR="00601758" w:rsidRDefault="00081D27" w:rsidP="00601758">
      <w:pPr>
        <w:ind w:firstLine="420"/>
      </w:pPr>
      <w:r>
        <w:fldChar w:fldCharType="begin"/>
      </w:r>
      <w:r>
        <w:instrText xml:space="preserve"> </w:instrText>
      </w:r>
      <w:r>
        <w:rPr>
          <w:rFonts w:hint="eastAsia"/>
        </w:rPr>
        <w:instrText>REF _Ref430682478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6</w:t>
      </w:r>
      <w:r>
        <w:fldChar w:fldCharType="end"/>
      </w:r>
      <w:r w:rsidR="00601758">
        <w:rPr>
          <w:rFonts w:hint="eastAsia"/>
        </w:rPr>
        <w:t>中展示了一个事件日志</w:t>
      </w:r>
      <w:r w:rsidR="00601758">
        <w:rPr>
          <w:rFonts w:hint="eastAsia"/>
        </w:rPr>
        <w:t>(a)</w:t>
      </w:r>
      <w:r w:rsidR="00601758">
        <w:rPr>
          <w:rFonts w:hint="eastAsia"/>
        </w:rPr>
        <w:t>以及四个不同的流程模型</w:t>
      </w:r>
      <w:r w:rsidR="00601758">
        <w:rPr>
          <w:rFonts w:hint="eastAsia"/>
        </w:rPr>
        <w:t>(b)-(e)</w:t>
      </w:r>
      <w:r w:rsidR="00601758">
        <w:rPr>
          <w:rFonts w:hint="eastAsia"/>
        </w:rPr>
        <w:t>。相较于模型</w:t>
      </w:r>
      <w:r w:rsidR="00601758">
        <w:rPr>
          <w:rFonts w:hint="eastAsia"/>
        </w:rPr>
        <w:t>(c)</w:t>
      </w:r>
      <w:r w:rsidR="00601758">
        <w:rPr>
          <w:rFonts w:hint="eastAsia"/>
        </w:rPr>
        <w:t>、</w:t>
      </w:r>
      <w:r w:rsidR="00601758">
        <w:rPr>
          <w:rFonts w:hint="eastAsia"/>
        </w:rPr>
        <w:t>(d)</w:t>
      </w:r>
      <w:r w:rsidR="00601758">
        <w:rPr>
          <w:rFonts w:hint="eastAsia"/>
        </w:rPr>
        <w:t>、</w:t>
      </w:r>
      <w:r w:rsidR="00601758">
        <w:rPr>
          <w:rFonts w:hint="eastAsia"/>
        </w:rPr>
        <w:t>(e)</w:t>
      </w:r>
      <w:r w:rsidR="00601758">
        <w:rPr>
          <w:rFonts w:hint="eastAsia"/>
        </w:rPr>
        <w:t>，模型</w:t>
      </w:r>
      <w:r w:rsidR="00601758">
        <w:rPr>
          <w:rFonts w:hint="eastAsia"/>
        </w:rPr>
        <w:t>(b)</w:t>
      </w:r>
      <w:r w:rsidR="00601758">
        <w:rPr>
          <w:rFonts w:hint="eastAsia"/>
        </w:rPr>
        <w:t>是对日志</w:t>
      </w:r>
      <w:r w:rsidR="00601758">
        <w:rPr>
          <w:rFonts w:hint="eastAsia"/>
        </w:rPr>
        <w:t>(a)</w:t>
      </w:r>
      <w:r w:rsidR="00601758">
        <w:rPr>
          <w:rFonts w:hint="eastAsia"/>
        </w:rPr>
        <w:t>的一个好的模型描述。对于模型</w:t>
      </w:r>
      <w:r w:rsidR="00601758">
        <w:rPr>
          <w:rFonts w:hint="eastAsia"/>
        </w:rPr>
        <w:t>(d)</w:t>
      </w:r>
      <w:r w:rsidR="00601758">
        <w:rPr>
          <w:rFonts w:hint="eastAsia"/>
        </w:rPr>
        <w:t>，它能够再现活动</w:t>
      </w:r>
      <w:r w:rsidR="00601758">
        <w:rPr>
          <w:rFonts w:hint="eastAsia"/>
        </w:rPr>
        <w:t>A-I</w:t>
      </w:r>
      <w:r w:rsidR="00601758">
        <w:rPr>
          <w:rFonts w:hint="eastAsia"/>
        </w:rPr>
        <w:t>以任意顺</w:t>
      </w:r>
      <w:r w:rsidR="00601758">
        <w:rPr>
          <w:rFonts w:hint="eastAsia"/>
        </w:rPr>
        <w:lastRenderedPageBreak/>
        <w:t>序进行排列而构成的轨迹，因此模型</w:t>
      </w:r>
      <w:r w:rsidR="00601758">
        <w:rPr>
          <w:rFonts w:hint="eastAsia"/>
        </w:rPr>
        <w:t>(d)</w:t>
      </w:r>
      <w:r w:rsidR="00601758">
        <w:rPr>
          <w:rFonts w:hint="eastAsia"/>
        </w:rPr>
        <w:t>的</w:t>
      </w:r>
      <w:r w:rsidR="00601758">
        <w:rPr>
          <w:rFonts w:hint="eastAsia"/>
        </w:rPr>
        <w:t>Fitness</w:t>
      </w:r>
      <w:r w:rsidR="00601758">
        <w:rPr>
          <w:rFonts w:hint="eastAsia"/>
        </w:rPr>
        <w:t>是很好的，但是它的</w:t>
      </w:r>
      <w:r w:rsidR="00601758">
        <w:rPr>
          <w:rFonts w:hint="eastAsia"/>
        </w:rPr>
        <w:t>Precision</w:t>
      </w:r>
      <w:r w:rsidR="00601758">
        <w:rPr>
          <w:rFonts w:hint="eastAsia"/>
        </w:rPr>
        <w:t>却很差。对于模型</w:t>
      </w:r>
      <w:r w:rsidR="00601758">
        <w:rPr>
          <w:rFonts w:hint="eastAsia"/>
        </w:rPr>
        <w:t>(c)</w:t>
      </w:r>
      <w:r w:rsidR="00601758">
        <w:rPr>
          <w:rFonts w:hint="eastAsia"/>
        </w:rPr>
        <w:t>，它严格地仅能产生出</w:t>
      </w:r>
      <w:r w:rsidR="00601758">
        <w:rPr>
          <w:rFonts w:hint="eastAsia"/>
        </w:rPr>
        <w:t>&lt;ABDEI&gt;</w:t>
      </w:r>
      <w:r w:rsidR="00601758">
        <w:rPr>
          <w:rFonts w:hint="eastAsia"/>
        </w:rPr>
        <w:t>一种轨迹，而对于日志</w:t>
      </w:r>
      <w:r w:rsidR="00601758">
        <w:rPr>
          <w:rFonts w:hint="eastAsia"/>
        </w:rPr>
        <w:t>(a)</w:t>
      </w:r>
      <w:r w:rsidR="00601758">
        <w:rPr>
          <w:rFonts w:hint="eastAsia"/>
        </w:rPr>
        <w:t>中的其他序列，模型</w:t>
      </w:r>
      <w:r w:rsidR="00601758">
        <w:rPr>
          <w:rFonts w:hint="eastAsia"/>
        </w:rPr>
        <w:t>(c)</w:t>
      </w:r>
      <w:r w:rsidR="00601758">
        <w:rPr>
          <w:rFonts w:hint="eastAsia"/>
        </w:rPr>
        <w:t>无法再现它们。类似地，对于模型</w:t>
      </w:r>
      <w:r w:rsidR="00601758">
        <w:rPr>
          <w:rFonts w:hint="eastAsia"/>
        </w:rPr>
        <w:t>(e)</w:t>
      </w:r>
      <w:r w:rsidR="00601758">
        <w:rPr>
          <w:rFonts w:hint="eastAsia"/>
        </w:rPr>
        <w:t>，它严格地仅能产生出日志</w:t>
      </w:r>
      <w:r w:rsidR="00601758">
        <w:rPr>
          <w:rFonts w:hint="eastAsia"/>
        </w:rPr>
        <w:t>(a)</w:t>
      </w:r>
      <w:r w:rsidR="00601758">
        <w:rPr>
          <w:rFonts w:hint="eastAsia"/>
        </w:rPr>
        <w:t>中的五个轨迹。因此这两个模型的</w:t>
      </w:r>
      <w:r w:rsidR="00601758">
        <w:rPr>
          <w:rFonts w:hint="eastAsia"/>
        </w:rPr>
        <w:t>Generalization</w:t>
      </w:r>
      <w:r w:rsidR="00601758">
        <w:rPr>
          <w:rFonts w:hint="eastAsia"/>
        </w:rPr>
        <w:t>都很差。对于模型</w:t>
      </w:r>
      <w:r w:rsidR="00601758">
        <w:rPr>
          <w:rFonts w:hint="eastAsia"/>
        </w:rPr>
        <w:t>(e)</w:t>
      </w:r>
      <w:r w:rsidR="00601758">
        <w:rPr>
          <w:rFonts w:hint="eastAsia"/>
        </w:rPr>
        <w:t>，虽然它有很好的</w:t>
      </w:r>
      <w:r w:rsidR="00601758">
        <w:rPr>
          <w:rFonts w:hint="eastAsia"/>
        </w:rPr>
        <w:t>Fitness</w:t>
      </w:r>
      <w:r w:rsidR="00601758">
        <w:rPr>
          <w:rFonts w:hint="eastAsia"/>
        </w:rPr>
        <w:t>和</w:t>
      </w:r>
      <w:r w:rsidR="00601758">
        <w:rPr>
          <w:rFonts w:hint="eastAsia"/>
        </w:rPr>
        <w:t>Precision</w:t>
      </w:r>
      <w:r w:rsidR="00601758">
        <w:rPr>
          <w:rFonts w:hint="eastAsia"/>
        </w:rPr>
        <w:t>，但是它的表达相较于其他三个模型来说过于复杂，因此它的</w:t>
      </w:r>
      <w:proofErr w:type="spellStart"/>
      <w:r w:rsidR="00601758">
        <w:rPr>
          <w:rFonts w:hint="eastAsia"/>
        </w:rPr>
        <w:t>Structureness</w:t>
      </w:r>
      <w:proofErr w:type="spellEnd"/>
      <w:r w:rsidR="00601758">
        <w:rPr>
          <w:rFonts w:hint="eastAsia"/>
        </w:rPr>
        <w:t>很低。</w:t>
      </w:r>
    </w:p>
    <w:p w14:paraId="290D0032" w14:textId="27D4AFAE" w:rsidR="00601758" w:rsidRDefault="00601758" w:rsidP="00601758">
      <w:pPr>
        <w:ind w:firstLine="420"/>
      </w:pPr>
      <w:r>
        <w:rPr>
          <w:rFonts w:hint="eastAsia"/>
        </w:rPr>
        <w:t>在进行符合性检测时，实际上是需要上述几种维度一起作为衡量指标来评价模型的好坏的。然而近年来，人们对模型质量的评价往往是仅基于</w:t>
      </w:r>
      <w:r>
        <w:rPr>
          <w:rFonts w:hint="eastAsia"/>
        </w:rPr>
        <w:t>Fitness</w:t>
      </w:r>
      <w:r>
        <w:rPr>
          <w:rFonts w:hint="eastAsia"/>
        </w:rPr>
        <w:t>这一维度的。对此，</w:t>
      </w:r>
      <w:proofErr w:type="spellStart"/>
      <w:r>
        <w:rPr>
          <w:rFonts w:hint="eastAsia"/>
        </w:rPr>
        <w:t>Adriansyah</w:t>
      </w:r>
      <w:proofErr w:type="spellEnd"/>
      <w:r>
        <w:rPr>
          <w:rFonts w:hint="eastAsia"/>
        </w:rPr>
        <w:t>等人和</w:t>
      </w:r>
      <w:proofErr w:type="spellStart"/>
      <w:r w:rsidR="0067563C">
        <w:t>Weerdt</w:t>
      </w:r>
      <w:proofErr w:type="spellEnd"/>
      <w:r>
        <w:rPr>
          <w:rFonts w:hint="eastAsia"/>
        </w:rPr>
        <w:t>等人分别在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和</w:t>
      </w:r>
      <w:r w:rsidR="00462ACD">
        <w:fldChar w:fldCharType="begin"/>
      </w:r>
      <w:r w:rsidR="00462ACD">
        <w:instrText xml:space="preserve"> </w:instrText>
      </w:r>
      <w:r w:rsidR="00462ACD">
        <w:rPr>
          <w:rFonts w:hint="eastAsia"/>
        </w:rPr>
        <w:instrText>REF _Ref430510255 \r \h</w:instrText>
      </w:r>
      <w:r w:rsidR="00462ACD">
        <w:instrText xml:space="preserve"> </w:instrText>
      </w:r>
      <w:r w:rsidR="00462ACD">
        <w:fldChar w:fldCharType="separate"/>
      </w:r>
      <w:r w:rsidR="001347AB">
        <w:t>[20]</w:t>
      </w:r>
      <w:r w:rsidR="00462ACD">
        <w:fldChar w:fldCharType="end"/>
      </w:r>
      <w:r>
        <w:rPr>
          <w:rFonts w:hint="eastAsia"/>
        </w:rPr>
        <w:t>中，阐释了</w:t>
      </w:r>
      <w:r>
        <w:rPr>
          <w:rFonts w:hint="eastAsia"/>
        </w:rPr>
        <w:t>Precision</w:t>
      </w:r>
      <w:r>
        <w:rPr>
          <w:rFonts w:hint="eastAsia"/>
        </w:rPr>
        <w:t>和</w:t>
      </w:r>
      <w:r>
        <w:rPr>
          <w:rFonts w:hint="eastAsia"/>
        </w:rPr>
        <w:t>Generalization</w:t>
      </w:r>
      <w:r>
        <w:rPr>
          <w:rFonts w:hint="eastAsia"/>
        </w:rPr>
        <w:t>这两个维度对于符合性检测的重要性和相应的检测方法。</w:t>
      </w:r>
    </w:p>
    <w:p w14:paraId="72CD41F9" w14:textId="10649950" w:rsidR="00601758" w:rsidRDefault="00601758" w:rsidP="00601758">
      <w:pPr>
        <w:ind w:firstLine="420"/>
      </w:pPr>
      <w:r>
        <w:rPr>
          <w:rFonts w:hint="eastAsia"/>
        </w:rPr>
        <w:t>与传统的计算</w:t>
      </w:r>
      <w:r>
        <w:rPr>
          <w:rFonts w:hint="eastAsia"/>
        </w:rPr>
        <w:t>Precision</w:t>
      </w:r>
      <w:r w:rsidR="00A10E4C">
        <w:t>方法</w:t>
      </w:r>
      <w:r>
        <w:rPr>
          <w:rFonts w:hint="eastAsia"/>
        </w:rPr>
        <w:t>相不同</w:t>
      </w:r>
      <w:r w:rsidR="00462ACD" w:rsidRPr="00A10E4C">
        <w:rPr>
          <w:vertAlign w:val="superscript"/>
        </w:rPr>
        <w:fldChar w:fldCharType="begin"/>
      </w:r>
      <w:r w:rsidR="00462ACD" w:rsidRPr="00A10E4C">
        <w:rPr>
          <w:vertAlign w:val="superscript"/>
        </w:rPr>
        <w:instrText xml:space="preserve"> </w:instrText>
      </w:r>
      <w:r w:rsidR="00462ACD" w:rsidRPr="00A10E4C">
        <w:rPr>
          <w:rFonts w:hint="eastAsia"/>
          <w:vertAlign w:val="superscript"/>
        </w:rPr>
        <w:instrText>REF _Ref430510405 \r \h</w:instrText>
      </w:r>
      <w:r w:rsidR="00462ACD" w:rsidRPr="00A10E4C">
        <w:rPr>
          <w:vertAlign w:val="superscript"/>
        </w:rPr>
        <w:instrText xml:space="preserve"> </w:instrText>
      </w:r>
      <w:r w:rsidR="00A10E4C">
        <w:rPr>
          <w:vertAlign w:val="superscript"/>
        </w:rPr>
        <w:instrText xml:space="preserve"> \* MERGEFORMAT </w:instrText>
      </w:r>
      <w:r w:rsidR="00462ACD" w:rsidRPr="00A10E4C">
        <w:rPr>
          <w:vertAlign w:val="superscript"/>
        </w:rPr>
      </w:r>
      <w:r w:rsidR="00462ACD" w:rsidRPr="00A10E4C">
        <w:rPr>
          <w:vertAlign w:val="superscript"/>
        </w:rPr>
        <w:fldChar w:fldCharType="separate"/>
      </w:r>
      <w:r w:rsidR="001347AB">
        <w:rPr>
          <w:vertAlign w:val="superscript"/>
        </w:rPr>
        <w:t>[18]</w:t>
      </w:r>
      <w:r w:rsidR="00462ACD" w:rsidRPr="00A10E4C">
        <w:rPr>
          <w:vertAlign w:val="superscript"/>
        </w:rPr>
        <w:fldChar w:fldCharType="end"/>
      </w:r>
      <w:r w:rsidRPr="00A10E4C">
        <w:rPr>
          <w:rFonts w:hint="eastAsia"/>
          <w:vertAlign w:val="superscript"/>
        </w:rPr>
        <w:t xml:space="preserve"> </w:t>
      </w:r>
      <w:r w:rsidR="00A10E4C" w:rsidRPr="00A10E4C">
        <w:rPr>
          <w:vertAlign w:val="superscript"/>
        </w:rPr>
        <w:fldChar w:fldCharType="begin"/>
      </w:r>
      <w:r w:rsidR="00A10E4C" w:rsidRPr="00A10E4C">
        <w:rPr>
          <w:vertAlign w:val="superscript"/>
        </w:rPr>
        <w:instrText xml:space="preserve"> </w:instrText>
      </w:r>
      <w:r w:rsidR="00A10E4C" w:rsidRPr="00A10E4C">
        <w:rPr>
          <w:rFonts w:hint="eastAsia"/>
          <w:vertAlign w:val="superscript"/>
        </w:rPr>
        <w:instrText>REF _Ref430510479 \r \h</w:instrText>
      </w:r>
      <w:r w:rsidR="00A10E4C" w:rsidRPr="00A10E4C">
        <w:rPr>
          <w:vertAlign w:val="superscript"/>
        </w:rPr>
        <w:instrText xml:space="preserve"> </w:instrText>
      </w:r>
      <w:r w:rsidR="00A10E4C">
        <w:rPr>
          <w:vertAlign w:val="superscript"/>
        </w:rPr>
        <w:instrText xml:space="preserve"> \* MERGEFORMAT </w:instrText>
      </w:r>
      <w:r w:rsidR="00A10E4C" w:rsidRPr="00A10E4C">
        <w:rPr>
          <w:vertAlign w:val="superscript"/>
        </w:rPr>
      </w:r>
      <w:r w:rsidR="00A10E4C" w:rsidRPr="00A10E4C">
        <w:rPr>
          <w:vertAlign w:val="superscript"/>
        </w:rPr>
        <w:fldChar w:fldCharType="separate"/>
      </w:r>
      <w:r w:rsidR="001347AB">
        <w:rPr>
          <w:vertAlign w:val="superscript"/>
        </w:rPr>
        <w:t>[19]</w:t>
      </w:r>
      <w:r w:rsidR="00A10E4C" w:rsidRPr="00A10E4C">
        <w:rPr>
          <w:vertAlign w:val="superscript"/>
        </w:rPr>
        <w:fldChar w:fldCharType="end"/>
      </w:r>
      <w:r>
        <w:rPr>
          <w:rFonts w:hint="eastAsia"/>
        </w:rPr>
        <w:t>，</w:t>
      </w:r>
      <w:r w:rsidR="00A10E4C">
        <w:fldChar w:fldCharType="begin"/>
      </w:r>
      <w:r w:rsidR="00A10E4C">
        <w:instrText xml:space="preserve"> </w:instrText>
      </w:r>
      <w:r w:rsidR="00A10E4C">
        <w:rPr>
          <w:rFonts w:hint="eastAsia"/>
        </w:rPr>
        <w:instrText>REF _Ref430510017 \r \h</w:instrText>
      </w:r>
      <w:r w:rsidR="00A10E4C">
        <w:instrText xml:space="preserve"> </w:instrText>
      </w:r>
      <w:r w:rsidR="00A10E4C">
        <w:fldChar w:fldCharType="separate"/>
      </w:r>
      <w:r w:rsidR="001347AB">
        <w:t>[17]</w:t>
      </w:r>
      <w:r w:rsidR="00A10E4C">
        <w:fldChar w:fldCharType="end"/>
      </w:r>
      <w:r>
        <w:rPr>
          <w:rFonts w:hint="eastAsia"/>
        </w:rPr>
        <w:t>并没有直接用日志中的轨迹和模型来做符合性检测。</w:t>
      </w:r>
      <w:proofErr w:type="spellStart"/>
      <w:r>
        <w:rPr>
          <w:rFonts w:hint="eastAsia"/>
        </w:rPr>
        <w:t>Adriansyah</w:t>
      </w:r>
      <w:proofErr w:type="spellEnd"/>
      <w:r>
        <w:rPr>
          <w:rFonts w:hint="eastAsia"/>
        </w:rPr>
        <w:t>等人认为，传统的对</w:t>
      </w:r>
      <w:r>
        <w:rPr>
          <w:rFonts w:hint="eastAsia"/>
        </w:rPr>
        <w:t>Precision</w:t>
      </w:r>
      <w:r>
        <w:rPr>
          <w:rFonts w:hint="eastAsia"/>
        </w:rPr>
        <w:t>的计算方法忽略了日志中可能存在的不可靠性，因此这些方法计算出的</w:t>
      </w:r>
      <w:r>
        <w:rPr>
          <w:rFonts w:hint="eastAsia"/>
        </w:rPr>
        <w:t>Precision</w:t>
      </w:r>
      <w:r>
        <w:rPr>
          <w:rFonts w:hint="eastAsia"/>
        </w:rPr>
        <w:t>也会不可靠。</w:t>
      </w:r>
      <w:proofErr w:type="spellStart"/>
      <w:r>
        <w:rPr>
          <w:rFonts w:hint="eastAsia"/>
        </w:rPr>
        <w:t>Adriansyah</w:t>
      </w:r>
      <w:proofErr w:type="spellEnd"/>
      <w:r>
        <w:rPr>
          <w:rFonts w:hint="eastAsia"/>
        </w:rPr>
        <w:t>等人在</w:t>
      </w:r>
      <w:r w:rsidR="0067563C">
        <w:fldChar w:fldCharType="begin"/>
      </w:r>
      <w:r w:rsidR="0067563C">
        <w:instrText xml:space="preserve"> </w:instrText>
      </w:r>
      <w:r w:rsidR="0067563C">
        <w:rPr>
          <w:rFonts w:hint="eastAsia"/>
        </w:rPr>
        <w:instrText>REF _Ref430510017 \r \h</w:instrText>
      </w:r>
      <w:r w:rsidR="0067563C">
        <w:instrText xml:space="preserve"> </w:instrText>
      </w:r>
      <w:r w:rsidR="0067563C">
        <w:fldChar w:fldCharType="separate"/>
      </w:r>
      <w:r w:rsidR="001347AB">
        <w:t>[17]</w:t>
      </w:r>
      <w:r w:rsidR="0067563C">
        <w:fldChar w:fldCharType="end"/>
      </w:r>
      <w:r>
        <w:rPr>
          <w:rFonts w:hint="eastAsia"/>
        </w:rPr>
        <w:t>中首先用对齐的方法来对日志中的轨迹进行了修复，这将提高计算的可信性。然后，该方法将通过构建自动检测方法来对已修复的日志和模型进行</w:t>
      </w:r>
      <w:r>
        <w:rPr>
          <w:rFonts w:hint="eastAsia"/>
        </w:rPr>
        <w:t>Precision</w:t>
      </w:r>
      <w:r>
        <w:rPr>
          <w:rFonts w:hint="eastAsia"/>
        </w:rPr>
        <w:t>计算。</w:t>
      </w:r>
    </w:p>
    <w:p w14:paraId="4768D60F" w14:textId="7E5A551F" w:rsidR="00601758" w:rsidRPr="00601758" w:rsidRDefault="00462ACD" w:rsidP="00601758">
      <w:pPr>
        <w:ind w:firstLine="420"/>
      </w:pPr>
      <w:proofErr w:type="spellStart"/>
      <w:r>
        <w:t>Weerdt</w:t>
      </w:r>
      <w:proofErr w:type="spellEnd"/>
      <w:r w:rsidR="00601758">
        <w:rPr>
          <w:rFonts w:hint="eastAsia"/>
        </w:rPr>
        <w:t>等人在</w:t>
      </w:r>
      <w:r>
        <w:fldChar w:fldCharType="begin"/>
      </w:r>
      <w:r>
        <w:instrText xml:space="preserve"> </w:instrText>
      </w:r>
      <w:r>
        <w:rPr>
          <w:rFonts w:hint="eastAsia"/>
        </w:rPr>
        <w:instrText>REF _Ref430510255 \r \h</w:instrText>
      </w:r>
      <w:r>
        <w:instrText xml:space="preserve"> </w:instrText>
      </w:r>
      <w:r>
        <w:fldChar w:fldCharType="separate"/>
      </w:r>
      <w:r w:rsidR="001347AB">
        <w:t>[20]</w:t>
      </w:r>
      <w:r>
        <w:fldChar w:fldCharType="end"/>
      </w:r>
      <w:r w:rsidR="00601758">
        <w:rPr>
          <w:rFonts w:hint="eastAsia"/>
        </w:rPr>
        <w:t>中通过对</w:t>
      </w:r>
      <w:r w:rsidR="00DF7A55">
        <w:rPr>
          <w:rFonts w:hint="eastAsia"/>
        </w:rPr>
        <w:t>日志使用加权人工负</w:t>
      </w:r>
      <w:r w:rsidR="00601758">
        <w:rPr>
          <w:rFonts w:hint="eastAsia"/>
        </w:rPr>
        <w:t>事件生成算法，统计日志</w:t>
      </w:r>
      <w:r w:rsidR="00DF7A55">
        <w:rPr>
          <w:rFonts w:hint="eastAsia"/>
        </w:rPr>
        <w:t>中的真的正</w:t>
      </w:r>
      <w:r w:rsidR="00601758">
        <w:rPr>
          <w:rFonts w:hint="eastAsia"/>
        </w:rPr>
        <w:t>事件（</w:t>
      </w:r>
      <w:r w:rsidR="00601758">
        <w:rPr>
          <w:rFonts w:hint="eastAsia"/>
        </w:rPr>
        <w:t>true positive events</w:t>
      </w:r>
      <w:r w:rsidR="00601758">
        <w:rPr>
          <w:rFonts w:hint="eastAsia"/>
        </w:rPr>
        <w:t>）、假</w:t>
      </w:r>
      <w:r w:rsidR="00DF7A55">
        <w:rPr>
          <w:rFonts w:hint="eastAsia"/>
        </w:rPr>
        <w:t>的正</w:t>
      </w:r>
      <w:r w:rsidR="00601758">
        <w:rPr>
          <w:rFonts w:hint="eastAsia"/>
        </w:rPr>
        <w:t>事件（</w:t>
      </w:r>
      <w:r w:rsidR="00601758">
        <w:rPr>
          <w:rFonts w:hint="eastAsia"/>
        </w:rPr>
        <w:t>false positive events</w:t>
      </w:r>
      <w:r w:rsidR="00601758">
        <w:rPr>
          <w:rFonts w:hint="eastAsia"/>
        </w:rPr>
        <w:t>）、允许出现</w:t>
      </w:r>
      <w:r w:rsidR="00344838">
        <w:rPr>
          <w:rFonts w:hint="eastAsia"/>
        </w:rPr>
        <w:t>的泛化</w:t>
      </w:r>
      <w:r w:rsidR="00601758">
        <w:rPr>
          <w:rFonts w:hint="eastAsia"/>
        </w:rPr>
        <w:t>事件（</w:t>
      </w:r>
      <w:r w:rsidR="00601758">
        <w:rPr>
          <w:rFonts w:hint="eastAsia"/>
        </w:rPr>
        <w:t>allowed generalizations</w:t>
      </w:r>
      <w:r w:rsidR="00601758">
        <w:rPr>
          <w:rFonts w:hint="eastAsia"/>
        </w:rPr>
        <w:t>）和不允许出现</w:t>
      </w:r>
      <w:r w:rsidR="00344838">
        <w:rPr>
          <w:rFonts w:hint="eastAsia"/>
        </w:rPr>
        <w:t>的泛化</w:t>
      </w:r>
      <w:r w:rsidR="00601758">
        <w:rPr>
          <w:rFonts w:hint="eastAsia"/>
        </w:rPr>
        <w:t>事件（</w:t>
      </w:r>
      <w:r w:rsidR="00601758">
        <w:rPr>
          <w:rFonts w:hint="eastAsia"/>
        </w:rPr>
        <w:t>disallowed generalizations</w:t>
      </w:r>
      <w:r w:rsidR="00601758">
        <w:rPr>
          <w:rFonts w:hint="eastAsia"/>
        </w:rPr>
        <w:t>）数量，最终计算出</w:t>
      </w:r>
      <w:r w:rsidR="00601758">
        <w:rPr>
          <w:rFonts w:hint="eastAsia"/>
        </w:rPr>
        <w:t>Precision</w:t>
      </w:r>
      <w:r w:rsidR="00601758">
        <w:rPr>
          <w:rFonts w:hint="eastAsia"/>
        </w:rPr>
        <w:t>和</w:t>
      </w:r>
      <w:r w:rsidR="00601758">
        <w:rPr>
          <w:rFonts w:hint="eastAsia"/>
        </w:rPr>
        <w:t>Generalization</w:t>
      </w:r>
      <w:r w:rsidR="00601758">
        <w:rPr>
          <w:rFonts w:hint="eastAsia"/>
        </w:rPr>
        <w:t>。</w:t>
      </w:r>
    </w:p>
    <w:p w14:paraId="1BE8C6CE" w14:textId="77777777" w:rsidR="00DC10EE" w:rsidRDefault="00DC10EE" w:rsidP="00601758">
      <w:pPr>
        <w:pStyle w:val="3"/>
      </w:pPr>
      <w:bookmarkStart w:id="17" w:name="_Toc430716786"/>
      <w:r w:rsidRPr="00DC10EE">
        <w:rPr>
          <w:rFonts w:hint="eastAsia"/>
        </w:rPr>
        <w:t>符合性检测方法</w:t>
      </w:r>
      <w:bookmarkEnd w:id="17"/>
    </w:p>
    <w:p w14:paraId="4C1FA002" w14:textId="6A8075E7" w:rsidR="00601758" w:rsidRDefault="00601758" w:rsidP="00601758">
      <w:pPr>
        <w:ind w:firstLine="420"/>
      </w:pPr>
      <w:r>
        <w:rPr>
          <w:rFonts w:hint="eastAsia"/>
        </w:rPr>
        <w:t>符合性检测可以用来测量事件日志同一个模型系统之间的符合程度或者是偏离程度，常用的方法可以分为日志重演和日志模型对齐</w:t>
      </w:r>
      <w:r w:rsidR="00573F2D" w:rsidRPr="00573F2D">
        <w:rPr>
          <w:vertAlign w:val="superscript"/>
        </w:rPr>
        <w:fldChar w:fldCharType="begin"/>
      </w:r>
      <w:r w:rsidR="00573F2D" w:rsidRPr="00573F2D">
        <w:rPr>
          <w:vertAlign w:val="superscript"/>
        </w:rPr>
        <w:instrText xml:space="preserve"> </w:instrText>
      </w:r>
      <w:r w:rsidR="00573F2D" w:rsidRPr="00573F2D">
        <w:rPr>
          <w:rFonts w:hint="eastAsia"/>
          <w:vertAlign w:val="superscript"/>
        </w:rPr>
        <w:instrText>REF _Ref430594473 \r \h</w:instrText>
      </w:r>
      <w:r w:rsidR="00573F2D" w:rsidRPr="00573F2D">
        <w:rPr>
          <w:vertAlign w:val="superscript"/>
        </w:rPr>
        <w:instrText xml:space="preserve"> </w:instrText>
      </w:r>
      <w:r w:rsidR="00573F2D">
        <w:rPr>
          <w:vertAlign w:val="superscript"/>
        </w:rPr>
        <w:instrText xml:space="preserve"> \* MERGEFORMAT </w:instrText>
      </w:r>
      <w:r w:rsidR="00573F2D" w:rsidRPr="00573F2D">
        <w:rPr>
          <w:vertAlign w:val="superscript"/>
        </w:rPr>
      </w:r>
      <w:r w:rsidR="00573F2D" w:rsidRPr="00573F2D">
        <w:rPr>
          <w:vertAlign w:val="superscript"/>
        </w:rPr>
        <w:fldChar w:fldCharType="separate"/>
      </w:r>
      <w:r w:rsidR="001347AB">
        <w:rPr>
          <w:vertAlign w:val="superscript"/>
        </w:rPr>
        <w:t>[14]</w:t>
      </w:r>
      <w:r w:rsidR="00573F2D" w:rsidRPr="00573F2D">
        <w:rPr>
          <w:vertAlign w:val="superscript"/>
        </w:rPr>
        <w:fldChar w:fldCharType="end"/>
      </w:r>
      <w:r>
        <w:rPr>
          <w:rFonts w:hint="eastAsia"/>
        </w:rPr>
        <w:t>。</w:t>
      </w:r>
    </w:p>
    <w:p w14:paraId="744A3807" w14:textId="77777777" w:rsidR="00601758" w:rsidRDefault="00601758" w:rsidP="00601758">
      <w:pPr>
        <w:ind w:firstLine="420"/>
      </w:pPr>
      <w:r>
        <w:rPr>
          <w:rFonts w:hint="eastAsia"/>
        </w:rPr>
        <w:t>日志重演即测试日志中的每条轨迹是否能用模型重新生成出来。在</w:t>
      </w:r>
      <w:r>
        <w:rPr>
          <w:rFonts w:hint="eastAsia"/>
        </w:rPr>
        <w:t>Petri</w:t>
      </w:r>
      <w:r>
        <w:rPr>
          <w:rFonts w:hint="eastAsia"/>
        </w:rPr>
        <w:t>网中，如果一条轨迹能完整的从开始运行到结束，中间没有任何多余或者缺失的</w:t>
      </w:r>
      <w:r w:rsidR="00957396">
        <w:rPr>
          <w:rFonts w:hint="eastAsia"/>
        </w:rPr>
        <w:t>令牌</w:t>
      </w:r>
      <w:r>
        <w:rPr>
          <w:rFonts w:hint="eastAsia"/>
        </w:rPr>
        <w:t>，则该轨迹被称为完整发生序列。可以从头到尾遍历该条轨迹，每处理一个事件，查看该事件是否被使能。若是的话，则继续处理该事件，并且记录新的使能事件；若不是的话，则在该处有事件缺失</w:t>
      </w:r>
      <w:r>
        <w:rPr>
          <w:rFonts w:hint="eastAsia"/>
        </w:rPr>
        <w:t>,</w:t>
      </w:r>
      <w:r>
        <w:rPr>
          <w:rFonts w:hint="eastAsia"/>
        </w:rPr>
        <w:t>记录缺失并继续处理轨迹中接下来的事件。</w:t>
      </w:r>
    </w:p>
    <w:p w14:paraId="5E54536F" w14:textId="5D3811A2" w:rsidR="00601758" w:rsidRDefault="00601758" w:rsidP="00601758">
      <w:pPr>
        <w:ind w:firstLine="420"/>
      </w:pPr>
      <w:r>
        <w:rPr>
          <w:rFonts w:hint="eastAsia"/>
        </w:rPr>
        <w:t>日志模型对齐（</w:t>
      </w:r>
      <w:r w:rsidR="005B2A7F">
        <w:rPr>
          <w:rFonts w:hint="eastAsia"/>
        </w:rPr>
        <w:t>Alignment</w:t>
      </w:r>
      <w:r>
        <w:rPr>
          <w:rFonts w:hint="eastAsia"/>
        </w:rPr>
        <w:t>）可以用来表示日志同模型发生偏离的位置</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_Ref430454089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[15]</w:t>
      </w:r>
      <w:r w:rsidR="007917A6" w:rsidRPr="007917A6">
        <w:rPr>
          <w:vertAlign w:val="superscript"/>
        </w:rPr>
        <w:fldChar w:fldCharType="end"/>
      </w:r>
      <w:r>
        <w:rPr>
          <w:rFonts w:hint="eastAsia"/>
        </w:rPr>
        <w:t>。通过比较不同的对齐方法，</w:t>
      </w:r>
      <w:r w:rsidR="00E70536">
        <w:rPr>
          <w:rFonts w:hint="eastAsia"/>
        </w:rPr>
        <w:t>本文</w:t>
      </w:r>
      <w:r>
        <w:rPr>
          <w:rFonts w:hint="eastAsia"/>
        </w:rPr>
        <w:t>能够获得一种可以减少（或者是消除）日志同模型之间的偏离的最小操作集合。</w:t>
      </w:r>
    </w:p>
    <w:p w14:paraId="6411C2EE" w14:textId="15FF931F" w:rsidR="00601758" w:rsidRDefault="00601758" w:rsidP="00601758">
      <w:r>
        <w:rPr>
          <w:rFonts w:hint="eastAsia"/>
        </w:rPr>
        <w:tab/>
      </w:r>
      <w:r>
        <w:rPr>
          <w:rFonts w:hint="eastAsia"/>
        </w:rPr>
        <w:t>日志模型对齐同拉文斯基距离等编辑距离（</w:t>
      </w:r>
      <w:r w:rsidR="005B2A7F">
        <w:rPr>
          <w:rFonts w:hint="eastAsia"/>
        </w:rPr>
        <w:t>Edit Distance</w:t>
      </w:r>
      <w:r>
        <w:rPr>
          <w:rFonts w:hint="eastAsia"/>
        </w:rPr>
        <w:t>）有所</w:t>
      </w:r>
      <w:r w:rsidRPr="00E23DE8">
        <w:rPr>
          <w:rFonts w:hint="eastAsia"/>
        </w:rPr>
        <w:t>不同</w:t>
      </w:r>
      <w:r w:rsidR="00E23DE8" w:rsidRPr="00E23DE8">
        <w:rPr>
          <w:vertAlign w:val="superscript"/>
        </w:rPr>
        <w:fldChar w:fldCharType="begin"/>
      </w:r>
      <w:r w:rsidR="00E23DE8" w:rsidRPr="00E23DE8">
        <w:rPr>
          <w:vertAlign w:val="superscript"/>
        </w:rPr>
        <w:instrText xml:space="preserve"> </w:instrText>
      </w:r>
      <w:r w:rsidR="00E23DE8" w:rsidRPr="00E23DE8">
        <w:rPr>
          <w:rFonts w:hint="eastAsia"/>
          <w:vertAlign w:val="superscript"/>
        </w:rPr>
        <w:instrText>REF _Ref430510584 \r \h</w:instrText>
      </w:r>
      <w:r w:rsidR="00E23DE8" w:rsidRPr="00E23DE8">
        <w:rPr>
          <w:vertAlign w:val="superscript"/>
        </w:rPr>
        <w:instrText xml:space="preserve"> </w:instrText>
      </w:r>
      <w:r w:rsidR="00E23DE8">
        <w:rPr>
          <w:vertAlign w:val="superscript"/>
        </w:rPr>
        <w:instrText xml:space="preserve"> \* MERGEFORMAT </w:instrText>
      </w:r>
      <w:r w:rsidR="00E23DE8" w:rsidRPr="00E23DE8">
        <w:rPr>
          <w:vertAlign w:val="superscript"/>
        </w:rPr>
      </w:r>
      <w:r w:rsidR="00E23DE8" w:rsidRPr="00E23DE8">
        <w:rPr>
          <w:vertAlign w:val="superscript"/>
        </w:rPr>
        <w:fldChar w:fldCharType="separate"/>
      </w:r>
      <w:r w:rsidR="001347AB">
        <w:rPr>
          <w:vertAlign w:val="superscript"/>
        </w:rPr>
        <w:t>[33]</w:t>
      </w:r>
      <w:r w:rsidR="00E23DE8" w:rsidRPr="00E23DE8">
        <w:rPr>
          <w:vertAlign w:val="superscript"/>
        </w:rPr>
        <w:fldChar w:fldCharType="end"/>
      </w:r>
      <w:r>
        <w:rPr>
          <w:rFonts w:hint="eastAsia"/>
        </w:rPr>
        <w:t>。首先，对齐操作是发生在轨迹和模型之间的，而非发生在轨迹之间的。模型可能会产生出很多种不同的轨迹，因此</w:t>
      </w:r>
      <w:r w:rsidR="00E70536">
        <w:rPr>
          <w:rFonts w:hint="eastAsia"/>
        </w:rPr>
        <w:t>本文</w:t>
      </w:r>
      <w:r>
        <w:rPr>
          <w:rFonts w:hint="eastAsia"/>
        </w:rPr>
        <w:t>不可能通过列举所有模型可以产生的轨迹来寻找同已知轨迹偏离最小的那一个轨迹。其次，对齐操作的过程中，不同的偏离往往需要对应不同的代价。最后，任何对齐操作都不仅仅关注于轨迹和模型之间的距离，它们更关注的是在哪里发生了这些偏离。</w:t>
      </w:r>
    </w:p>
    <w:p w14:paraId="18701D19" w14:textId="77777777" w:rsidR="000451F1" w:rsidRDefault="00601758" w:rsidP="000451F1">
      <w:pPr>
        <w:keepNext/>
        <w:jc w:val="center"/>
      </w:pPr>
      <w:r w:rsidRPr="00AE19E8">
        <w:rPr>
          <w:noProof/>
          <w:sz w:val="24"/>
        </w:rPr>
        <w:lastRenderedPageBreak/>
        <w:drawing>
          <wp:inline distT="0" distB="0" distL="0" distR="0" wp14:anchorId="767A62A1" wp14:editId="5026AFE6">
            <wp:extent cx="3657600" cy="1638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638300"/>
                    </a:xfrm>
                    <a:prstGeom prst="rect">
                      <a:avLst/>
                    </a:prstGeom>
                    <a:noFill/>
                    <a:ln>
                      <a:noFill/>
                    </a:ln>
                  </pic:spPr>
                </pic:pic>
              </a:graphicData>
            </a:graphic>
          </wp:inline>
        </w:drawing>
      </w:r>
    </w:p>
    <w:p w14:paraId="20190C7E" w14:textId="419D8359" w:rsidR="00601758" w:rsidRDefault="000451F1" w:rsidP="000451F1">
      <w:pPr>
        <w:pStyle w:val="a7"/>
        <w:jc w:val="center"/>
      </w:pPr>
      <w:bookmarkStart w:id="18" w:name="_Ref430682523"/>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7</w:t>
      </w:r>
      <w:r w:rsidR="00DA0AE0">
        <w:fldChar w:fldCharType="end"/>
      </w:r>
      <w:bookmarkEnd w:id="18"/>
      <w:r>
        <w:t xml:space="preserve"> </w:t>
      </w:r>
      <w:r w:rsidR="00AF0F58">
        <w:rPr>
          <w:rFonts w:hint="eastAsia"/>
        </w:rPr>
        <w:t>P</w:t>
      </w:r>
      <w:r w:rsidR="00AF0F58" w:rsidRPr="009B5A3B">
        <w:rPr>
          <w:rFonts w:hint="eastAsia"/>
        </w:rPr>
        <w:t>etri</w:t>
      </w:r>
      <w:r w:rsidRPr="009B5A3B">
        <w:rPr>
          <w:rFonts w:hint="eastAsia"/>
        </w:rPr>
        <w:t>网模型</w:t>
      </w:r>
      <w:r>
        <w:t>II</w:t>
      </w:r>
      <w:r w:rsidR="00DA0AE0">
        <w:t>I</w:t>
      </w:r>
    </w:p>
    <w:p w14:paraId="7C011164" w14:textId="342BDAC6" w:rsidR="00601758" w:rsidRDefault="00601758" w:rsidP="00601758">
      <w:pPr>
        <w:ind w:firstLine="420"/>
      </w:pPr>
      <w:r w:rsidRPr="00601758">
        <w:rPr>
          <w:rFonts w:hint="eastAsia"/>
        </w:rPr>
        <w:t>考虑</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sidRPr="00601758">
        <w:rPr>
          <w:rFonts w:hint="eastAsia"/>
        </w:rPr>
        <w:t>中的模型</w:t>
      </w:r>
      <w:r w:rsidR="000451F1">
        <w:rPr>
          <w:rFonts w:hint="eastAsia"/>
        </w:rPr>
        <w:t>I</w:t>
      </w:r>
      <w:r w:rsidR="00DA0AE0">
        <w:t>I</w:t>
      </w:r>
      <w:r w:rsidR="000451F1">
        <w:rPr>
          <w:rFonts w:hint="eastAsia"/>
        </w:rPr>
        <w:t>I</w:t>
      </w:r>
      <w:r w:rsidRPr="00601758">
        <w:rPr>
          <w:rFonts w:hint="eastAsia"/>
        </w:rPr>
        <w:t>及一条轨迹</w:t>
      </w:r>
      <w:r w:rsidRPr="00601758">
        <w:rPr>
          <w:rFonts w:hint="eastAsia"/>
        </w:rPr>
        <w:t xml:space="preserve"> L= </w:t>
      </w:r>
      <w:proofErr w:type="spellStart"/>
      <w:r w:rsidRPr="00601758">
        <w:rPr>
          <w:rFonts w:hint="eastAsia"/>
        </w:rPr>
        <w:t>accd</w:t>
      </w:r>
      <w:proofErr w:type="spellEnd"/>
      <w:r w:rsidRPr="00601758">
        <w:rPr>
          <w:rFonts w:hint="eastAsia"/>
        </w:rPr>
        <w:t>。模型</w:t>
      </w:r>
      <w:r w:rsidR="000451F1">
        <w:rPr>
          <w:rFonts w:hint="eastAsia"/>
        </w:rPr>
        <w:t>II</w:t>
      </w:r>
      <w:r w:rsidR="00DA0AE0">
        <w:t>I</w:t>
      </w:r>
      <w:r w:rsidRPr="00601758">
        <w:rPr>
          <w:rFonts w:hint="eastAsia"/>
        </w:rPr>
        <w:t>中的一条发生序列为</w:t>
      </w:r>
      <m:oMath>
        <m:r>
          <m:rPr>
            <m:sty m:val="p"/>
          </m:rPr>
          <w:rPr>
            <w:rFonts w:ascii="Cambria Math" w:hAnsi="Cambria Math"/>
          </w:rPr>
          <m:t>σ</m:t>
        </m:r>
      </m:oMath>
      <w:r w:rsidRPr="00601758">
        <w:rPr>
          <w:rFonts w:hint="eastAsia"/>
        </w:rPr>
        <w:t xml:space="preserve"> = abcd</w:t>
      </w:r>
      <w:r w:rsidRPr="00601758">
        <w:rPr>
          <w:rFonts w:hint="eastAsia"/>
        </w:rPr>
        <w:t>。对于</w:t>
      </w:r>
      <w:r w:rsidRPr="00601758">
        <w:rPr>
          <w:rFonts w:hint="eastAsia"/>
        </w:rPr>
        <w:t>L</w:t>
      </w:r>
      <w:r w:rsidRPr="00601758">
        <w:rPr>
          <w:rFonts w:hint="eastAsia"/>
        </w:rPr>
        <w:t>和</w:t>
      </w:r>
      <m:oMath>
        <m:r>
          <m:rPr>
            <m:sty m:val="p"/>
          </m:rPr>
          <w:rPr>
            <w:rFonts w:ascii="Cambria Math" w:hAnsi="Cambria Math"/>
          </w:rPr>
          <m:t xml:space="preserve"> σ</m:t>
        </m:r>
      </m:oMath>
      <w:r w:rsidRPr="00601758">
        <w:rPr>
          <w:rFonts w:hint="eastAsia"/>
        </w:rPr>
        <w:t>，它们之间的一个对齐方法如下图所示：</w:t>
      </w:r>
    </w:p>
    <w:p w14:paraId="50051E71" w14:textId="77777777" w:rsidR="000451F1" w:rsidRDefault="00601758" w:rsidP="000451F1">
      <w:pPr>
        <w:keepNext/>
        <w:ind w:firstLine="420"/>
        <w:jc w:val="center"/>
      </w:pPr>
      <w:r w:rsidRPr="00AE19E8">
        <w:rPr>
          <w:noProof/>
          <w:sz w:val="24"/>
        </w:rPr>
        <w:drawing>
          <wp:inline distT="0" distB="0" distL="0" distR="0" wp14:anchorId="7736FCAB" wp14:editId="13881E77">
            <wp:extent cx="1457325" cy="4572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7325" cy="457200"/>
                    </a:xfrm>
                    <a:prstGeom prst="rect">
                      <a:avLst/>
                    </a:prstGeom>
                    <a:noFill/>
                    <a:ln>
                      <a:noFill/>
                    </a:ln>
                  </pic:spPr>
                </pic:pic>
              </a:graphicData>
            </a:graphic>
          </wp:inline>
        </w:drawing>
      </w:r>
    </w:p>
    <w:p w14:paraId="6F6DAB4A" w14:textId="3AEDD8C6" w:rsidR="00601758" w:rsidRDefault="000451F1" w:rsidP="000451F1">
      <w:pPr>
        <w:pStyle w:val="a7"/>
        <w:jc w:val="center"/>
      </w:pPr>
      <w:bookmarkStart w:id="19" w:name="_Ref430682531"/>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8</w:t>
      </w:r>
      <w:r w:rsidR="00DA0AE0">
        <w:fldChar w:fldCharType="end"/>
      </w:r>
      <w:bookmarkEnd w:id="19"/>
      <w:r>
        <w:t xml:space="preserve"> </w:t>
      </w:r>
      <w:r>
        <w:t>轨迹</w:t>
      </w:r>
      <w:r>
        <w:t>L</w:t>
      </w:r>
      <w:r>
        <w:rPr>
          <w:rFonts w:hint="eastAsia"/>
        </w:rPr>
        <w:t>=</w:t>
      </w:r>
      <w:proofErr w:type="spellStart"/>
      <w:r>
        <w:t>accd</w:t>
      </w:r>
      <w:proofErr w:type="spellEnd"/>
      <w:r w:rsidR="00B525D0">
        <w:t>同</w:t>
      </w:r>
      <w:r w:rsidR="00B525D0">
        <w:rPr>
          <w:rFonts w:hint="eastAsia"/>
        </w:rPr>
        <w:t>P</w:t>
      </w:r>
      <w:r w:rsidR="00B525D0">
        <w:t>etri</w:t>
      </w:r>
      <w:r>
        <w:t>网模型</w:t>
      </w:r>
      <w:r>
        <w:t>II</w:t>
      </w:r>
      <w:r>
        <w:t>的一个对齐</w:t>
      </w:r>
    </w:p>
    <w:p w14:paraId="5D5138B5" w14:textId="0B0B3414" w:rsidR="00601758" w:rsidRDefault="00081D27" w:rsidP="00601758">
      <w:pPr>
        <w:ind w:firstLine="420"/>
      </w:pPr>
      <w:r>
        <w:fldChar w:fldCharType="begin"/>
      </w:r>
      <w:r>
        <w:instrText xml:space="preserve"> </w:instrText>
      </w:r>
      <w:r>
        <w:rPr>
          <w:rFonts w:hint="eastAsia"/>
        </w:rPr>
        <w:instrText>REF _Ref430682531 \h</w:instrText>
      </w:r>
      <w:r>
        <w:instrText xml:space="preserve"> </w:instrText>
      </w:r>
      <w: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fldChar w:fldCharType="end"/>
      </w:r>
      <w:r w:rsidR="00601758">
        <w:rPr>
          <w:rFonts w:hint="eastAsia"/>
        </w:rPr>
        <w:t>中的第一行是轨迹</w:t>
      </w:r>
      <w:r w:rsidR="00601758">
        <w:rPr>
          <w:rFonts w:hint="eastAsia"/>
        </w:rPr>
        <w:t xml:space="preserve"> L</w:t>
      </w:r>
      <w:r w:rsidR="00601758">
        <w:rPr>
          <w:rFonts w:hint="eastAsia"/>
        </w:rPr>
        <w:t>，第二行是模型</w:t>
      </w:r>
      <w:r w:rsidR="000451F1">
        <w:rPr>
          <w:rFonts w:hint="eastAsia"/>
        </w:rPr>
        <w:t>II</w:t>
      </w:r>
      <w:r w:rsidR="00601758">
        <w:rPr>
          <w:rFonts w:hint="eastAsia"/>
        </w:rPr>
        <w:t>的发生序列</w:t>
      </w:r>
      <m:oMath>
        <m:r>
          <m:rPr>
            <m:sty m:val="p"/>
          </m:rPr>
          <w:rPr>
            <w:rFonts w:ascii="Cambria Math" w:hAnsi="Cambria Math"/>
          </w:rPr>
          <m:t>σ</m:t>
        </m:r>
      </m:oMath>
      <w:r w:rsidR="00601758">
        <w:rPr>
          <w:rFonts w:hint="eastAsia"/>
        </w:rPr>
        <w:t>。其中第一行的</w:t>
      </w:r>
      <w:r w:rsidR="00601758">
        <w:rPr>
          <w:rFonts w:hint="eastAsia"/>
        </w:rPr>
        <w:t>&gt;&gt;</w:t>
      </w:r>
      <w:r w:rsidR="00601758">
        <w:rPr>
          <w:rFonts w:hint="eastAsia"/>
        </w:rPr>
        <w:t>表示轨迹</w:t>
      </w:r>
      <w:r w:rsidR="00601758">
        <w:rPr>
          <w:rFonts w:hint="eastAsia"/>
        </w:rPr>
        <w:t xml:space="preserve"> L</w:t>
      </w:r>
      <w:r w:rsidR="00601758">
        <w:rPr>
          <w:rFonts w:hint="eastAsia"/>
        </w:rPr>
        <w:t>跳过了活动</w:t>
      </w:r>
      <w:r w:rsidR="00601758">
        <w:rPr>
          <w:rFonts w:hint="eastAsia"/>
        </w:rPr>
        <w:t>b</w:t>
      </w:r>
      <w:r w:rsidR="00601758">
        <w:rPr>
          <w:rFonts w:hint="eastAsia"/>
        </w:rPr>
        <w:t>，第二行的</w:t>
      </w:r>
      <w:r w:rsidR="00601758">
        <w:rPr>
          <w:rFonts w:hint="eastAsia"/>
        </w:rPr>
        <w:t>&gt;&gt;</w:t>
      </w:r>
      <w:r w:rsidR="00601758">
        <w:rPr>
          <w:rFonts w:hint="eastAsia"/>
        </w:rPr>
        <w:t>表示</w:t>
      </w:r>
      <m:oMath>
        <m:r>
          <m:rPr>
            <m:sty m:val="p"/>
          </m:rPr>
          <w:rPr>
            <w:rFonts w:ascii="Cambria Math" w:hAnsi="Cambria Math"/>
          </w:rPr>
          <m:t>σ</m:t>
        </m:r>
      </m:oMath>
      <w:r w:rsidR="00601758">
        <w:rPr>
          <w:rFonts w:hint="eastAsia"/>
        </w:rPr>
        <w:t>跳过了活动</w:t>
      </w:r>
      <w:r w:rsidR="00601758">
        <w:rPr>
          <w:rFonts w:hint="eastAsia"/>
        </w:rPr>
        <w:t>c</w:t>
      </w:r>
      <w:r w:rsidR="00601758">
        <w:rPr>
          <w:rFonts w:hint="eastAsia"/>
        </w:rPr>
        <w:t>。</w:t>
      </w:r>
    </w:p>
    <w:p w14:paraId="0FF9574A" w14:textId="77777777" w:rsidR="00601758" w:rsidRDefault="00601758" w:rsidP="00601758">
      <w:pPr>
        <w:ind w:firstLine="420"/>
      </w:pPr>
      <w:r w:rsidRPr="00DA0AE0">
        <w:rPr>
          <w:rFonts w:hint="eastAsia"/>
          <w:b/>
        </w:rPr>
        <w:t>定义（对齐）</w:t>
      </w:r>
      <w:r>
        <w:rPr>
          <w:rFonts w:hint="eastAsia"/>
        </w:rPr>
        <w:t>：对于一个有标签的模型</w:t>
      </w:r>
      <w:r>
        <w:rPr>
          <w:rFonts w:hint="eastAsia"/>
        </w:rPr>
        <w:t>N(P,</w:t>
      </w:r>
      <w:r w:rsidR="000D0D8C">
        <w:t xml:space="preserve"> </w:t>
      </w:r>
      <w:r>
        <w:rPr>
          <w:rFonts w:hint="eastAsia"/>
        </w:rPr>
        <w:t>T,</w:t>
      </w:r>
      <w:r w:rsidR="000D0D8C">
        <w:t xml:space="preserve"> </w:t>
      </w:r>
      <w:r>
        <w:rPr>
          <w:rFonts w:hint="eastAsia"/>
        </w:rPr>
        <w:t>F,</w:t>
      </w:r>
      <w:r w:rsidR="000D0D8C">
        <w:t xml:space="preserve"> </w:t>
      </w:r>
      <w:r>
        <w:rPr>
          <w:rFonts w:hint="eastAsia"/>
        </w:rPr>
        <w:t>l</w:t>
      </w:r>
      <w:r w:rsidR="000D0D8C">
        <w:t xml:space="preserve">, </w:t>
      </w:r>
      <w:r>
        <w:rPr>
          <w:rFonts w:hint="eastAsia"/>
        </w:rPr>
        <w:t>M)</w:t>
      </w:r>
      <w:r>
        <w:rPr>
          <w:rFonts w:hint="eastAsia"/>
        </w:rPr>
        <w:t>。对于一个轨迹和</w:t>
      </w:r>
      <w:r w:rsidR="00547CCD">
        <w:rPr>
          <w:rFonts w:hint="eastAsia"/>
        </w:rPr>
        <w:t>模型</w:t>
      </w:r>
      <w:r>
        <w:rPr>
          <w:rFonts w:hint="eastAsia"/>
        </w:rPr>
        <w:t>N</w:t>
      </w:r>
      <w:r>
        <w:rPr>
          <w:rFonts w:hint="eastAsia"/>
        </w:rPr>
        <w:t>的来说，它们之间的一个对齐就是一个序列α</w:t>
      </w:r>
      <w:r>
        <w:rPr>
          <w:rFonts w:hint="eastAsia"/>
        </w:rPr>
        <w:t xml:space="preserve"> </w:t>
      </w:r>
      <w:r>
        <w:rPr>
          <w:rFonts w:hint="eastAsia"/>
        </w:rPr>
        <w:t>。</w:t>
      </w:r>
    </w:p>
    <w:p w14:paraId="6B967C0F" w14:textId="4C067C1A"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_Ref430682531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8</w:t>
      </w:r>
      <w:r w:rsidR="00081D27">
        <w:fldChar w:fldCharType="end"/>
      </w:r>
      <w:r>
        <w:rPr>
          <w:rFonts w:hint="eastAsia"/>
        </w:rPr>
        <w:t>来说，轨迹</w:t>
      </w:r>
      <w:r>
        <w:rPr>
          <w:rFonts w:hint="eastAsia"/>
        </w:rPr>
        <w:t xml:space="preserve"> L=</w:t>
      </w:r>
      <w:proofErr w:type="spellStart"/>
      <w:r>
        <w:rPr>
          <w:rFonts w:hint="eastAsia"/>
        </w:rPr>
        <w:t>accd</w:t>
      </w:r>
      <w:proofErr w:type="spellEnd"/>
      <w:r>
        <w:rPr>
          <w:rFonts w:hint="eastAsia"/>
        </w:rPr>
        <w:t>的一个对齐就是</w:t>
      </w:r>
      <w:r>
        <w:rPr>
          <w:rFonts w:hint="eastAsia"/>
        </w:rPr>
        <w:t>(a, a)(c, c)(&gt;&gt;, b)(c, &gt;&gt;)(d, d)</w:t>
      </w:r>
      <w:r>
        <w:rPr>
          <w:rFonts w:hint="eastAsia"/>
        </w:rPr>
        <w:t>。</w:t>
      </w:r>
    </w:p>
    <w:p w14:paraId="072244E9" w14:textId="6BAB0C10" w:rsidR="00601758" w:rsidRDefault="00601758" w:rsidP="00601758">
      <w:pPr>
        <w:ind w:firstLine="420"/>
      </w:pPr>
      <w:r>
        <w:rPr>
          <w:rFonts w:hint="eastAsia"/>
        </w:rPr>
        <w:t>对每一条轨迹而言，都会有很多种对齐方法使它和模型</w:t>
      </w:r>
      <w:r>
        <w:rPr>
          <w:rFonts w:hint="eastAsia"/>
        </w:rPr>
        <w:t>N</w:t>
      </w:r>
      <w:r>
        <w:rPr>
          <w:rFonts w:hint="eastAsia"/>
        </w:rPr>
        <w:t>对齐。例如说对于</w:t>
      </w:r>
      <w:r w:rsidR="00081D27">
        <w:fldChar w:fldCharType="begin"/>
      </w:r>
      <w:r w:rsidR="00081D27">
        <w:instrText xml:space="preserve"> </w:instrText>
      </w:r>
      <w:r w:rsidR="00081D27">
        <w:rPr>
          <w:rFonts w:hint="eastAsia"/>
        </w:rPr>
        <w:instrText>REF _Ref430682523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7</w:t>
      </w:r>
      <w:r w:rsidR="00081D27">
        <w:fldChar w:fldCharType="end"/>
      </w:r>
      <w:r>
        <w:rPr>
          <w:rFonts w:hint="eastAsia"/>
        </w:rPr>
        <w:t>中的模型</w:t>
      </w:r>
      <w:r w:rsidR="00577504">
        <w:rPr>
          <w:rFonts w:hint="eastAsia"/>
        </w:rPr>
        <w:t>II</w:t>
      </w:r>
      <w:r>
        <w:rPr>
          <w:rFonts w:hint="eastAsia"/>
        </w:rPr>
        <w:t>和轨迹</w:t>
      </w:r>
      <w:r>
        <w:rPr>
          <w:rFonts w:hint="eastAsia"/>
        </w:rPr>
        <w:t xml:space="preserve"> L= </w:t>
      </w:r>
      <w:proofErr w:type="spellStart"/>
      <w:r>
        <w:rPr>
          <w:rFonts w:hint="eastAsia"/>
        </w:rPr>
        <w:t>abcbd</w:t>
      </w:r>
      <w:proofErr w:type="spellEnd"/>
      <w:r>
        <w:rPr>
          <w:rFonts w:hint="eastAsia"/>
        </w:rPr>
        <w:t>，</w:t>
      </w:r>
      <w:r w:rsidR="00081D27">
        <w:fldChar w:fldCharType="begin"/>
      </w:r>
      <w:r w:rsidR="00081D27">
        <w:instrText xml:space="preserve"> </w:instrText>
      </w:r>
      <w:r w:rsidR="00081D27">
        <w:rPr>
          <w:rFonts w:hint="eastAsia"/>
        </w:rPr>
        <w:instrText>REF _Ref430682630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9</w:t>
      </w:r>
      <w:r w:rsidR="00081D27">
        <w:fldChar w:fldCharType="end"/>
      </w:r>
      <w:r>
        <w:rPr>
          <w:rFonts w:hint="eastAsia"/>
        </w:rPr>
        <w:t>中的三种对齐方法都是可以使</w:t>
      </w:r>
      <w:r>
        <w:rPr>
          <w:rFonts w:hint="eastAsia"/>
        </w:rPr>
        <w:t>L</w:t>
      </w:r>
      <w:r>
        <w:rPr>
          <w:rFonts w:hint="eastAsia"/>
        </w:rPr>
        <w:t>和模型</w:t>
      </w:r>
      <w:r>
        <w:rPr>
          <w:rFonts w:hint="eastAsia"/>
        </w:rPr>
        <w:t>N</w:t>
      </w:r>
      <w:r>
        <w:rPr>
          <w:rFonts w:hint="eastAsia"/>
        </w:rPr>
        <w:t>对齐的。</w:t>
      </w:r>
    </w:p>
    <w:p w14:paraId="48BA630E" w14:textId="77777777" w:rsidR="00577504" w:rsidRDefault="00601758" w:rsidP="00577504">
      <w:pPr>
        <w:keepNext/>
        <w:ind w:firstLine="420"/>
        <w:jc w:val="center"/>
      </w:pPr>
      <w:r>
        <w:rPr>
          <w:rFonts w:ascii="Calibri" w:eastAsia="Apple Color Emoji" w:hAnsi="Calibri" w:cs="Calibri" w:hint="eastAsia"/>
          <w:noProof/>
          <w:sz w:val="24"/>
        </w:rPr>
        <w:drawing>
          <wp:inline distT="0" distB="0" distL="0" distR="0" wp14:anchorId="680575E6" wp14:editId="3B7F3E82">
            <wp:extent cx="3582767" cy="1228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屏幕快照%202015-09-15%20下午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82767" cy="1228725"/>
                    </a:xfrm>
                    <a:prstGeom prst="rect">
                      <a:avLst/>
                    </a:prstGeom>
                    <a:noFill/>
                    <a:ln>
                      <a:noFill/>
                    </a:ln>
                  </pic:spPr>
                </pic:pic>
              </a:graphicData>
            </a:graphic>
          </wp:inline>
        </w:drawing>
      </w:r>
    </w:p>
    <w:p w14:paraId="3176E3B5" w14:textId="7FE03D54" w:rsidR="00601758" w:rsidRDefault="00577504" w:rsidP="00577504">
      <w:pPr>
        <w:pStyle w:val="a7"/>
        <w:jc w:val="center"/>
      </w:pPr>
      <w:bookmarkStart w:id="20" w:name="_Ref43068263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9</w:t>
      </w:r>
      <w:r w:rsidR="00DA0AE0">
        <w:fldChar w:fldCharType="end"/>
      </w:r>
      <w:bookmarkEnd w:id="20"/>
      <w:r>
        <w:t xml:space="preserve"> </w:t>
      </w:r>
      <w:r w:rsidRPr="008D3AD3">
        <w:rPr>
          <w:rFonts w:hint="eastAsia"/>
        </w:rPr>
        <w:t>轨迹</w:t>
      </w:r>
      <w:r w:rsidRPr="008D3AD3">
        <w:rPr>
          <w:rFonts w:hint="eastAsia"/>
        </w:rPr>
        <w:t>L=</w:t>
      </w:r>
      <w:proofErr w:type="spellStart"/>
      <w:r w:rsidRPr="008D3AD3">
        <w:rPr>
          <w:rFonts w:hint="eastAsia"/>
        </w:rPr>
        <w:t>accd</w:t>
      </w:r>
      <w:proofErr w:type="spellEnd"/>
      <w:r w:rsidR="008607A6" w:rsidRPr="008D3AD3">
        <w:rPr>
          <w:rFonts w:hint="eastAsia"/>
        </w:rPr>
        <w:t>同</w:t>
      </w:r>
      <w:r w:rsidR="008607A6">
        <w:rPr>
          <w:rFonts w:hint="eastAsia"/>
        </w:rPr>
        <w:t>P</w:t>
      </w:r>
      <w:r w:rsidR="008607A6" w:rsidRPr="008D3AD3">
        <w:rPr>
          <w:rFonts w:hint="eastAsia"/>
        </w:rPr>
        <w:t>etri</w:t>
      </w:r>
      <w:r w:rsidRPr="008D3AD3">
        <w:rPr>
          <w:rFonts w:hint="eastAsia"/>
        </w:rPr>
        <w:t>网模型</w:t>
      </w:r>
      <w:r w:rsidRPr="008D3AD3">
        <w:rPr>
          <w:rFonts w:hint="eastAsia"/>
        </w:rPr>
        <w:t>I</w:t>
      </w:r>
      <w:r w:rsidR="00DA0AE0">
        <w:t>I</w:t>
      </w:r>
      <w:r w:rsidRPr="008D3AD3">
        <w:rPr>
          <w:rFonts w:hint="eastAsia"/>
        </w:rPr>
        <w:t>I</w:t>
      </w:r>
      <w:r w:rsidRPr="008D3AD3">
        <w:rPr>
          <w:rFonts w:hint="eastAsia"/>
        </w:rPr>
        <w:t>的</w:t>
      </w:r>
      <w:r>
        <w:rPr>
          <w:rFonts w:hint="eastAsia"/>
        </w:rPr>
        <w:t>三种</w:t>
      </w:r>
      <w:r w:rsidRPr="008D3AD3">
        <w:rPr>
          <w:rFonts w:hint="eastAsia"/>
        </w:rPr>
        <w:t>对齐</w:t>
      </w:r>
    </w:p>
    <w:p w14:paraId="390A6581" w14:textId="589DC1E4" w:rsidR="00601758" w:rsidRPr="00601758" w:rsidRDefault="00601758" w:rsidP="00601758">
      <w:pPr>
        <w:ind w:firstLine="420"/>
      </w:pPr>
      <w:r w:rsidRPr="00601758">
        <w:rPr>
          <w:rFonts w:hint="eastAsia"/>
        </w:rPr>
        <w:t>在这</w:t>
      </w:r>
      <w:r w:rsidR="007917A6">
        <w:fldChar w:fldCharType="begin"/>
      </w:r>
      <w:r w:rsidR="007917A6">
        <w:instrText xml:space="preserve"> </w:instrText>
      </w:r>
      <w:r w:rsidR="007917A6">
        <w:rPr>
          <w:rFonts w:hint="eastAsia"/>
        </w:rPr>
        <w:instrText>REF _Ref430453756 \r \h</w:instrText>
      </w:r>
      <w:r w:rsidR="007917A6">
        <w:instrText xml:space="preserve"> </w:instrText>
      </w:r>
      <w:r w:rsidR="007917A6">
        <w:fldChar w:fldCharType="separate"/>
      </w:r>
      <w:r w:rsidR="001347AB">
        <w:t>[1]</w:t>
      </w:r>
      <w:r w:rsidR="007917A6">
        <w:fldChar w:fldCharType="end"/>
      </w:r>
      <w:r w:rsidR="007917A6">
        <w:rPr>
          <w:rFonts w:hint="eastAsia"/>
        </w:rPr>
        <w:t>、</w:t>
      </w:r>
      <w:r w:rsidR="007917A6">
        <w:fldChar w:fldCharType="begin"/>
      </w:r>
      <w:r w:rsidR="007917A6">
        <w:instrText xml:space="preserve"> REF _Ref430454089 \r \h </w:instrText>
      </w:r>
      <w:r w:rsidR="007917A6">
        <w:fldChar w:fldCharType="separate"/>
      </w:r>
      <w:r w:rsidR="001347AB">
        <w:t>[15]</w:t>
      </w:r>
      <w:r w:rsidR="007917A6">
        <w:fldChar w:fldCharType="end"/>
      </w:r>
      <w:r w:rsidR="007917A6">
        <w:rPr>
          <w:rFonts w:hint="eastAsia"/>
        </w:rPr>
        <w:t>、</w:t>
      </w:r>
      <w:r w:rsidR="007917A6">
        <w:fldChar w:fldCharType="begin"/>
      </w:r>
      <w:r w:rsidR="007917A6">
        <w:instrText xml:space="preserve"> REF _Ref430454113 \r \h </w:instrText>
      </w:r>
      <w:r w:rsidR="007917A6">
        <w:fldChar w:fldCharType="separate"/>
      </w:r>
      <w:r w:rsidR="001347AB">
        <w:t>[16]</w:t>
      </w:r>
      <w:r w:rsidR="007917A6">
        <w:fldChar w:fldCharType="end"/>
      </w:r>
      <w:r w:rsidRPr="00601758">
        <w:rPr>
          <w:rFonts w:hint="eastAsia"/>
        </w:rPr>
        <w:t>三篇文章中，它们都分别基于对齐概念和代价函数介绍了如何通过最小代价有效来将日志和模型进行对齐的方法。</w:t>
      </w:r>
    </w:p>
    <w:p w14:paraId="5EE4DC07" w14:textId="77777777" w:rsidR="00631E12" w:rsidRDefault="00631E12" w:rsidP="00601758">
      <w:pPr>
        <w:pStyle w:val="2"/>
      </w:pPr>
      <w:bookmarkStart w:id="21" w:name="_Toc430716787"/>
      <w:r>
        <w:rPr>
          <w:rFonts w:hint="eastAsia"/>
        </w:rPr>
        <w:t>展开技术</w:t>
      </w:r>
      <w:bookmarkEnd w:id="21"/>
    </w:p>
    <w:p w14:paraId="0CD9F467" w14:textId="77777777" w:rsidR="00DC10EE" w:rsidRDefault="00DC10EE" w:rsidP="00631E12">
      <w:pPr>
        <w:pStyle w:val="3"/>
      </w:pPr>
      <w:bookmarkStart w:id="22" w:name="_Toc430716788"/>
      <w:r w:rsidRPr="00DC10EE">
        <w:rPr>
          <w:rFonts w:hint="eastAsia"/>
        </w:rPr>
        <w:t>分</w:t>
      </w:r>
      <w:r w:rsidR="00601758">
        <w:rPr>
          <w:rFonts w:hint="eastAsia"/>
        </w:rPr>
        <w:t>支</w:t>
      </w:r>
      <w:r w:rsidRPr="00DC10EE">
        <w:rPr>
          <w:rFonts w:hint="eastAsia"/>
        </w:rPr>
        <w:t>流程</w:t>
      </w:r>
      <w:bookmarkEnd w:id="22"/>
    </w:p>
    <w:p w14:paraId="2081D090" w14:textId="1BFAC158" w:rsidR="00601758" w:rsidRDefault="00601758" w:rsidP="00601758">
      <w:pPr>
        <w:ind w:firstLine="420"/>
      </w:pPr>
      <w:r>
        <w:rPr>
          <w:rFonts w:hint="eastAsia"/>
        </w:rPr>
        <w:t>分支流程是一种基于偏序顺序语法的</w:t>
      </w:r>
      <w:r w:rsidR="009D5F0C">
        <w:rPr>
          <w:rFonts w:hint="eastAsia"/>
        </w:rPr>
        <w:t>Petri</w:t>
      </w:r>
      <w:r>
        <w:rPr>
          <w:rFonts w:hint="eastAsia"/>
        </w:rPr>
        <w:t>网结构的展开形式</w:t>
      </w:r>
      <w:r w:rsidR="007917A6" w:rsidRPr="007917A6">
        <w:rPr>
          <w:vertAlign w:val="superscript"/>
        </w:rPr>
        <w:fldChar w:fldCharType="begin"/>
      </w:r>
      <w:r w:rsidR="007917A6" w:rsidRPr="007917A6">
        <w:rPr>
          <w:vertAlign w:val="superscript"/>
        </w:rPr>
        <w:instrText xml:space="preserve"> </w:instrText>
      </w:r>
      <w:r w:rsidR="007917A6" w:rsidRPr="007917A6">
        <w:rPr>
          <w:rFonts w:hint="eastAsia"/>
          <w:vertAlign w:val="superscript"/>
        </w:rPr>
        <w:instrText>REF _Ref430454377 \r \h</w:instrText>
      </w:r>
      <w:r w:rsidR="007917A6" w:rsidRPr="007917A6">
        <w:rPr>
          <w:vertAlign w:val="superscript"/>
        </w:rPr>
        <w:instrText xml:space="preserve"> </w:instrText>
      </w:r>
      <w:r w:rsidR="007917A6">
        <w:rPr>
          <w:vertAlign w:val="superscript"/>
        </w:rPr>
        <w:instrText xml:space="preserve"> \* MERGEFORMAT </w:instrText>
      </w:r>
      <w:r w:rsidR="007917A6" w:rsidRPr="007917A6">
        <w:rPr>
          <w:vertAlign w:val="superscript"/>
        </w:rPr>
      </w:r>
      <w:r w:rsidR="007917A6" w:rsidRPr="007917A6">
        <w:rPr>
          <w:vertAlign w:val="superscript"/>
        </w:rPr>
        <w:fldChar w:fldCharType="separate"/>
      </w:r>
      <w:r w:rsidR="001347AB">
        <w:rPr>
          <w:vertAlign w:val="superscript"/>
        </w:rPr>
        <w:t>[31]</w:t>
      </w:r>
      <w:r w:rsidR="007917A6" w:rsidRPr="007917A6">
        <w:rPr>
          <w:vertAlign w:val="superscript"/>
        </w:rPr>
        <w:fldChar w:fldCharType="end"/>
      </w:r>
      <w:r>
        <w:rPr>
          <w:rFonts w:hint="eastAsia"/>
        </w:rPr>
        <w:t>。通过对原始</w:t>
      </w:r>
      <w:r w:rsidR="003153CD">
        <w:rPr>
          <w:rFonts w:hint="eastAsia"/>
        </w:rPr>
        <w:t xml:space="preserve">Petri </w:t>
      </w:r>
      <w:r>
        <w:rPr>
          <w:rFonts w:hint="eastAsia"/>
        </w:rPr>
        <w:t>网进行变化，可以得到它的分支流程。分支流程可以大大简化对模型的结构和模型规定行为的分析难度。</w:t>
      </w:r>
    </w:p>
    <w:p w14:paraId="2F2AE02E" w14:textId="5E5BA0A1" w:rsidR="00601758" w:rsidRDefault="00601758" w:rsidP="00601758">
      <w:pPr>
        <w:ind w:firstLine="420"/>
      </w:pPr>
      <w:r>
        <w:rPr>
          <w:rFonts w:hint="eastAsia"/>
        </w:rPr>
        <w:t>在业务模型中，结构最简单的就是</w:t>
      </w:r>
      <w:r w:rsidR="009D5F0C">
        <w:rPr>
          <w:rFonts w:hint="eastAsia"/>
        </w:rPr>
        <w:t>Causal</w:t>
      </w:r>
      <w:r>
        <w:rPr>
          <w:rFonts w:hint="eastAsia"/>
        </w:rPr>
        <w:t>网。</w:t>
      </w:r>
    </w:p>
    <w:p w14:paraId="1AE72393" w14:textId="401E86FD" w:rsidR="00601758" w:rsidRDefault="00601758" w:rsidP="00601758">
      <w:pPr>
        <w:ind w:firstLine="420"/>
      </w:pPr>
      <w:r w:rsidRPr="00F02427">
        <w:rPr>
          <w:rFonts w:hint="eastAsia"/>
          <w:b/>
        </w:rPr>
        <w:t>定义（</w:t>
      </w:r>
      <w:r w:rsidR="003C1709" w:rsidRPr="00F02427">
        <w:rPr>
          <w:b/>
        </w:rPr>
        <w:t xml:space="preserve">Causal </w:t>
      </w:r>
      <w:r w:rsidRPr="00F02427">
        <w:rPr>
          <w:rFonts w:hint="eastAsia"/>
          <w:b/>
        </w:rPr>
        <w:t>网）</w:t>
      </w:r>
      <w:r>
        <w:rPr>
          <w:rFonts w:hint="eastAsia"/>
        </w:rPr>
        <w:t>：</w:t>
      </w:r>
      <w:r w:rsidR="004905AA">
        <w:rPr>
          <w:rFonts w:hint="eastAsia"/>
        </w:rPr>
        <w:t xml:space="preserve">Causal </w:t>
      </w:r>
      <w:r>
        <w:rPr>
          <w:rFonts w:hint="eastAsia"/>
        </w:rPr>
        <w:t>网是一个网络</w:t>
      </w:r>
      <w:r>
        <w:rPr>
          <w:rFonts w:hint="eastAsia"/>
        </w:rPr>
        <w:t xml:space="preserve"> N = (P,T,F), </w:t>
      </w:r>
      <w:r w:rsidR="000D0D8C">
        <w:rPr>
          <w:rFonts w:hint="eastAsia"/>
        </w:rPr>
        <w:t>需要满足对于</w:t>
      </w:r>
      <m:oMath>
        <m:r>
          <m:rPr>
            <m:sty m:val="p"/>
          </m:rPr>
          <w:rPr>
            <w:rFonts w:ascii="Cambria Math" w:hAnsi="Cambria Math"/>
          </w:rPr>
          <m:t>∀p ∈P</m:t>
        </m:r>
      </m:oMath>
      <w:r w:rsidR="000D0D8C">
        <w:rPr>
          <w:rFonts w:hint="eastAsia"/>
        </w:rPr>
        <w:t>，都有</w:t>
      </w:r>
      <w:r>
        <w:rPr>
          <w:rFonts w:hint="eastAsia"/>
        </w:rPr>
        <w:t xml:space="preserve"> |</w:t>
      </w:r>
      <w:r>
        <w:rPr>
          <w:rFonts w:hint="eastAsia"/>
        </w:rPr>
        <w:t>•</w:t>
      </w:r>
      <w:r>
        <w:rPr>
          <w:rFonts w:hint="eastAsia"/>
        </w:rPr>
        <w:t xml:space="preserve">p| </w:t>
      </w:r>
      <w:r>
        <w:rPr>
          <w:rFonts w:hint="eastAsia"/>
        </w:rPr>
        <w:lastRenderedPageBreak/>
        <w:t>≤</w:t>
      </w:r>
      <w:r>
        <w:rPr>
          <w:rFonts w:hint="eastAsia"/>
        </w:rPr>
        <w:t xml:space="preserve"> 1</w:t>
      </w:r>
      <w:r w:rsidR="000D0D8C">
        <w:rPr>
          <w:rFonts w:hint="eastAsia"/>
        </w:rPr>
        <w:t>且</w:t>
      </w:r>
      <w:r>
        <w:rPr>
          <w:rFonts w:hint="eastAsia"/>
        </w:rPr>
        <w:t>|p</w:t>
      </w:r>
      <w:r>
        <w:rPr>
          <w:rFonts w:hint="eastAsia"/>
        </w:rPr>
        <w:t>•</w:t>
      </w:r>
      <w:r>
        <w:rPr>
          <w:rFonts w:hint="eastAsia"/>
        </w:rPr>
        <w:t xml:space="preserve">| </w:t>
      </w:r>
      <w:r>
        <w:rPr>
          <w:rFonts w:hint="eastAsia"/>
        </w:rPr>
        <w:t>≤</w:t>
      </w:r>
      <w:r>
        <w:rPr>
          <w:rFonts w:hint="eastAsia"/>
        </w:rPr>
        <w:t xml:space="preserve"> 1</w:t>
      </w:r>
      <w:r>
        <w:rPr>
          <w:rFonts w:hint="eastAsia"/>
        </w:rPr>
        <w:t>。</w:t>
      </w:r>
    </w:p>
    <w:p w14:paraId="304C703B" w14:textId="7DD8066F" w:rsidR="00601758" w:rsidRDefault="00601758" w:rsidP="00601758">
      <w:pPr>
        <w:ind w:firstLine="420"/>
      </w:pPr>
      <w:r>
        <w:rPr>
          <w:rFonts w:hint="eastAsia"/>
        </w:rPr>
        <w:t>不同于</w:t>
      </w:r>
      <w:r w:rsidR="00F02427" w:rsidRPr="00DA0AE0">
        <w:rPr>
          <w:rFonts w:hint="eastAsia"/>
        </w:rPr>
        <w:t>C</w:t>
      </w:r>
      <w:r w:rsidRPr="00DA0AE0">
        <w:t>ausal</w:t>
      </w:r>
      <w:r>
        <w:rPr>
          <w:rFonts w:hint="eastAsia"/>
        </w:rPr>
        <w:t>网，带有选择分支的网络将会产生很多不同分支的流程操作，这对分析</w:t>
      </w:r>
      <w:r w:rsidR="00F02427" w:rsidRPr="00DA0AE0">
        <w:rPr>
          <w:rFonts w:hint="eastAsia"/>
        </w:rPr>
        <w:t>P</w:t>
      </w:r>
      <w:r w:rsidRPr="00DA0AE0">
        <w:t>etri</w:t>
      </w:r>
      <w:r>
        <w:rPr>
          <w:rFonts w:hint="eastAsia"/>
        </w:rPr>
        <w:t>网模型造成了困难。</w:t>
      </w:r>
      <w:r w:rsidR="00D159A7">
        <w:fldChar w:fldCharType="begin"/>
      </w:r>
      <w:r w:rsidR="00D159A7">
        <w:instrText xml:space="preserve"> </w:instrText>
      </w:r>
      <w:r w:rsidR="00D159A7">
        <w:rPr>
          <w:rFonts w:hint="eastAsia"/>
        </w:rPr>
        <w:instrText>REF _Ref430454377 \r \h</w:instrText>
      </w:r>
      <w:r w:rsidR="00D159A7">
        <w:instrText xml:space="preserve"> </w:instrText>
      </w:r>
      <w:r w:rsidR="00D159A7">
        <w:fldChar w:fldCharType="separate"/>
      </w:r>
      <w:r w:rsidR="001347AB">
        <w:t>[31]</w:t>
      </w:r>
      <w:r w:rsidR="00D159A7">
        <w:fldChar w:fldCharType="end"/>
      </w:r>
      <w:r>
        <w:rPr>
          <w:rFonts w:hint="eastAsia"/>
        </w:rPr>
        <w:t>提出了一种简化模型的方法来解决这类问题。首先</w:t>
      </w:r>
      <w:r w:rsidR="00D159A7">
        <w:rPr>
          <w:rFonts w:hint="eastAsia"/>
        </w:rPr>
        <w:t>，需要</w:t>
      </w:r>
      <w:r>
        <w:rPr>
          <w:rFonts w:hint="eastAsia"/>
        </w:rPr>
        <w:t>对所有的选择结构进行分支，使得每一条分支都是</w:t>
      </w:r>
      <w:r w:rsidR="006421E8">
        <w:t>C</w:t>
      </w:r>
      <w:r>
        <w:rPr>
          <w:rFonts w:hint="eastAsia"/>
        </w:rPr>
        <w:t>ausal</w:t>
      </w:r>
      <w:r>
        <w:rPr>
          <w:rFonts w:hint="eastAsia"/>
        </w:rPr>
        <w:t>网而不再含有选择分支结构，每一个分支都可以</w:t>
      </w:r>
      <w:r w:rsidR="000D0D8C">
        <w:rPr>
          <w:rFonts w:hint="eastAsia"/>
        </w:rPr>
        <w:t>看作</w:t>
      </w:r>
      <w:r>
        <w:rPr>
          <w:rFonts w:hint="eastAsia"/>
        </w:rPr>
        <w:t>是一个独立的发生网。</w:t>
      </w:r>
    </w:p>
    <w:p w14:paraId="7F7A5940" w14:textId="77777777" w:rsidR="00601758" w:rsidRDefault="00601758" w:rsidP="00601758">
      <w:pPr>
        <w:ind w:firstLine="420"/>
      </w:pPr>
      <w:r w:rsidRPr="00DA0AE0">
        <w:rPr>
          <w:rFonts w:hint="eastAsia"/>
          <w:b/>
        </w:rPr>
        <w:t>定义（发生网）</w:t>
      </w:r>
      <w:r>
        <w:rPr>
          <w:rFonts w:hint="eastAsia"/>
        </w:rPr>
        <w:t>：发生网是一个三元组</w:t>
      </w:r>
      <w:r>
        <w:rPr>
          <w:rFonts w:hint="eastAsia"/>
        </w:rPr>
        <w:t>O =</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），需要满足对于</w:t>
      </w:r>
      <w:r w:rsidR="000634E8">
        <w:rPr>
          <w:rFonts w:hint="eastAsia"/>
        </w:rPr>
        <w:t>任意属于</w:t>
      </w:r>
      <w:r w:rsidR="000634E8">
        <w:rPr>
          <w:rFonts w:hint="eastAsia"/>
        </w:rPr>
        <w:t>B</w:t>
      </w:r>
      <w:r w:rsidR="000634E8">
        <w:rPr>
          <w:rFonts w:hint="eastAsia"/>
        </w:rPr>
        <w:t>的</w:t>
      </w:r>
      <w:r w:rsidR="000634E8">
        <w:rPr>
          <w:rFonts w:hint="eastAsia"/>
        </w:rPr>
        <w:t>b</w:t>
      </w:r>
      <w:r w:rsidR="000634E8">
        <w:rPr>
          <w:rFonts w:hint="eastAsia"/>
        </w:rPr>
        <w:t>来说</w:t>
      </w:r>
      <w:r>
        <w:rPr>
          <w:rFonts w:hint="eastAsia"/>
        </w:rPr>
        <w:t>，</w:t>
      </w:r>
      <w:r w:rsidR="000634E8">
        <w:rPr>
          <w:rFonts w:hint="eastAsia"/>
        </w:rPr>
        <w:t>都有</w:t>
      </w:r>
      <w:r>
        <w:rPr>
          <w:rFonts w:hint="eastAsia"/>
        </w:rPr>
        <w:t>|</w:t>
      </w:r>
      <w:r>
        <w:rPr>
          <w:rFonts w:hint="eastAsia"/>
        </w:rPr>
        <w:t>•</w:t>
      </w:r>
      <w:r>
        <w:rPr>
          <w:rFonts w:hint="eastAsia"/>
        </w:rPr>
        <w:t>b|</w:t>
      </w:r>
      <w:r>
        <w:rPr>
          <w:rFonts w:hint="eastAsia"/>
        </w:rPr>
        <w:t>≤</w:t>
      </w:r>
      <w:r>
        <w:rPr>
          <w:rFonts w:hint="eastAsia"/>
        </w:rPr>
        <w:t>1</w:t>
      </w:r>
      <w:r>
        <w:rPr>
          <w:rFonts w:hint="eastAsia"/>
        </w:rPr>
        <w:t>。</w:t>
      </w:r>
    </w:p>
    <w:p w14:paraId="13BEF9F1" w14:textId="49931DCA" w:rsidR="00601758" w:rsidRDefault="00601758" w:rsidP="00601758">
      <w:pPr>
        <w:ind w:firstLine="420"/>
      </w:pPr>
      <w:r>
        <w:rPr>
          <w:rFonts w:hint="eastAsia"/>
        </w:rPr>
        <w:t>由分支得到的发生网之间会有同态关系</w:t>
      </w:r>
      <w:r w:rsidR="001347AB" w:rsidRPr="001347AB">
        <w:rPr>
          <w:highlight w:val="yellow"/>
          <w:vertAlign w:val="superscript"/>
        </w:rPr>
        <w:fldChar w:fldCharType="begin"/>
      </w:r>
      <w:r w:rsidR="001347AB" w:rsidRPr="001347AB">
        <w:rPr>
          <w:vertAlign w:val="superscript"/>
        </w:rPr>
        <w:instrText xml:space="preserve"> </w:instrText>
      </w:r>
      <w:r w:rsidR="001347AB" w:rsidRPr="001347AB">
        <w:rPr>
          <w:rFonts w:hint="eastAsia"/>
          <w:vertAlign w:val="superscript"/>
        </w:rPr>
        <w:instrText>REF _Ref430770693 \r \h</w:instrText>
      </w:r>
      <w:r w:rsidR="001347AB" w:rsidRPr="001347AB">
        <w:rPr>
          <w:vertAlign w:val="superscript"/>
        </w:rPr>
        <w:instrText xml:space="preserve"> </w:instrText>
      </w:r>
      <w:r w:rsidR="001347AB">
        <w:rPr>
          <w:highlight w:val="yellow"/>
          <w:vertAlign w:val="superscript"/>
        </w:rPr>
        <w:instrText xml:space="preserve"> \* MERGEFORMAT </w:instrText>
      </w:r>
      <w:r w:rsidR="001347AB" w:rsidRPr="001347AB">
        <w:rPr>
          <w:highlight w:val="yellow"/>
          <w:vertAlign w:val="superscript"/>
        </w:rPr>
      </w:r>
      <w:r w:rsidR="001347AB" w:rsidRPr="001347AB">
        <w:rPr>
          <w:highlight w:val="yellow"/>
          <w:vertAlign w:val="superscript"/>
        </w:rPr>
        <w:fldChar w:fldCharType="separate"/>
      </w:r>
      <w:r w:rsidR="001347AB">
        <w:rPr>
          <w:vertAlign w:val="superscript"/>
        </w:rPr>
        <w:t>[23]</w:t>
      </w:r>
      <w:r w:rsidR="001347AB" w:rsidRPr="001347AB">
        <w:rPr>
          <w:highlight w:val="yellow"/>
          <w:vertAlign w:val="superscript"/>
        </w:rPr>
        <w:fldChar w:fldCharType="end"/>
      </w:r>
      <w:r>
        <w:rPr>
          <w:rFonts w:hint="eastAsia"/>
        </w:rPr>
        <w:t>，该关系</w:t>
      </w:r>
      <w:r w:rsidR="000D0D8C">
        <w:rPr>
          <w:rFonts w:hint="eastAsia"/>
        </w:rPr>
        <w:t>由同态函数来定义。</w:t>
      </w:r>
    </w:p>
    <w:p w14:paraId="2087589C" w14:textId="77777777" w:rsidR="00601758" w:rsidRDefault="00601758" w:rsidP="00DA5265">
      <w:pPr>
        <w:ind w:firstLine="420"/>
      </w:pPr>
      <w:r w:rsidRPr="00DA0AE0">
        <w:rPr>
          <w:rFonts w:hint="eastAsia"/>
          <w:b/>
        </w:rPr>
        <w:t>定义（同态函数）</w:t>
      </w:r>
      <w:r>
        <w:rPr>
          <w:rFonts w:hint="eastAsia"/>
        </w:rPr>
        <w:t>：一个从网</w:t>
      </w:r>
      <w:r>
        <w:rPr>
          <w:rFonts w:hint="eastAsia"/>
        </w:rPr>
        <w:t>N</w:t>
      </w:r>
      <w:r>
        <w:rPr>
          <w:rFonts w:hint="eastAsia"/>
        </w:rPr>
        <w:t>到网</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的同态函数是一个映射函数π：</w:t>
      </w:r>
      <w:r>
        <w:rPr>
          <w:rFonts w:hint="eastAsia"/>
        </w:rPr>
        <w:t>P</w:t>
      </w:r>
      <w:r>
        <w:rPr>
          <w:rFonts w:hint="eastAsia"/>
        </w:rPr>
        <w:t>∪</w:t>
      </w:r>
      <w:r>
        <w:rPr>
          <w:rFonts w:hint="eastAsia"/>
        </w:rPr>
        <w:t>T</w:t>
      </w:r>
      <w:r>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DA5265">
        <w:rPr>
          <w:rFonts w:hint="eastAsia"/>
        </w:rPr>
        <w:t>。</w:t>
      </w:r>
      <w:r>
        <w:rPr>
          <w:rFonts w:hint="eastAsia"/>
        </w:rPr>
        <w:t>该函数需要满足一下两点：</w:t>
      </w:r>
    </w:p>
    <w:p w14:paraId="035F2C25" w14:textId="77777777" w:rsidR="000D0D8C" w:rsidRDefault="00601758" w:rsidP="000D0D8C">
      <w:pPr>
        <w:pStyle w:val="a3"/>
        <w:numPr>
          <w:ilvl w:val="0"/>
          <w:numId w:val="6"/>
        </w:numPr>
        <w:ind w:firstLineChars="0"/>
      </w:pPr>
      <w:r>
        <w:rPr>
          <w:rFonts w:hint="eastAsia"/>
        </w:rPr>
        <w:t>P</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P</m:t>
            </m:r>
          </m:e>
          <m:sup>
            <m:r>
              <w:rPr>
                <w:rFonts w:ascii="Cambria Math" w:hAnsi="Cambria Math"/>
              </w:rPr>
              <m:t>'</m:t>
            </m:r>
          </m:sup>
        </m:sSup>
      </m:oMath>
      <w:r>
        <w:rPr>
          <w:rFonts w:hint="eastAsia"/>
        </w:rPr>
        <w:t xml:space="preserve">) </w:t>
      </w:r>
      <w:r>
        <w:rPr>
          <w:rFonts w:hint="eastAsia"/>
        </w:rPr>
        <w:t>且</w:t>
      </w:r>
      <w:r>
        <w:rPr>
          <w:rFonts w:hint="eastAsia"/>
        </w:rPr>
        <w:t>T</w:t>
      </w:r>
      <w:r>
        <w:rPr>
          <w:rFonts w:hint="eastAsia"/>
        </w:rPr>
        <w:t>包含</w:t>
      </w:r>
      <m:oMath>
        <m:r>
          <m:rPr>
            <m:sty m:val="p"/>
          </m:rPr>
          <w:rPr>
            <w:rFonts w:ascii="Cambria Math" w:hAnsi="Cambria Math"/>
          </w:rPr>
          <m:t>π</m:t>
        </m:r>
      </m:oMath>
      <w:r w:rsidR="000D0D8C">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oMath>
      <w:r w:rsidR="000D0D8C">
        <w:rPr>
          <w:rFonts w:hint="eastAsia"/>
        </w:rPr>
        <w:t>)</w:t>
      </w:r>
      <w:r>
        <w:rPr>
          <w:rFonts w:hint="eastAsia"/>
        </w:rPr>
        <w:t>；</w:t>
      </w:r>
    </w:p>
    <w:p w14:paraId="752D4840" w14:textId="77777777" w:rsidR="00601758" w:rsidRDefault="00601758" w:rsidP="000D0D8C">
      <w:pPr>
        <w:pStyle w:val="a3"/>
        <w:numPr>
          <w:ilvl w:val="0"/>
          <w:numId w:val="6"/>
        </w:numPr>
        <w:ind w:firstLineChars="0"/>
      </w:pPr>
      <w:r>
        <w:rPr>
          <w:rFonts w:hint="eastAsia"/>
        </w:rPr>
        <w:t>对于</w:t>
      </w:r>
      <m:oMath>
        <m:r>
          <m:rPr>
            <m:sty m:val="p"/>
          </m:rPr>
          <w:rPr>
            <w:rFonts w:ascii="Cambria Math" w:hAnsi="Cambria Math"/>
          </w:rPr>
          <m:t>∀t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w:t>
      </w:r>
      <m:oMath>
        <m:r>
          <m:rPr>
            <m:sty m:val="p"/>
          </m:rPr>
          <w:rPr>
            <w:rFonts w:ascii="Cambria Math" w:hAnsi="Cambria Math"/>
          </w:rPr>
          <m:t>π</m:t>
        </m:r>
      </m:oMath>
      <w:r>
        <w:rPr>
          <w:rFonts w:hint="eastAsia"/>
        </w:rPr>
        <w:t>(</w:t>
      </w:r>
      <w:r>
        <w:rPr>
          <w:rFonts w:hint="eastAsia"/>
        </w:rPr>
        <w:t>·</w:t>
      </w:r>
      <w:r>
        <w:rPr>
          <w:rFonts w:hint="eastAsia"/>
        </w:rPr>
        <w:t>t)</w:t>
      </w:r>
      <w:r>
        <w:rPr>
          <w:rFonts w:hint="eastAsia"/>
        </w:rPr>
        <w:t>是·</w:t>
      </w:r>
      <w:r>
        <w:rPr>
          <w:rFonts w:hint="eastAsia"/>
        </w:rPr>
        <w:t xml:space="preserve">t </w:t>
      </w:r>
      <w:r>
        <w:rPr>
          <w:rFonts w:hint="eastAsia"/>
        </w:rPr>
        <w:t>和</w:t>
      </w:r>
      <w:r>
        <w:rPr>
          <w:rFonts w:hint="eastAsia"/>
        </w:rPr>
        <w:t xml:space="preserve"> </w:t>
      </w:r>
      <w:r>
        <w:rPr>
          <w:rFonts w:hint="eastAsia"/>
        </w:rPr>
        <w:t>·</w:t>
      </w:r>
      <m:oMath>
        <m:r>
          <m:rPr>
            <m:sty m:val="p"/>
          </m:rPr>
          <w:rPr>
            <w:rFonts w:ascii="Cambria Math" w:hAnsi="Cambria Math"/>
          </w:rPr>
          <m:t>π</m:t>
        </m:r>
      </m:oMath>
      <w:r>
        <w:rPr>
          <w:rFonts w:hint="eastAsia"/>
        </w:rPr>
        <w:t>(t)</w:t>
      </w:r>
      <w:r>
        <w:rPr>
          <w:rFonts w:hint="eastAsia"/>
        </w:rPr>
        <w:t>之间的双射，</w:t>
      </w:r>
      <m:oMath>
        <m:r>
          <m:rPr>
            <m:sty m:val="p"/>
          </m:rPr>
          <w:rPr>
            <w:rFonts w:ascii="Cambria Math" w:hAnsi="Cambria Math"/>
          </w:rPr>
          <m:t>π</m:t>
        </m:r>
      </m:oMath>
      <w:r>
        <w:rPr>
          <w:rFonts w:hint="eastAsia"/>
        </w:rPr>
        <w:t>(t</w:t>
      </w:r>
      <w:r>
        <w:rPr>
          <w:rFonts w:hint="eastAsia"/>
        </w:rPr>
        <w:t>·</w:t>
      </w:r>
      <w:r>
        <w:rPr>
          <w:rFonts w:hint="eastAsia"/>
        </w:rPr>
        <w:t>)</w:t>
      </w:r>
      <w:r>
        <w:rPr>
          <w:rFonts w:hint="eastAsia"/>
        </w:rPr>
        <w:t>是</w:t>
      </w:r>
      <w:r>
        <w:rPr>
          <w:rFonts w:hint="eastAsia"/>
        </w:rPr>
        <w:t>t</w:t>
      </w:r>
      <w:r>
        <w:rPr>
          <w:rFonts w:hint="eastAsia"/>
        </w:rPr>
        <w:t>·</w:t>
      </w:r>
      <w:r>
        <w:rPr>
          <w:rFonts w:hint="eastAsia"/>
        </w:rPr>
        <w:t xml:space="preserve"> </w:t>
      </w:r>
      <w:r>
        <w:rPr>
          <w:rFonts w:hint="eastAsia"/>
        </w:rPr>
        <w:t>和</w:t>
      </w:r>
      <m:oMath>
        <m:r>
          <m:rPr>
            <m:sty m:val="p"/>
          </m:rPr>
          <w:rPr>
            <w:rFonts w:ascii="Cambria Math" w:hAnsi="Cambria Math"/>
          </w:rPr>
          <m:t>π</m:t>
        </m:r>
      </m:oMath>
      <w:r>
        <w:rPr>
          <w:rFonts w:hint="eastAsia"/>
        </w:rPr>
        <w:t>(t)</w:t>
      </w:r>
      <w:r>
        <w:rPr>
          <w:rFonts w:hint="eastAsia"/>
        </w:rPr>
        <w:t>·之间的双射。</w:t>
      </w:r>
    </w:p>
    <w:p w14:paraId="6539C405" w14:textId="2BEAAB12" w:rsidR="00601758" w:rsidRDefault="00601758" w:rsidP="00601758">
      <w:pPr>
        <w:ind w:firstLine="420"/>
      </w:pPr>
      <w:r>
        <w:rPr>
          <w:rFonts w:hint="eastAsia"/>
        </w:rPr>
        <w:t>经过</w:t>
      </w:r>
      <w:r w:rsidR="00D159A7">
        <w:fldChar w:fldCharType="begin"/>
      </w:r>
      <w:r w:rsidR="00D159A7">
        <w:instrText xml:space="preserve"> </w:instrText>
      </w:r>
      <w:r w:rsidR="00D159A7">
        <w:rPr>
          <w:rFonts w:hint="eastAsia"/>
        </w:rPr>
        <w:instrText>REF _Ref430454423 \r \h</w:instrText>
      </w:r>
      <w:r w:rsidR="00D159A7">
        <w:instrText xml:space="preserve"> </w:instrText>
      </w:r>
      <w:r w:rsidR="00D159A7">
        <w:fldChar w:fldCharType="separate"/>
      </w:r>
      <w:r w:rsidR="001347AB">
        <w:t>[29]</w:t>
      </w:r>
      <w:r w:rsidR="00D159A7">
        <w:fldChar w:fldCharType="end"/>
      </w:r>
      <w:r>
        <w:rPr>
          <w:rFonts w:hint="eastAsia"/>
        </w:rPr>
        <w:t>中方法的处理，可以得到一个</w:t>
      </w:r>
      <w:r w:rsidR="006421E8">
        <w:t>P</w:t>
      </w:r>
      <w:r>
        <w:rPr>
          <w:rFonts w:hint="eastAsia"/>
        </w:rPr>
        <w:t xml:space="preserve">etri </w:t>
      </w:r>
      <w:r>
        <w:rPr>
          <w:rFonts w:hint="eastAsia"/>
        </w:rPr>
        <w:t>网的流程分支。</w:t>
      </w:r>
    </w:p>
    <w:p w14:paraId="7421EEEC" w14:textId="77777777" w:rsidR="00601758" w:rsidRDefault="00601758" w:rsidP="00601758">
      <w:pPr>
        <w:ind w:firstLine="420"/>
      </w:pPr>
      <w:r>
        <w:rPr>
          <w:rFonts w:hint="eastAsia"/>
        </w:rPr>
        <w:t>(</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sidR="00DA3BCF">
        <w:t>,</w:t>
      </w:r>
      <m:oMath>
        <m:r>
          <m:rPr>
            <m:sty m:val="p"/>
          </m:rPr>
          <w:rPr>
            <w:rFonts w:ascii="Cambria Math" w:hAnsi="Cambria Math"/>
          </w:rPr>
          <m:t>π</m:t>
        </m:r>
      </m:oMath>
      <w:r>
        <w:rPr>
          <w:rFonts w:hint="eastAsia"/>
        </w:rPr>
        <w:t>)</w:t>
      </w:r>
      <w:r w:rsidR="00DA3BCF">
        <w:t xml:space="preserve"> </w:t>
      </w:r>
      <w:r w:rsidR="00DA3BCF">
        <w:rPr>
          <w:rFonts w:hint="eastAsia"/>
        </w:rPr>
        <w:t>是网络</w:t>
      </w:r>
      <w:r w:rsidR="00DA3BCF">
        <w:t>N (</w:t>
      </w:r>
      <w:r>
        <w:rPr>
          <w:rFonts w:hint="eastAsia"/>
        </w:rPr>
        <w:t>P, T, F</w:t>
      </w:r>
      <w:r w:rsidR="00DA3BCF">
        <w:t>)</w:t>
      </w:r>
      <w:r w:rsidR="00DA3BCF">
        <w:rPr>
          <w:rFonts w:hint="eastAsia"/>
        </w:rPr>
        <w:t xml:space="preserve"> </w:t>
      </w:r>
      <w:r w:rsidR="00DA3BCF">
        <w:rPr>
          <w:rFonts w:hint="eastAsia"/>
        </w:rPr>
        <w:t>的流程分支</w:t>
      </w:r>
      <w:r>
        <w:rPr>
          <w:rFonts w:hint="eastAsia"/>
        </w:rPr>
        <w:t>，那么它将满足以下三点：</w:t>
      </w:r>
    </w:p>
    <w:p w14:paraId="54D7BE48" w14:textId="77777777" w:rsidR="00601758" w:rsidRDefault="00601758" w:rsidP="00601758">
      <w:pPr>
        <w:ind w:firstLine="420"/>
      </w:pPr>
      <w:r>
        <w:rPr>
          <w:rFonts w:hint="eastAsia"/>
        </w:rPr>
        <w:t>1.</w:t>
      </w:r>
      <w:r>
        <w:rPr>
          <w:rFonts w:hint="eastAsia"/>
        </w:rPr>
        <w:tab/>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是一个发生网；</w:t>
      </w:r>
    </w:p>
    <w:p w14:paraId="73ABB562" w14:textId="77777777" w:rsidR="00601758" w:rsidRDefault="00601758" w:rsidP="00601758">
      <w:pPr>
        <w:ind w:firstLine="420"/>
      </w:pPr>
      <w:r>
        <w:rPr>
          <w:rFonts w:hint="eastAsia"/>
        </w:rPr>
        <w:t>2.</w:t>
      </w:r>
      <w:r>
        <w:rPr>
          <w:rFonts w:hint="eastAsia"/>
        </w:rPr>
        <w:tab/>
      </w:r>
      <m:oMath>
        <m:r>
          <m:rPr>
            <m:sty m:val="p"/>
          </m:rPr>
          <w:rPr>
            <w:rFonts w:ascii="Cambria Math" w:hAnsi="Cambria Math"/>
          </w:rPr>
          <m:t>π</m:t>
        </m:r>
      </m:oMath>
      <w:r>
        <w:rPr>
          <w:rFonts w:hint="eastAsia"/>
        </w:rPr>
        <w:t>是一个</w:t>
      </w:r>
      <m:oMath>
        <m:r>
          <m:rPr>
            <m:sty m:val="p"/>
          </m:rPr>
          <w:rPr>
            <w:rFonts w:ascii="Cambria Math" w:hAnsi="Cambria Math"/>
          </w:rPr>
          <m:t>N</m:t>
        </m:r>
      </m:oMath>
      <w:r>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rPr>
              <m:t>'</m:t>
            </m:r>
          </m:sup>
        </m:sSup>
      </m:oMath>
      <w:r>
        <w:rPr>
          <w:rFonts w:hint="eastAsia"/>
        </w:rPr>
        <w:t>之间的同态函数；</w:t>
      </w:r>
    </w:p>
    <w:p w14:paraId="1D5A59A7" w14:textId="77777777" w:rsidR="00601758" w:rsidRDefault="00601758" w:rsidP="00601758">
      <w:pPr>
        <w:ind w:firstLine="420"/>
      </w:pPr>
      <w:r>
        <w:rPr>
          <w:rFonts w:hint="eastAsia"/>
        </w:rPr>
        <w:t>3.</w:t>
      </w:r>
      <w:r>
        <w:rPr>
          <w:rFonts w:hint="eastAsia"/>
        </w:rPr>
        <w:tab/>
      </w:r>
      <w:r w:rsidR="000D0D8C">
        <w:rPr>
          <w:rFonts w:hint="eastAsia"/>
        </w:rPr>
        <w:t>对于</w:t>
      </w:r>
      <m:oMath>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 </w:t>
      </w:r>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 xml:space="preserve"> </w:t>
      </w:r>
      <w:r>
        <w:rPr>
          <w:rFonts w:hint="eastAsia"/>
        </w:rPr>
        <w:t>且</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w:t>
      </w:r>
      <m:oMath>
        <m:r>
          <m:rPr>
            <m:sty m:val="p"/>
          </m:rPr>
          <w:rPr>
            <w:rFonts w:ascii="Cambria Math" w:hAnsi="Cambria Math"/>
          </w:rPr>
          <m:t>π</m:t>
        </m:r>
      </m:oMath>
      <w:r>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r>
        <w:rPr>
          <w:rFonts w:hint="eastAsia"/>
        </w:rPr>
        <w:t>，那么</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w:t>
      </w:r>
    </w:p>
    <w:p w14:paraId="2E2E289F" w14:textId="0EEE9F5E" w:rsidR="00601758" w:rsidRDefault="00601758" w:rsidP="00601758">
      <w:pPr>
        <w:ind w:firstLine="420"/>
      </w:pPr>
      <w:r>
        <w:rPr>
          <w:rFonts w:hint="eastAsia"/>
        </w:rPr>
        <w:t>对于</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Pr>
          <w:rFonts w:hint="eastAsia"/>
        </w:rPr>
        <w:t>a</w:t>
      </w:r>
      <w:r w:rsidR="000634E8">
        <w:t>)</w:t>
      </w:r>
      <w:r>
        <w:rPr>
          <w:rFonts w:hint="eastAsia"/>
        </w:rPr>
        <w:t>中的网络</w:t>
      </w:r>
      <w:r>
        <w:rPr>
          <w:rFonts w:hint="eastAsia"/>
        </w:rPr>
        <w:t>N</w:t>
      </w:r>
      <w:r>
        <w:rPr>
          <w:rFonts w:hint="eastAsia"/>
        </w:rPr>
        <w:t>，它对应的流程分支即为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所示。</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0634E8">
        <w:rPr>
          <w:rFonts w:hint="eastAsia"/>
        </w:rPr>
        <w:t>(</w:t>
      </w:r>
      <w:r w:rsidR="000634E8">
        <w:t>b</w:t>
      </w:r>
      <w:r w:rsidR="000634E8">
        <w:rPr>
          <w:rFonts w:hint="eastAsia"/>
        </w:rPr>
        <w:t>)</w:t>
      </w:r>
      <w:r>
        <w:rPr>
          <w:rFonts w:hint="eastAsia"/>
        </w:rPr>
        <w:t>中的网络都是仅有选择分支没有选择合并的发生网。根据同态函数，分支中的每个节点都可以映射到原网络中，例如：在</w:t>
      </w:r>
      <w:r w:rsidR="00081D27">
        <w:fldChar w:fldCharType="begin"/>
      </w:r>
      <w:r w:rsidR="00081D27">
        <w:instrText xml:space="preserve"> </w:instrText>
      </w:r>
      <w:r w:rsidR="00081D27">
        <w:rPr>
          <w:rFonts w:hint="eastAsia"/>
        </w:rPr>
        <w:instrText>REF _Ref430682664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10</w:t>
      </w:r>
      <w:r w:rsidR="00081D27">
        <w:fldChar w:fldCharType="end"/>
      </w:r>
      <w:r w:rsidR="00403A8C">
        <w:rPr>
          <w:rFonts w:hint="eastAsia"/>
        </w:rPr>
        <w:t>(</w:t>
      </w:r>
      <w:r w:rsidR="00403A8C">
        <w:t>b</w:t>
      </w:r>
      <w:r w:rsidR="00403A8C">
        <w:rPr>
          <w:rFonts w:hint="eastAsia"/>
        </w:rPr>
        <w:t>)</w:t>
      </w:r>
      <w:r>
        <w:rPr>
          <w:rFonts w:hint="eastAsia"/>
        </w:rPr>
        <w:t>中，有两个</w:t>
      </w:r>
      <w:r w:rsidR="000D0D8C">
        <w:rPr>
          <w:rFonts w:hint="eastAsia"/>
        </w:rPr>
        <w:t>库所</w:t>
      </w:r>
      <w:r>
        <w:rPr>
          <w:rFonts w:hint="eastAsia"/>
        </w:rPr>
        <w:t>可以被映射到</w:t>
      </w:r>
      <m:oMath>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end</m:t>
            </m:r>
          </m:sub>
        </m:sSub>
      </m:oMath>
      <w:r>
        <w:rPr>
          <w:rFonts w:hint="eastAsia"/>
        </w:rPr>
        <w:t>。</w:t>
      </w:r>
    </w:p>
    <w:p w14:paraId="3BD92425" w14:textId="77777777" w:rsidR="00577504" w:rsidRDefault="00601758" w:rsidP="00F02427">
      <w:pPr>
        <w:keepNext/>
        <w:jc w:val="center"/>
      </w:pPr>
      <w:r>
        <w:rPr>
          <w:rFonts w:hint="eastAsia"/>
          <w:noProof/>
          <w:sz w:val="24"/>
        </w:rPr>
        <w:drawing>
          <wp:inline distT="0" distB="0" distL="0" distR="0" wp14:anchorId="0146CF7F" wp14:editId="24979EA1">
            <wp:extent cx="4562593" cy="1721267"/>
            <wp:effectExtent l="0" t="0" r="9525" b="6350"/>
            <wp:docPr id="12" name="图片 12" descr="branchi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ranchin-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4254" cy="1721894"/>
                    </a:xfrm>
                    <a:prstGeom prst="rect">
                      <a:avLst/>
                    </a:prstGeom>
                    <a:noFill/>
                    <a:ln>
                      <a:noFill/>
                    </a:ln>
                  </pic:spPr>
                </pic:pic>
              </a:graphicData>
            </a:graphic>
          </wp:inline>
        </w:drawing>
      </w:r>
    </w:p>
    <w:p w14:paraId="144C64C1" w14:textId="137F2F8D" w:rsidR="00601758" w:rsidRPr="00601758" w:rsidRDefault="00577504" w:rsidP="00577504">
      <w:pPr>
        <w:pStyle w:val="a7"/>
        <w:jc w:val="center"/>
      </w:pPr>
      <w:bookmarkStart w:id="23" w:name="_Ref43068266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10</w:t>
      </w:r>
      <w:r w:rsidR="00DA0AE0">
        <w:fldChar w:fldCharType="end"/>
      </w:r>
      <w:bookmarkEnd w:id="23"/>
      <w:r>
        <w:t xml:space="preserve"> </w:t>
      </w:r>
      <w:r w:rsidRPr="00474E7C">
        <w:rPr>
          <w:rFonts w:hint="eastAsia"/>
        </w:rPr>
        <w:t>流程分支</w:t>
      </w:r>
      <w:r>
        <w:rPr>
          <w:rFonts w:hint="eastAsia"/>
        </w:rPr>
        <w:t>示例</w:t>
      </w:r>
    </w:p>
    <w:p w14:paraId="51C1F443" w14:textId="77777777" w:rsidR="00DC10EE" w:rsidRDefault="00DC10EE" w:rsidP="00631E12">
      <w:pPr>
        <w:pStyle w:val="3"/>
      </w:pPr>
      <w:bookmarkStart w:id="24" w:name="_Toc430716789"/>
      <w:r w:rsidRPr="00DC10EE">
        <w:rPr>
          <w:rFonts w:hint="eastAsia"/>
        </w:rPr>
        <w:t>完全有限前缀</w:t>
      </w:r>
      <w:bookmarkEnd w:id="24"/>
    </w:p>
    <w:p w14:paraId="18C4985E" w14:textId="77777777" w:rsidR="00601758" w:rsidRDefault="00601758" w:rsidP="00601758">
      <w:pPr>
        <w:ind w:firstLine="420"/>
      </w:pPr>
      <w:r>
        <w:rPr>
          <w:rFonts w:hint="eastAsia"/>
        </w:rPr>
        <w:t>原始</w:t>
      </w:r>
      <w:r>
        <w:rPr>
          <w:rFonts w:hint="eastAsia"/>
        </w:rPr>
        <w:t xml:space="preserve">Petri </w:t>
      </w:r>
      <w:r>
        <w:rPr>
          <w:rFonts w:hint="eastAsia"/>
        </w:rPr>
        <w:t>网描述的是结构信息，并非行为信息，即图结构上存在通路的在实际执行时并不一定存在通路，而完全有限前缀可以用于刻画行为特性。因此</w:t>
      </w:r>
      <w:r w:rsidR="00E70536">
        <w:rPr>
          <w:rFonts w:hint="eastAsia"/>
        </w:rPr>
        <w:t>本文</w:t>
      </w:r>
      <w:r>
        <w:rPr>
          <w:rFonts w:hint="eastAsia"/>
        </w:rPr>
        <w:t>需要对原始</w:t>
      </w:r>
      <w:r>
        <w:rPr>
          <w:rFonts w:hint="eastAsia"/>
        </w:rPr>
        <w:t>Petri</w:t>
      </w:r>
      <w:r>
        <w:rPr>
          <w:rFonts w:hint="eastAsia"/>
        </w:rPr>
        <w:t>网进行处理，得到其对应的完全有限前缀。</w:t>
      </w:r>
    </w:p>
    <w:p w14:paraId="49160273" w14:textId="77777777" w:rsidR="00601758" w:rsidRDefault="00601758" w:rsidP="00601758">
      <w:pPr>
        <w:ind w:firstLine="420"/>
      </w:pPr>
      <w:r w:rsidRPr="00DA0AE0">
        <w:rPr>
          <w:rFonts w:hint="eastAsia"/>
          <w:b/>
        </w:rPr>
        <w:t>定义</w:t>
      </w:r>
      <w:r w:rsidR="00376370" w:rsidRPr="00DA0AE0">
        <w:rPr>
          <w:rFonts w:hint="eastAsia"/>
          <w:b/>
        </w:rPr>
        <w:t>（</w:t>
      </w:r>
      <w:r w:rsidRPr="00DA0AE0">
        <w:rPr>
          <w:rFonts w:hint="eastAsia"/>
          <w:b/>
        </w:rPr>
        <w:t>序关系</w:t>
      </w:r>
      <w:r w:rsidR="00376370" w:rsidRPr="00DA0AE0">
        <w:rPr>
          <w:rFonts w:hint="eastAsia"/>
          <w:b/>
        </w:rPr>
        <w:t>）</w:t>
      </w:r>
      <w:r w:rsidR="00376370">
        <w:rPr>
          <w:rFonts w:hint="eastAsia"/>
        </w:rPr>
        <w:t>：</w:t>
      </w:r>
      <w:r>
        <w:rPr>
          <w:rFonts w:hint="eastAsia"/>
        </w:rPr>
        <w:t>N=(P,</w:t>
      </w:r>
      <w:r w:rsidR="003C62F8">
        <w:t xml:space="preserve"> </w:t>
      </w:r>
      <w:r>
        <w:rPr>
          <w:rFonts w:hint="eastAsia"/>
        </w:rPr>
        <w:t>T,</w:t>
      </w:r>
      <w:r w:rsidR="003C62F8">
        <w:t xml:space="preserve"> </w:t>
      </w:r>
      <w:r>
        <w:rPr>
          <w:rFonts w:hint="eastAsia"/>
        </w:rPr>
        <w:t>F)</w:t>
      </w:r>
      <w:r>
        <w:rPr>
          <w:rFonts w:hint="eastAsia"/>
        </w:rPr>
        <w:t>是一个出现网</w:t>
      </w:r>
      <w:r w:rsidR="00DA5265">
        <w:rPr>
          <w:rFonts w:hint="eastAsia"/>
        </w:rPr>
        <w:t>，</w:t>
      </w:r>
      <w:r>
        <w:rPr>
          <w:rFonts w:hint="eastAsia"/>
        </w:rPr>
        <w:t xml:space="preserve"> x</w:t>
      </w:r>
      <w:r w:rsidR="00DA5265">
        <w:rPr>
          <w:rFonts w:hint="eastAsia"/>
        </w:rPr>
        <w:t>、</w:t>
      </w:r>
      <w:r>
        <w:rPr>
          <w:rFonts w:hint="eastAsia"/>
        </w:rPr>
        <w:t>y</w:t>
      </w:r>
      <w:r>
        <w:rPr>
          <w:rFonts w:hint="eastAsia"/>
        </w:rPr>
        <w:t>∈</w:t>
      </w:r>
      <w:r>
        <w:rPr>
          <w:rFonts w:hint="eastAsia"/>
        </w:rPr>
        <w:t>P</w:t>
      </w:r>
      <w:r>
        <w:rPr>
          <w:rFonts w:hint="eastAsia"/>
        </w:rPr>
        <w:t>∪</w:t>
      </w:r>
      <w:r>
        <w:rPr>
          <w:rFonts w:hint="eastAsia"/>
        </w:rPr>
        <w:t>T</w:t>
      </w:r>
      <w:r>
        <w:rPr>
          <w:rFonts w:hint="eastAsia"/>
        </w:rPr>
        <w:t>是</w:t>
      </w:r>
      <w:r w:rsidR="003C62F8">
        <w:rPr>
          <w:rFonts w:hint="eastAsia"/>
        </w:rPr>
        <w:t>N</w:t>
      </w:r>
      <w:r>
        <w:rPr>
          <w:rFonts w:hint="eastAsia"/>
        </w:rPr>
        <w:t>中的两个结点</w:t>
      </w:r>
      <w:r w:rsidR="00DA5265">
        <w:rPr>
          <w:rFonts w:hint="eastAsia"/>
        </w:rPr>
        <w:t>：</w:t>
      </w:r>
    </w:p>
    <w:p w14:paraId="6C68C75F"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存在因果关系</w:t>
      </w:r>
      <w:r w:rsidR="00DA5265">
        <w:rPr>
          <w:rFonts w:hint="eastAsia"/>
        </w:rPr>
        <w:t>，</w:t>
      </w:r>
      <w:r>
        <w:rPr>
          <w:rFonts w:hint="eastAsia"/>
        </w:rPr>
        <w:t>如果</w:t>
      </w:r>
      <w:r>
        <w:rPr>
          <w:rFonts w:hint="eastAsia"/>
        </w:rPr>
        <w:t>N</w:t>
      </w:r>
      <w:r>
        <w:rPr>
          <w:rFonts w:hint="eastAsia"/>
        </w:rPr>
        <w:t>中存在一条从</w:t>
      </w:r>
      <w:r>
        <w:rPr>
          <w:rFonts w:hint="eastAsia"/>
        </w:rPr>
        <w:t>x</w:t>
      </w:r>
      <w:r>
        <w:rPr>
          <w:rFonts w:hint="eastAsia"/>
        </w:rPr>
        <w:t>到</w:t>
      </w:r>
      <w:r>
        <w:rPr>
          <w:rFonts w:hint="eastAsia"/>
        </w:rPr>
        <w:t>y</w:t>
      </w:r>
      <w:r>
        <w:rPr>
          <w:rFonts w:hint="eastAsia"/>
        </w:rPr>
        <w:t>的通路</w:t>
      </w:r>
      <w:r w:rsidR="00DA5265">
        <w:rPr>
          <w:rFonts w:hint="eastAsia"/>
        </w:rPr>
        <w:t>，</w:t>
      </w:r>
      <w:r>
        <w:rPr>
          <w:rFonts w:hint="eastAsia"/>
        </w:rPr>
        <w:t>记为</w:t>
      </w:r>
      <w:r>
        <w:rPr>
          <w:rFonts w:hint="eastAsia"/>
        </w:rPr>
        <w:t>x</w:t>
      </w:r>
      <w:r w:rsidR="003C62F8">
        <w:t xml:space="preserve"> </w:t>
      </w:r>
      <w:r>
        <w:rPr>
          <w:rFonts w:hint="eastAsia"/>
        </w:rPr>
        <w:t>&lt;</w:t>
      </w:r>
      <w:r w:rsidR="003C62F8">
        <w:t xml:space="preserve"> </w:t>
      </w:r>
      <w:r>
        <w:rPr>
          <w:rFonts w:hint="eastAsia"/>
        </w:rPr>
        <w:t>y</w:t>
      </w:r>
      <w:r w:rsidR="00DA5265">
        <w:rPr>
          <w:rFonts w:hint="eastAsia"/>
        </w:rPr>
        <w:t>；</w:t>
      </w:r>
    </w:p>
    <w:p w14:paraId="0AB5804D" w14:textId="77777777" w:rsidR="00B37864" w:rsidRDefault="00601758" w:rsidP="00B37864">
      <w:pPr>
        <w:pStyle w:val="a3"/>
        <w:numPr>
          <w:ilvl w:val="0"/>
          <w:numId w:val="7"/>
        </w:numPr>
        <w:ind w:firstLineChars="0"/>
      </w:pPr>
      <w:r>
        <w:rPr>
          <w:rFonts w:hint="eastAsia"/>
        </w:rPr>
        <w:t>x</w:t>
      </w:r>
      <w:r>
        <w:rPr>
          <w:rFonts w:hint="eastAsia"/>
        </w:rPr>
        <w:t>和</w:t>
      </w:r>
      <w:r>
        <w:rPr>
          <w:rFonts w:hint="eastAsia"/>
        </w:rPr>
        <w:t>y</w:t>
      </w:r>
      <w:r>
        <w:rPr>
          <w:rFonts w:hint="eastAsia"/>
        </w:rPr>
        <w:t>是互斥关系</w:t>
      </w:r>
      <w:r w:rsidR="00DA5265">
        <w:rPr>
          <w:rFonts w:hint="eastAsia"/>
        </w:rPr>
        <w:t>，</w:t>
      </w:r>
      <w:r>
        <w:rPr>
          <w:rFonts w:hint="eastAsia"/>
        </w:rPr>
        <w:t>如果</w:t>
      </w:r>
      <w:r w:rsidR="00DA5265">
        <w:rPr>
          <w:rFonts w:hint="eastAsia"/>
        </w:rPr>
        <w:t>N</w:t>
      </w:r>
      <w:r>
        <w:rPr>
          <w:rFonts w:hint="eastAsia"/>
        </w:rPr>
        <w:t>中存在两条路径各自通向</w:t>
      </w:r>
      <w:r>
        <w:rPr>
          <w:rFonts w:hint="eastAsia"/>
        </w:rPr>
        <w:t>x</w:t>
      </w:r>
      <w:r>
        <w:rPr>
          <w:rFonts w:hint="eastAsia"/>
        </w:rPr>
        <w:t>、</w:t>
      </w:r>
      <w:r>
        <w:rPr>
          <w:rFonts w:hint="eastAsia"/>
        </w:rPr>
        <w:t>y</w:t>
      </w:r>
      <w:r w:rsidR="00DA5265">
        <w:rPr>
          <w:rFonts w:hint="eastAsia"/>
        </w:rPr>
        <w:t>，</w:t>
      </w:r>
      <w:r>
        <w:rPr>
          <w:rFonts w:hint="eastAsia"/>
        </w:rPr>
        <w:t>并且这两条路径开始于一个共同的库所</w:t>
      </w:r>
      <w:r>
        <w:rPr>
          <w:rFonts w:hint="eastAsia"/>
        </w:rPr>
        <w:t>,</w:t>
      </w:r>
      <w:r>
        <w:rPr>
          <w:rFonts w:hint="eastAsia"/>
        </w:rPr>
        <w:t>记为</w:t>
      </w:r>
      <w:r>
        <w:rPr>
          <w:rFonts w:hint="eastAsia"/>
        </w:rPr>
        <w:t xml:space="preserve"> x</w:t>
      </w:r>
      <w:r w:rsidR="00DA3BCF">
        <w:t xml:space="preserve"> </w:t>
      </w:r>
      <w:r>
        <w:rPr>
          <w:rFonts w:hint="eastAsia"/>
        </w:rPr>
        <w:t>#</w:t>
      </w:r>
      <w:r w:rsidR="00DA3BCF">
        <w:t xml:space="preserve"> </w:t>
      </w:r>
      <w:r>
        <w:rPr>
          <w:rFonts w:hint="eastAsia"/>
        </w:rPr>
        <w:t>y</w:t>
      </w:r>
      <w:r w:rsidR="00DA5265">
        <w:rPr>
          <w:rFonts w:hint="eastAsia"/>
        </w:rPr>
        <w:t>；</w:t>
      </w:r>
    </w:p>
    <w:p w14:paraId="7007B5F4" w14:textId="77777777" w:rsidR="00601758" w:rsidRDefault="00601758" w:rsidP="00B37864">
      <w:pPr>
        <w:pStyle w:val="a3"/>
        <w:numPr>
          <w:ilvl w:val="0"/>
          <w:numId w:val="7"/>
        </w:numPr>
        <w:ind w:firstLineChars="0"/>
      </w:pPr>
      <w:r>
        <w:rPr>
          <w:rFonts w:hint="eastAsia"/>
        </w:rPr>
        <w:t>如果</w:t>
      </w:r>
      <w:r>
        <w:rPr>
          <w:rFonts w:hint="eastAsia"/>
        </w:rPr>
        <w:t>x</w:t>
      </w:r>
      <w:r>
        <w:rPr>
          <w:rFonts w:hint="eastAsia"/>
        </w:rPr>
        <w:t>和</w:t>
      </w:r>
      <w:r>
        <w:rPr>
          <w:rFonts w:hint="eastAsia"/>
        </w:rPr>
        <w:t>y</w:t>
      </w:r>
      <w:r>
        <w:rPr>
          <w:rFonts w:hint="eastAsia"/>
        </w:rPr>
        <w:t>既不是因果关系</w:t>
      </w:r>
      <w:r>
        <w:rPr>
          <w:rFonts w:hint="eastAsia"/>
        </w:rPr>
        <w:t>,</w:t>
      </w:r>
      <w:r>
        <w:rPr>
          <w:rFonts w:hint="eastAsia"/>
        </w:rPr>
        <w:t>也不是互斥关系</w:t>
      </w:r>
      <w:r>
        <w:rPr>
          <w:rFonts w:hint="eastAsia"/>
        </w:rPr>
        <w:t>,</w:t>
      </w:r>
      <w:r>
        <w:rPr>
          <w:rFonts w:hint="eastAsia"/>
        </w:rPr>
        <w:t>则和</w:t>
      </w:r>
      <w:r>
        <w:rPr>
          <w:rFonts w:hint="eastAsia"/>
        </w:rPr>
        <w:t>y</w:t>
      </w:r>
      <w:r>
        <w:rPr>
          <w:rFonts w:hint="eastAsia"/>
        </w:rPr>
        <w:t>是并发关系，记为</w:t>
      </w:r>
      <w:r>
        <w:rPr>
          <w:rFonts w:hint="eastAsia"/>
        </w:rPr>
        <w:t xml:space="preserve">x </w:t>
      </w:r>
      <w:r w:rsidRPr="00B37864">
        <w:rPr>
          <w:rFonts w:hint="eastAsia"/>
          <w:i/>
        </w:rPr>
        <w:t>co</w:t>
      </w:r>
      <w:r>
        <w:rPr>
          <w:rFonts w:hint="eastAsia"/>
        </w:rPr>
        <w:t xml:space="preserve"> y</w:t>
      </w:r>
      <w:r>
        <w:rPr>
          <w:rFonts w:hint="eastAsia"/>
        </w:rPr>
        <w:t>。</w:t>
      </w:r>
    </w:p>
    <w:p w14:paraId="72DC4361" w14:textId="77777777" w:rsidR="00601758" w:rsidRDefault="00DA5265" w:rsidP="00393B69">
      <w:pPr>
        <w:ind w:firstLine="420"/>
      </w:pPr>
      <w:r w:rsidRPr="00DA0AE0">
        <w:rPr>
          <w:rFonts w:hint="eastAsia"/>
          <w:b/>
        </w:rPr>
        <w:t>定义（</w:t>
      </w:r>
      <w:r w:rsidR="00601758" w:rsidRPr="00DA0AE0">
        <w:rPr>
          <w:rFonts w:hint="eastAsia"/>
          <w:b/>
        </w:rPr>
        <w:t>完全有限前缀</w:t>
      </w:r>
      <w:r w:rsidRPr="00DA0AE0">
        <w:rPr>
          <w:rFonts w:hint="eastAsia"/>
          <w:b/>
        </w:rPr>
        <w:t>）</w:t>
      </w:r>
      <w:r>
        <w:rPr>
          <w:rFonts w:hint="eastAsia"/>
        </w:rPr>
        <w:t>：</w:t>
      </w:r>
      <w:r w:rsidR="00601758">
        <w:rPr>
          <w:rFonts w:hint="eastAsia"/>
        </w:rPr>
        <w:t>一个</w:t>
      </w:r>
      <w:r w:rsidR="00601758">
        <w:rPr>
          <w:rFonts w:hint="eastAsia"/>
        </w:rPr>
        <w:t>Petri</w:t>
      </w:r>
      <w:r w:rsidR="00601758">
        <w:rPr>
          <w:rFonts w:hint="eastAsia"/>
        </w:rPr>
        <w:t>网系统可以展开成一个出现网</w:t>
      </w:r>
      <w:r w:rsidR="00601758">
        <w:rPr>
          <w:rFonts w:hint="eastAsia"/>
        </w:rPr>
        <w:t>,</w:t>
      </w:r>
      <w:r w:rsidR="00601758">
        <w:rPr>
          <w:rFonts w:hint="eastAsia"/>
        </w:rPr>
        <w:t>而完全有限前缀则是展开后的出现网的前缀部分</w:t>
      </w:r>
      <w:r>
        <w:rPr>
          <w:rFonts w:hint="eastAsia"/>
        </w:rPr>
        <w:t>，</w:t>
      </w:r>
      <w:r w:rsidR="00601758">
        <w:rPr>
          <w:rFonts w:hint="eastAsia"/>
        </w:rPr>
        <w:t>包含了出现网中的所有状态</w:t>
      </w:r>
      <w:r>
        <w:rPr>
          <w:rFonts w:hint="eastAsia"/>
        </w:rPr>
        <w:t>，</w:t>
      </w:r>
      <w:r w:rsidR="00C05796">
        <w:rPr>
          <w:rFonts w:hint="eastAsia"/>
        </w:rPr>
        <w:t>并且在即将出现重复状态的位置截断，其中：</w:t>
      </w:r>
    </w:p>
    <w:p w14:paraId="0711D641" w14:textId="06DEB2A7" w:rsidR="00C05796" w:rsidRDefault="001826FF" w:rsidP="00C05796">
      <w:pPr>
        <w:pStyle w:val="a3"/>
        <w:numPr>
          <w:ilvl w:val="0"/>
          <w:numId w:val="9"/>
        </w:numPr>
        <w:ind w:firstLineChars="0"/>
      </w:pPr>
      <w:r>
        <w:rPr>
          <w:rFonts w:hint="eastAsia"/>
        </w:rPr>
        <w:lastRenderedPageBreak/>
        <w:t>[t</w:t>
      </w:r>
      <m:oMath>
        <m:r>
          <m:rPr>
            <m:sty m:val="p"/>
          </m:rPr>
          <w:rPr>
            <w:rFonts w:ascii="Cambria Math" w:hAnsi="Cambria Math"/>
          </w:rPr>
          <m:t>]</m:t>
        </m:r>
      </m:oMath>
      <w:r w:rsidR="00601758">
        <w:rPr>
          <w:rFonts w:hint="eastAsia"/>
        </w:rPr>
        <w:t>={x|</w:t>
      </w:r>
      <w:r w:rsidR="00DA3BCF">
        <w:t xml:space="preserve"> </w:t>
      </w:r>
      <w:r w:rsidR="00601758">
        <w:rPr>
          <w:rFonts w:hint="eastAsia"/>
        </w:rPr>
        <w:t>x</w:t>
      </w:r>
      <w:r w:rsidR="00601758">
        <w:rPr>
          <w:rFonts w:hint="eastAsia"/>
        </w:rPr>
        <w:t>∈</w:t>
      </w:r>
      <w:r w:rsidR="00601758">
        <w:rPr>
          <w:rFonts w:hint="eastAsia"/>
        </w:rPr>
        <w:t>T,</w:t>
      </w:r>
      <w:r w:rsidR="00DA3BCF">
        <w:t xml:space="preserve"> </w:t>
      </w:r>
      <w:r w:rsidR="00601758">
        <w:rPr>
          <w:rFonts w:hint="eastAsia"/>
        </w:rPr>
        <w:t>x</w:t>
      </w:r>
      <m:oMath>
        <m:r>
          <m:rPr>
            <m:sty m:val="p"/>
          </m:rPr>
          <w:rPr>
            <w:rFonts w:ascii="Cambria Math" w:hAnsi="Cambria Math" w:cs="MS Mincho"/>
          </w:rPr>
          <m:t>→</m:t>
        </m:r>
      </m:oMath>
      <w:r w:rsidR="00601758">
        <w:rPr>
          <w:rFonts w:hint="eastAsia"/>
        </w:rPr>
        <w:t>t}</w:t>
      </w:r>
      <w:r w:rsidR="00601758">
        <w:rPr>
          <w:rFonts w:hint="eastAsia"/>
        </w:rPr>
        <w:t>∪</w:t>
      </w:r>
      <w:r w:rsidR="00601758">
        <w:rPr>
          <w:rFonts w:hint="eastAsia"/>
        </w:rPr>
        <w:t>{t}</w:t>
      </w:r>
      <w:r w:rsidR="00C05796">
        <w:rPr>
          <w:rFonts w:hint="eastAsia"/>
        </w:rPr>
        <w:t>；</w:t>
      </w:r>
    </w:p>
    <w:p w14:paraId="52553263" w14:textId="276B6E3F" w:rsidR="00C05796" w:rsidRDefault="00601758" w:rsidP="00C05796">
      <w:pPr>
        <w:pStyle w:val="a3"/>
        <w:numPr>
          <w:ilvl w:val="0"/>
          <w:numId w:val="9"/>
        </w:numPr>
        <w:ind w:firstLineChars="0"/>
      </w:pPr>
      <w:r>
        <w:rPr>
          <w:rFonts w:hint="eastAsia"/>
        </w:rPr>
        <w:t>Mark(</w:t>
      </w:r>
      <w:r w:rsidR="001826FF">
        <w:rPr>
          <w:rFonts w:hint="eastAsia"/>
        </w:rPr>
        <w:t>[t</w:t>
      </w:r>
      <m:oMath>
        <m:r>
          <m:rPr>
            <m:sty m:val="p"/>
          </m:rPr>
          <w:rPr>
            <w:rFonts w:ascii="Cambria Math" w:hAnsi="Cambria Math"/>
          </w:rPr>
          <m:t>]</m:t>
        </m:r>
      </m:oMath>
      <w:r>
        <w:rPr>
          <w:rFonts w:hint="eastAsia"/>
        </w:rPr>
        <w:t>)</w:t>
      </w:r>
      <w:r>
        <w:rPr>
          <w:rFonts w:hint="eastAsia"/>
        </w:rPr>
        <w:t>表示</w:t>
      </w:r>
      <w:r w:rsidR="001826FF">
        <w:rPr>
          <w:rFonts w:hint="eastAsia"/>
        </w:rPr>
        <w:t>[t</w:t>
      </w:r>
      <m:oMath>
        <m:r>
          <m:rPr>
            <m:sty m:val="p"/>
          </m:rPr>
          <w:rPr>
            <w:rFonts w:ascii="Cambria Math" w:hAnsi="Cambria Math"/>
          </w:rPr>
          <m:t>]</m:t>
        </m:r>
      </m:oMath>
      <w:r>
        <w:rPr>
          <w:rFonts w:hint="eastAsia"/>
        </w:rPr>
        <w:t>中所有变迁执行后的状态</w:t>
      </w:r>
      <w:r w:rsidR="00C05796">
        <w:rPr>
          <w:rFonts w:hint="eastAsia"/>
        </w:rPr>
        <w:t>；</w:t>
      </w:r>
    </w:p>
    <w:p w14:paraId="297AD157" w14:textId="0A294BA2" w:rsidR="00C05796" w:rsidRDefault="00601758" w:rsidP="00C05796">
      <w:pPr>
        <w:pStyle w:val="a3"/>
        <w:numPr>
          <w:ilvl w:val="0"/>
          <w:numId w:val="9"/>
        </w:numPr>
        <w:ind w:firstLineChars="0"/>
      </w:pPr>
      <w:r>
        <w:t>&lt;</w:t>
      </w:r>
      <w:r>
        <w:rPr>
          <w:rFonts w:hint="eastAsia"/>
        </w:rPr>
        <w:t>是一个偏序关系</w:t>
      </w:r>
      <w:r w:rsidR="00C05796">
        <w:rPr>
          <w:rFonts w:hint="eastAsia"/>
        </w:rPr>
        <w:t>，</w:t>
      </w:r>
      <w:r>
        <w:rPr>
          <w:rFonts w:hint="eastAsia"/>
        </w:rPr>
        <w:t>如果</w:t>
      </w:r>
      <w:r w:rsidR="001826FF">
        <w:rPr>
          <w:rFonts w:hint="eastAsia"/>
        </w:rPr>
        <w:t>[t</w:t>
      </w:r>
      <m:oMath>
        <m:r>
          <m:rPr>
            <m:sty m:val="p"/>
          </m:rPr>
          <w:rPr>
            <w:rFonts w:ascii="Cambria Math" w:hAnsi="Cambria Math"/>
          </w:rPr>
          <m:t>]</m:t>
        </m:r>
      </m:oMath>
      <w:r w:rsidRPr="00C05796">
        <w:rPr>
          <w:rFonts w:ascii="Cambria Math" w:hAnsi="Cambria Math" w:cs="Cambria Math"/>
        </w:rPr>
        <w: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则</w:t>
      </w:r>
      <w:r w:rsidR="001826FF">
        <w:rPr>
          <w:rFonts w:hint="eastAsia"/>
        </w:rPr>
        <w:t>[t</w:t>
      </w:r>
      <m:oMath>
        <m:r>
          <m:rPr>
            <m:sty m:val="p"/>
          </m:rPr>
          <w:rPr>
            <w:rFonts w:ascii="Cambria Math" w:hAnsi="Cambria Math"/>
          </w:rPr>
          <m:t>]</m:t>
        </m:r>
      </m:oMath>
      <w:r>
        <w:t>&lt;</w:t>
      </w:r>
      <w:r w:rsidR="001826FF" w:rsidRPr="001826FF">
        <w:rPr>
          <w:rFonts w:hint="eastAsia"/>
        </w:rPr>
        <w:t xml:space="preserve"> </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sidR="00C05796">
        <w:rPr>
          <w:rFonts w:hint="eastAsia"/>
        </w:rPr>
        <w:t>；</w:t>
      </w:r>
    </w:p>
    <w:p w14:paraId="67BDB41F" w14:textId="344F6F83" w:rsidR="00C05796" w:rsidRDefault="00601758" w:rsidP="00C05796">
      <w:pPr>
        <w:pStyle w:val="a3"/>
        <w:numPr>
          <w:ilvl w:val="0"/>
          <w:numId w:val="9"/>
        </w:numPr>
        <w:ind w:firstLineChars="0"/>
      </w:pPr>
      <w:r>
        <w:rPr>
          <w:rFonts w:hint="eastAsia"/>
        </w:rPr>
        <w:t>变迁</w:t>
      </w:r>
      <w:r w:rsidR="00C05796">
        <w:rPr>
          <w:rFonts w:hint="eastAsia"/>
        </w:rPr>
        <w:t>t</w:t>
      </w:r>
      <w:r>
        <w:rPr>
          <w:rFonts w:hint="eastAsia"/>
        </w:rPr>
        <w:t>是一个截断变迁</w:t>
      </w:r>
      <w:r w:rsidR="00C05796">
        <w:rPr>
          <w:rFonts w:hint="eastAsia"/>
        </w:rPr>
        <w:t>，</w:t>
      </w:r>
      <w:r>
        <w:rPr>
          <w:rFonts w:hint="eastAsia"/>
        </w:rPr>
        <w:t>如果存在另一个变迁</w:t>
      </w:r>
      <m:oMath>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满足</w:t>
      </w:r>
      <m:oMath>
        <m:r>
          <m:rPr>
            <m:sty m:val="p"/>
          </m:rPr>
          <w:rPr>
            <w:rFonts w:ascii="Cambria Math" w:hAnsi="Cambria Math" w:hint="eastAsia"/>
          </w:rPr>
          <m:t>[</m:t>
        </m:r>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&lt;</w:t>
      </w:r>
      <w:r>
        <w:rPr>
          <w:rFonts w:hint="eastAsia"/>
        </w:rPr>
        <w:t>「</w:t>
      </w:r>
      <w:r>
        <w:rPr>
          <w:rFonts w:hint="eastAsia"/>
        </w:rPr>
        <w:t>t</w:t>
      </w:r>
      <w:r>
        <w:rPr>
          <w:rFonts w:hint="eastAsia"/>
        </w:rPr>
        <w:t>」并且</w:t>
      </w:r>
      <w:r>
        <w:rPr>
          <w:rFonts w:hint="eastAsia"/>
        </w:rPr>
        <w:t xml:space="preserve"> Mark(</w:t>
      </w:r>
      <w:r w:rsidR="001826FF">
        <w:rPr>
          <w:rFonts w:hint="eastAsia"/>
        </w:rPr>
        <w:t>[t</w:t>
      </w:r>
      <m:oMath>
        <m:r>
          <m:rPr>
            <m:sty m:val="p"/>
          </m:rPr>
          <w:rPr>
            <w:rFonts w:ascii="Cambria Math" w:hAnsi="Cambria Math"/>
          </w:rPr>
          <m:t>]</m:t>
        </m:r>
      </m:oMath>
      <w:r>
        <w:rPr>
          <w:rFonts w:hint="eastAsia"/>
        </w:rPr>
        <w:t>)=Mark(</w:t>
      </w:r>
      <w:r w:rsidR="001826FF">
        <w:rPr>
          <w:rFonts w:hint="eastAsia"/>
        </w:rPr>
        <w:t>[</w:t>
      </w:r>
      <m:oMath>
        <m:sSup>
          <m:sSupPr>
            <m:ctrlPr>
              <w:rPr>
                <w:rFonts w:ascii="Cambria Math" w:hAnsi="Cambria Math"/>
              </w:rPr>
            </m:ctrlPr>
          </m:sSupPr>
          <m:e>
            <m:r>
              <w:rPr>
                <w:rFonts w:ascii="Cambria Math" w:hAnsi="Cambria Math"/>
              </w:rPr>
              <m:t>t</m:t>
            </m:r>
          </m:e>
          <m:sup>
            <m:r>
              <w:rPr>
                <w:rFonts w:ascii="Cambria Math" w:hAnsi="Cambria Math"/>
              </w:rPr>
              <m:t>'</m:t>
            </m:r>
          </m:sup>
        </m:sSup>
        <m:r>
          <m:rPr>
            <m:sty m:val="p"/>
          </m:rPr>
          <w:rPr>
            <w:rFonts w:ascii="Cambria Math" w:hAnsi="Cambria Math"/>
          </w:rPr>
          <m:t>]</m:t>
        </m:r>
      </m:oMath>
      <w:r>
        <w:rPr>
          <w:rFonts w:hint="eastAsia"/>
        </w:rPr>
        <w:t>)</w:t>
      </w:r>
      <w:r w:rsidR="00C05796">
        <w:rPr>
          <w:rFonts w:hint="eastAsia"/>
        </w:rPr>
        <w:t>，</w:t>
      </w:r>
      <m:oMath>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oMath>
      <w:r>
        <w:rPr>
          <w:rFonts w:hint="eastAsia"/>
        </w:rPr>
        <w:t>即为</w:t>
      </w:r>
      <w:r>
        <w:rPr>
          <w:rFonts w:hint="eastAsia"/>
        </w:rPr>
        <w:t xml:space="preserve"> t </w:t>
      </w:r>
      <w:r w:rsidR="00C05796">
        <w:rPr>
          <w:rFonts w:hint="eastAsia"/>
        </w:rPr>
        <w:t>的对应变迁；</w:t>
      </w:r>
    </w:p>
    <w:p w14:paraId="73B3E7F8" w14:textId="77777777" w:rsidR="00601758" w:rsidRDefault="00601758" w:rsidP="00C05796">
      <w:pPr>
        <w:pStyle w:val="a3"/>
        <w:numPr>
          <w:ilvl w:val="0"/>
          <w:numId w:val="9"/>
        </w:numPr>
        <w:ind w:firstLineChars="0"/>
      </w:pPr>
      <w:r>
        <w:rPr>
          <w:rFonts w:hint="eastAsia"/>
        </w:rPr>
        <w:t>完全有限前缀是出现网的子图</w:t>
      </w:r>
      <w:r w:rsidR="00C05796">
        <w:rPr>
          <w:rFonts w:hint="eastAsia"/>
        </w:rPr>
        <w:t>，</w:t>
      </w:r>
      <w:r>
        <w:rPr>
          <w:rFonts w:hint="eastAsia"/>
        </w:rPr>
        <w:t>在截断变迁之后不再包含任何后续变迁并且包含了出现网的所有状态。</w:t>
      </w:r>
    </w:p>
    <w:p w14:paraId="57D705B6" w14:textId="6E8A2468" w:rsidR="00601758" w:rsidRDefault="00601758" w:rsidP="00393B69">
      <w:pPr>
        <w:ind w:firstLine="420"/>
      </w:pPr>
      <w:r>
        <w:rPr>
          <w:rFonts w:hint="eastAsia"/>
        </w:rPr>
        <w:t>MacMillan</w:t>
      </w:r>
      <w:r>
        <w:rPr>
          <w:rFonts w:hint="eastAsia"/>
        </w:rPr>
        <w:t>在</w:t>
      </w:r>
      <w:r w:rsidR="000C50E0">
        <w:fldChar w:fldCharType="begin"/>
      </w:r>
      <w:r w:rsidR="000C50E0">
        <w:instrText xml:space="preserve"> </w:instrText>
      </w:r>
      <w:r w:rsidR="000C50E0">
        <w:rPr>
          <w:rFonts w:hint="eastAsia"/>
        </w:rPr>
        <w:instrText>REF _Ref430510982 \r \h</w:instrText>
      </w:r>
      <w:r w:rsidR="000C50E0">
        <w:instrText xml:space="preserve"> </w:instrText>
      </w:r>
      <w:r w:rsidR="000C50E0">
        <w:fldChar w:fldCharType="separate"/>
      </w:r>
      <w:r w:rsidR="001347AB">
        <w:t>[11]</w:t>
      </w:r>
      <w:r w:rsidR="000C50E0">
        <w:fldChar w:fldCharType="end"/>
      </w:r>
      <w:r>
        <w:rPr>
          <w:rFonts w:hint="eastAsia"/>
        </w:rPr>
        <w:t>中的研究可以通过对网络的进行展开，并构建出一种初始状态有限、包含所有可达信息的</w:t>
      </w:r>
      <w:r w:rsidR="006421E8">
        <w:t>P</w:t>
      </w:r>
      <w:r>
        <w:rPr>
          <w:rFonts w:hint="eastAsia"/>
        </w:rPr>
        <w:t>etri</w:t>
      </w:r>
      <w:r>
        <w:rPr>
          <w:rFonts w:hint="eastAsia"/>
        </w:rPr>
        <w:t>网模型的子结构（即完全有限前缀），避免了模型的状态爆炸问题。然而在某些情况下，该方法产生的最小完全前缀会比</w:t>
      </w:r>
      <w:r w:rsidR="006421E8">
        <w:t>P</w:t>
      </w:r>
      <w:r>
        <w:rPr>
          <w:rFonts w:hint="eastAsia"/>
        </w:rPr>
        <w:t>etri</w:t>
      </w:r>
      <w:r>
        <w:rPr>
          <w:rFonts w:hint="eastAsia"/>
        </w:rPr>
        <w:t>网本身还要大。为了解决这个问题，</w:t>
      </w:r>
      <w:r>
        <w:rPr>
          <w:rFonts w:hint="eastAsia"/>
        </w:rPr>
        <w:t xml:space="preserve">Javier </w:t>
      </w:r>
      <w:proofErr w:type="spellStart"/>
      <w:r>
        <w:rPr>
          <w:rFonts w:hint="eastAsia"/>
        </w:rPr>
        <w:t>Esparaza</w:t>
      </w:r>
      <w:proofErr w:type="spellEnd"/>
      <w:r>
        <w:rPr>
          <w:rFonts w:hint="eastAsia"/>
        </w:rPr>
        <w:t>在</w:t>
      </w:r>
      <w:r w:rsidR="00D159A7" w:rsidRPr="00D159A7">
        <w:fldChar w:fldCharType="begin"/>
      </w:r>
      <w:r w:rsidR="00D159A7" w:rsidRPr="00D159A7">
        <w:instrText xml:space="preserve"> </w:instrText>
      </w:r>
      <w:r w:rsidR="00D159A7" w:rsidRPr="00D159A7">
        <w:rPr>
          <w:rFonts w:hint="eastAsia"/>
        </w:rPr>
        <w:instrText>REF _Ref430454048 \r \h</w:instrText>
      </w:r>
      <w:r w:rsidR="00D159A7" w:rsidRPr="00D159A7">
        <w:instrText xml:space="preserve">  \* MERGEFORMAT </w:instrText>
      </w:r>
      <w:r w:rsidR="00D159A7" w:rsidRPr="00D159A7">
        <w:fldChar w:fldCharType="separate"/>
      </w:r>
      <w:r w:rsidR="001347AB">
        <w:t>[12]</w:t>
      </w:r>
      <w:r w:rsidR="00D159A7" w:rsidRPr="00D159A7">
        <w:fldChar w:fldCharType="end"/>
      </w:r>
      <w:r>
        <w:rPr>
          <w:rFonts w:hint="eastAsia"/>
        </w:rPr>
        <w:t>提出了一种对</w:t>
      </w:r>
      <w:r>
        <w:rPr>
          <w:rFonts w:hint="eastAsia"/>
        </w:rPr>
        <w:t>MacMillan</w:t>
      </w:r>
      <w:r>
        <w:rPr>
          <w:rFonts w:hint="eastAsia"/>
        </w:rPr>
        <w:t>展开方法的改进办法，使得展开得到的最小完全前缀始终小于</w:t>
      </w:r>
      <w:r w:rsidR="006421E8">
        <w:t>P</w:t>
      </w:r>
      <w:r>
        <w:rPr>
          <w:rFonts w:hint="eastAsia"/>
        </w:rPr>
        <w:t>etri</w:t>
      </w:r>
      <w:r>
        <w:rPr>
          <w:rFonts w:hint="eastAsia"/>
        </w:rPr>
        <w:t>网原有的状态空间。</w:t>
      </w:r>
    </w:p>
    <w:p w14:paraId="6F02F141" w14:textId="77777777" w:rsidR="00577504" w:rsidRDefault="00393B69" w:rsidP="00577504">
      <w:pPr>
        <w:keepNext/>
      </w:pPr>
      <w:r w:rsidRPr="00786B50">
        <w:rPr>
          <w:noProof/>
          <w:sz w:val="24"/>
        </w:rPr>
        <w:drawing>
          <wp:inline distT="0" distB="0" distL="0" distR="0" wp14:anchorId="61BF46E4" wp14:editId="020F8118">
            <wp:extent cx="5274310" cy="1729594"/>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29594"/>
                    </a:xfrm>
                    <a:prstGeom prst="rect">
                      <a:avLst/>
                    </a:prstGeom>
                    <a:noFill/>
                    <a:ln>
                      <a:noFill/>
                    </a:ln>
                  </pic:spPr>
                </pic:pic>
              </a:graphicData>
            </a:graphic>
          </wp:inline>
        </w:drawing>
      </w:r>
    </w:p>
    <w:p w14:paraId="5EEE3828" w14:textId="397713CD" w:rsidR="00393B69" w:rsidRDefault="00577504" w:rsidP="00577504">
      <w:pPr>
        <w:pStyle w:val="a7"/>
        <w:jc w:val="center"/>
      </w:pPr>
      <w:bookmarkStart w:id="25" w:name="_Ref430682910"/>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11</w:t>
      </w:r>
      <w:r w:rsidR="00DA0AE0">
        <w:fldChar w:fldCharType="end"/>
      </w:r>
      <w:bookmarkEnd w:id="25"/>
      <w:r>
        <w:t xml:space="preserve"> </w:t>
      </w:r>
      <w:r w:rsidR="006421E8">
        <w:t>P</w:t>
      </w:r>
      <w:r w:rsidRPr="005B5AF7">
        <w:rPr>
          <w:rFonts w:hint="eastAsia"/>
        </w:rPr>
        <w:t xml:space="preserve">etri </w:t>
      </w:r>
      <w:r w:rsidRPr="005B5AF7">
        <w:rPr>
          <w:rFonts w:hint="eastAsia"/>
        </w:rPr>
        <w:t>网模型</w:t>
      </w:r>
      <w:r>
        <w:rPr>
          <w:rFonts w:hint="eastAsia"/>
        </w:rPr>
        <w:t>III</w:t>
      </w:r>
    </w:p>
    <w:p w14:paraId="73ED45F2" w14:textId="77777777" w:rsidR="00577504" w:rsidRDefault="00393B69" w:rsidP="00577504">
      <w:pPr>
        <w:keepNext/>
      </w:pPr>
      <w:r w:rsidRPr="00786B50">
        <w:rPr>
          <w:noProof/>
          <w:sz w:val="24"/>
        </w:rPr>
        <w:drawing>
          <wp:inline distT="0" distB="0" distL="0" distR="0" wp14:anchorId="27D832DD" wp14:editId="2C240428">
            <wp:extent cx="5274310" cy="96933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969333"/>
                    </a:xfrm>
                    <a:prstGeom prst="rect">
                      <a:avLst/>
                    </a:prstGeom>
                    <a:noFill/>
                    <a:ln>
                      <a:noFill/>
                    </a:ln>
                  </pic:spPr>
                </pic:pic>
              </a:graphicData>
            </a:graphic>
          </wp:inline>
        </w:drawing>
      </w:r>
    </w:p>
    <w:p w14:paraId="70A158EF" w14:textId="19C04F41" w:rsidR="00393B69" w:rsidRDefault="00577504" w:rsidP="00577504">
      <w:pPr>
        <w:pStyle w:val="a7"/>
        <w:jc w:val="center"/>
      </w:pPr>
      <w:bookmarkStart w:id="26" w:name="_Ref430682918"/>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12</w:t>
      </w:r>
      <w:r w:rsidR="00DA0AE0">
        <w:fldChar w:fldCharType="end"/>
      </w:r>
      <w:bookmarkEnd w:id="26"/>
      <w:r>
        <w:t xml:space="preserve"> </w:t>
      </w:r>
      <w:r w:rsidR="006421E8">
        <w:t>P</w:t>
      </w:r>
      <w:r w:rsidRPr="004433AD">
        <w:rPr>
          <w:rFonts w:hint="eastAsia"/>
        </w:rPr>
        <w:t xml:space="preserve">etri </w:t>
      </w:r>
      <w:r w:rsidRPr="004433AD">
        <w:rPr>
          <w:rFonts w:hint="eastAsia"/>
        </w:rPr>
        <w:t>网模型</w:t>
      </w:r>
      <w:r>
        <w:rPr>
          <w:rFonts w:hint="eastAsia"/>
        </w:rPr>
        <w:t>III</w:t>
      </w:r>
      <w:r>
        <w:rPr>
          <w:rFonts w:hint="eastAsia"/>
        </w:rPr>
        <w:t>的完全有限前缀展开</w:t>
      </w:r>
    </w:p>
    <w:p w14:paraId="78DDCB1F" w14:textId="5624A852" w:rsidR="00393B69" w:rsidRPr="00601758" w:rsidRDefault="00081D27" w:rsidP="00393B69">
      <w:pPr>
        <w:ind w:firstLine="420"/>
      </w:pPr>
      <w:r>
        <w:rPr>
          <w:sz w:val="24"/>
        </w:rPr>
        <w:fldChar w:fldCharType="begin"/>
      </w:r>
      <w:r>
        <w:rPr>
          <w:sz w:val="24"/>
        </w:rPr>
        <w:instrText xml:space="preserve"> </w:instrText>
      </w:r>
      <w:r>
        <w:rPr>
          <w:rFonts w:hint="eastAsia"/>
          <w:sz w:val="24"/>
        </w:rPr>
        <w:instrText>REF _Ref430682918 \h</w:instrText>
      </w:r>
      <w:r>
        <w:rPr>
          <w:sz w:val="24"/>
        </w:rPr>
        <w:instrText xml:space="preserve">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12</w:t>
      </w:r>
      <w:r>
        <w:rPr>
          <w:sz w:val="24"/>
        </w:rPr>
        <w:fldChar w:fldCharType="end"/>
      </w:r>
      <w:r w:rsidR="00393B69">
        <w:rPr>
          <w:rFonts w:hint="eastAsia"/>
          <w:sz w:val="24"/>
        </w:rPr>
        <w:t>给出了</w:t>
      </w:r>
      <w:r w:rsidR="00393B69">
        <w:rPr>
          <w:sz w:val="24"/>
        </w:rPr>
        <w:t>一个</w:t>
      </w:r>
      <w:r>
        <w:rPr>
          <w:sz w:val="24"/>
        </w:rPr>
        <w:fldChar w:fldCharType="begin"/>
      </w:r>
      <w:r>
        <w:rPr>
          <w:sz w:val="24"/>
        </w:rPr>
        <w:instrText xml:space="preserve"> REF _Ref430682910 \h </w:instrText>
      </w:r>
      <w:r>
        <w:rPr>
          <w:sz w:val="24"/>
        </w:rPr>
      </w:r>
      <w:r>
        <w:rPr>
          <w:sz w:val="24"/>
        </w:rPr>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11</w:t>
      </w:r>
      <w:r>
        <w:rPr>
          <w:sz w:val="24"/>
        </w:rPr>
        <w:fldChar w:fldCharType="end"/>
      </w:r>
      <w:r w:rsidR="00393B69">
        <w:rPr>
          <w:sz w:val="24"/>
        </w:rPr>
        <w:t>中</w:t>
      </w:r>
      <w:r w:rsidR="00393B69">
        <w:rPr>
          <w:rFonts w:hint="eastAsia"/>
          <w:sz w:val="24"/>
        </w:rPr>
        <w:t>的</w:t>
      </w:r>
      <w:r w:rsidR="006421E8">
        <w:t>P</w:t>
      </w:r>
      <w:r w:rsidR="00393B69">
        <w:rPr>
          <w:sz w:val="24"/>
        </w:rPr>
        <w:t>etri</w:t>
      </w:r>
      <w:r w:rsidR="00393B69">
        <w:rPr>
          <w:sz w:val="24"/>
        </w:rPr>
        <w:t>网模型的完全有限前缀。</w:t>
      </w:r>
      <w:r w:rsidR="00393B69">
        <w:rPr>
          <w:rFonts w:hint="eastAsia"/>
          <w:sz w:val="24"/>
        </w:rPr>
        <w:t>其中</w:t>
      </w:r>
      <w:r w:rsidR="00393B69">
        <w:rPr>
          <w:sz w:val="24"/>
        </w:rPr>
        <w:t>，</w:t>
      </w:r>
      <w:r w:rsidR="00393B69">
        <w:rPr>
          <w:sz w:val="24"/>
        </w:rPr>
        <w:t>E</w:t>
      </w:r>
      <w:r w:rsidR="00393B69">
        <w:rPr>
          <w:rFonts w:hint="eastAsia"/>
          <w:sz w:val="24"/>
        </w:rPr>
        <w:t>和</w:t>
      </w:r>
      <w:r w:rsidR="00393B69">
        <w:rPr>
          <w:sz w:val="24"/>
        </w:rPr>
        <w:t>F</w:t>
      </w:r>
      <w:r w:rsidR="00393B69">
        <w:rPr>
          <w:sz w:val="24"/>
        </w:rPr>
        <w:t>是</w:t>
      </w:r>
      <w:r w:rsidR="00393B69">
        <w:rPr>
          <w:rFonts w:hint="eastAsia"/>
          <w:sz w:val="24"/>
        </w:rPr>
        <w:t>阶段</w:t>
      </w:r>
      <w:r w:rsidR="00393B69">
        <w:rPr>
          <w:sz w:val="24"/>
        </w:rPr>
        <w:t>变迁，</w:t>
      </w:r>
      <w:r w:rsidR="00393B69">
        <w:rPr>
          <w:rFonts w:hint="eastAsia"/>
          <w:sz w:val="24"/>
        </w:rPr>
        <w:t>G</w:t>
      </w:r>
      <w:r w:rsidR="00393B69">
        <w:rPr>
          <w:rFonts w:hint="eastAsia"/>
          <w:sz w:val="24"/>
        </w:rPr>
        <w:t>和</w:t>
      </w:r>
      <w:r w:rsidR="00393B69">
        <w:rPr>
          <w:sz w:val="24"/>
        </w:rPr>
        <w:t>I</w:t>
      </w:r>
      <w:r w:rsidR="00393B69">
        <w:rPr>
          <w:rFonts w:hint="eastAsia"/>
          <w:sz w:val="24"/>
        </w:rPr>
        <w:t>分别</w:t>
      </w:r>
      <w:r w:rsidR="00393B69">
        <w:rPr>
          <w:sz w:val="24"/>
        </w:rPr>
        <w:t>是它们</w:t>
      </w:r>
      <w:r w:rsidR="00393B69">
        <w:rPr>
          <w:rFonts w:hint="eastAsia"/>
          <w:sz w:val="24"/>
        </w:rPr>
        <w:t>的</w:t>
      </w:r>
      <w:r w:rsidR="00393B69">
        <w:rPr>
          <w:sz w:val="24"/>
        </w:rPr>
        <w:t>对应变迁。</w:t>
      </w:r>
    </w:p>
    <w:p w14:paraId="6FC65FAB" w14:textId="553C1260" w:rsidR="00DC10EE" w:rsidRDefault="00DC10EE" w:rsidP="00601758">
      <w:pPr>
        <w:pStyle w:val="2"/>
      </w:pPr>
      <w:bookmarkStart w:id="27" w:name="_Toc430716790"/>
      <w:r w:rsidRPr="00DC10EE">
        <w:rPr>
          <w:rFonts w:hint="eastAsia"/>
        </w:rPr>
        <w:t>日志</w:t>
      </w:r>
      <w:r w:rsidR="00B60B33">
        <w:rPr>
          <w:rFonts w:hint="eastAsia"/>
        </w:rPr>
        <w:t>与</w:t>
      </w:r>
      <w:r w:rsidRPr="00DC10EE">
        <w:rPr>
          <w:rFonts w:hint="eastAsia"/>
        </w:rPr>
        <w:t>模型修复</w:t>
      </w:r>
      <w:bookmarkEnd w:id="27"/>
    </w:p>
    <w:p w14:paraId="28510342" w14:textId="609F1733" w:rsidR="00393B69" w:rsidRPr="00393B69" w:rsidRDefault="00393B69" w:rsidP="00393B69">
      <w:pPr>
        <w:ind w:firstLine="420"/>
      </w:pPr>
      <w:r w:rsidRPr="00393B69">
        <w:rPr>
          <w:rFonts w:hint="eastAsia"/>
        </w:rPr>
        <w:t>日志</w:t>
      </w:r>
      <w:r w:rsidR="00D65A35">
        <w:rPr>
          <w:rFonts w:hint="eastAsia"/>
        </w:rPr>
        <w:t>与</w:t>
      </w:r>
      <w:r w:rsidRPr="00393B69">
        <w:rPr>
          <w:rFonts w:hint="eastAsia"/>
        </w:rPr>
        <w:t>模型修复是指通过改变日志中的记录或者改变模型的结构使得日志中记录的操作行为能够符合模型中的定义。</w:t>
      </w:r>
    </w:p>
    <w:p w14:paraId="46F6B040" w14:textId="515F3CE0" w:rsidR="00DC10EE" w:rsidRDefault="00DC10EE" w:rsidP="00601758">
      <w:pPr>
        <w:pStyle w:val="3"/>
      </w:pPr>
      <w:bookmarkStart w:id="28" w:name="_Toc430716791"/>
      <w:r w:rsidRPr="00DC10EE">
        <w:t>控制流</w:t>
      </w:r>
      <w:r w:rsidR="008F5651">
        <w:rPr>
          <w:rFonts w:hint="eastAsia"/>
        </w:rPr>
        <w:t>维度</w:t>
      </w:r>
      <w:r w:rsidRPr="00DC10EE">
        <w:t>的日志</w:t>
      </w:r>
      <w:r w:rsidR="008F5651">
        <w:rPr>
          <w:rFonts w:hint="eastAsia"/>
        </w:rPr>
        <w:t>与</w:t>
      </w:r>
      <w:r w:rsidRPr="00DC10EE">
        <w:t>模型修复</w:t>
      </w:r>
      <w:bookmarkEnd w:id="28"/>
    </w:p>
    <w:p w14:paraId="00D466B6" w14:textId="77777777" w:rsidR="00393B69" w:rsidRPr="00577504" w:rsidRDefault="00393B69" w:rsidP="00393B69">
      <w:pPr>
        <w:ind w:firstLine="420"/>
        <w:rPr>
          <w:b/>
        </w:rPr>
      </w:pPr>
      <w:r w:rsidRPr="00577504">
        <w:rPr>
          <w:rFonts w:hint="eastAsia"/>
          <w:b/>
        </w:rPr>
        <w:t>模型修复</w:t>
      </w:r>
    </w:p>
    <w:p w14:paraId="6F751753" w14:textId="3A87A2CE" w:rsidR="00393B69" w:rsidRDefault="00393B69" w:rsidP="00393B69">
      <w:pPr>
        <w:ind w:firstLine="420"/>
      </w:pPr>
      <w:r>
        <w:rPr>
          <w:rFonts w:hint="eastAsia"/>
        </w:rPr>
        <w:t xml:space="preserve">Dirk </w:t>
      </w:r>
      <w:proofErr w:type="spellStart"/>
      <w:r>
        <w:rPr>
          <w:rFonts w:hint="eastAsia"/>
        </w:rPr>
        <w:t>Fahland</w:t>
      </w:r>
      <w:proofErr w:type="spellEnd"/>
      <w:r>
        <w:rPr>
          <w:rFonts w:hint="eastAsia"/>
        </w:rPr>
        <w:t>等人在</w:t>
      </w:r>
      <w:r w:rsidR="00D159A7">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中提出，给定一个</w:t>
      </w:r>
      <w:r>
        <w:rPr>
          <w:rFonts w:hint="eastAsia"/>
        </w:rPr>
        <w:t>Petri</w:t>
      </w:r>
      <w:r>
        <w:rPr>
          <w:rFonts w:hint="eastAsia"/>
        </w:rPr>
        <w:t>网模型</w:t>
      </w:r>
      <w:r>
        <w:rPr>
          <w:rFonts w:hint="eastAsia"/>
        </w:rPr>
        <w:t>N</w:t>
      </w:r>
      <w:r>
        <w:rPr>
          <w:rFonts w:hint="eastAsia"/>
        </w:rPr>
        <w:t>和一个日志</w:t>
      </w:r>
      <w:r>
        <w:rPr>
          <w:rFonts w:hint="eastAsia"/>
        </w:rPr>
        <w:t>L</w:t>
      </w:r>
      <w:r>
        <w:rPr>
          <w:rFonts w:hint="eastAsia"/>
        </w:rPr>
        <w:t>，如果</w:t>
      </w:r>
      <w:r>
        <w:rPr>
          <w:rFonts w:hint="eastAsia"/>
        </w:rPr>
        <w:t>L</w:t>
      </w:r>
      <w:r>
        <w:rPr>
          <w:rFonts w:hint="eastAsia"/>
        </w:rPr>
        <w:t>中所记录的所有执行信息都符合</w:t>
      </w:r>
      <w:r>
        <w:rPr>
          <w:rFonts w:hint="eastAsia"/>
        </w:rPr>
        <w:t>N</w:t>
      </w:r>
      <w:r>
        <w:rPr>
          <w:rFonts w:hint="eastAsia"/>
        </w:rPr>
        <w:t>中的定义，那么模型</w:t>
      </w:r>
      <w:r>
        <w:rPr>
          <w:rFonts w:hint="eastAsia"/>
        </w:rPr>
        <w:t>N</w:t>
      </w:r>
      <w:r>
        <w:rPr>
          <w:rFonts w:hint="eastAsia"/>
        </w:rPr>
        <w:t>就是符合与日志</w:t>
      </w:r>
      <w:r>
        <w:rPr>
          <w:rFonts w:hint="eastAsia"/>
        </w:rPr>
        <w:t>L</w:t>
      </w:r>
      <w:r>
        <w:rPr>
          <w:rFonts w:hint="eastAsia"/>
        </w:rPr>
        <w:t>的，即模型</w:t>
      </w:r>
      <w:r>
        <w:rPr>
          <w:rFonts w:hint="eastAsia"/>
        </w:rPr>
        <w:t>N</w:t>
      </w:r>
      <w:r>
        <w:rPr>
          <w:rFonts w:hint="eastAsia"/>
        </w:rPr>
        <w:t>可以重现日志</w:t>
      </w:r>
      <w:r>
        <w:rPr>
          <w:rFonts w:hint="eastAsia"/>
        </w:rPr>
        <w:t>L</w:t>
      </w:r>
      <w:r>
        <w:rPr>
          <w:rFonts w:hint="eastAsia"/>
        </w:rPr>
        <w:t>；如果模型</w:t>
      </w:r>
      <w:r>
        <w:rPr>
          <w:rFonts w:hint="eastAsia"/>
        </w:rPr>
        <w:t>N</w:t>
      </w:r>
      <w:r>
        <w:rPr>
          <w:rFonts w:hint="eastAsia"/>
        </w:rPr>
        <w:t>不能重现日志</w:t>
      </w:r>
      <w:r>
        <w:rPr>
          <w:rFonts w:hint="eastAsia"/>
        </w:rPr>
        <w:t>L</w:t>
      </w:r>
      <w:r>
        <w:rPr>
          <w:rFonts w:hint="eastAsia"/>
        </w:rPr>
        <w:t>，那么就需要在模型</w:t>
      </w:r>
      <w:r>
        <w:rPr>
          <w:rFonts w:hint="eastAsia"/>
        </w:rPr>
        <w:t>N</w:t>
      </w:r>
      <w:r>
        <w:rPr>
          <w:rFonts w:hint="eastAsia"/>
        </w:rPr>
        <w:t>的基础上改变模型的结构使之成为能够符合于日志</w:t>
      </w:r>
      <w:r>
        <w:rPr>
          <w:rFonts w:hint="eastAsia"/>
        </w:rPr>
        <w:t>L</w:t>
      </w:r>
      <w:r>
        <w:rPr>
          <w:rFonts w:hint="eastAsia"/>
        </w:rPr>
        <w:t>的新模型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，同时保证原有模型</w:t>
      </w:r>
      <w:r>
        <w:rPr>
          <w:rFonts w:hint="eastAsia"/>
        </w:rPr>
        <w:t>N</w:t>
      </w:r>
      <w:r>
        <w:rPr>
          <w:rFonts w:hint="eastAsia"/>
        </w:rPr>
        <w:t>和新的模型</w:t>
      </w:r>
      <m:oMath>
        <m:sSup>
          <m:sSupPr>
            <m:ctrlPr>
              <w:rPr>
                <w:rFonts w:ascii="Cambria Math" w:hAnsi="Cambria Math"/>
              </w:rPr>
            </m:ctrlPr>
          </m:sSupPr>
          <m:e>
            <m:r>
              <w:rPr>
                <w:rFonts w:ascii="Cambria Math" w:hAnsi="Cambria Math"/>
              </w:rPr>
              <m:t>N</m:t>
            </m:r>
          </m:e>
          <m:sup>
            <m:r>
              <w:rPr>
                <w:rFonts w:ascii="Cambria Math" w:hAnsi="Cambria Math"/>
              </w:rPr>
              <m:t>'</m:t>
            </m:r>
          </m:sup>
        </m:sSup>
      </m:oMath>
      <w:r>
        <w:rPr>
          <w:rFonts w:hint="eastAsia"/>
        </w:rPr>
        <w:t>尽可能的相似。</w:t>
      </w:r>
      <w:r w:rsidR="00D159A7">
        <w:lastRenderedPageBreak/>
        <w:fldChar w:fldCharType="begin"/>
      </w:r>
      <w:r w:rsidR="00D159A7">
        <w:instrText xml:space="preserve"> </w:instrText>
      </w:r>
      <w:r w:rsidR="00D159A7">
        <w:rPr>
          <w:rFonts w:hint="eastAsia"/>
        </w:rPr>
        <w:instrText>REF _Ref430454567 \r \h</w:instrText>
      </w:r>
      <w:r w:rsidR="00D159A7">
        <w:instrText xml:space="preserve"> </w:instrText>
      </w:r>
      <w:r w:rsidR="00D159A7">
        <w:fldChar w:fldCharType="separate"/>
      </w:r>
      <w:r w:rsidR="001347AB">
        <w:t>[24]</w:t>
      </w:r>
      <w:r w:rsidR="00D159A7">
        <w:fldChar w:fldCharType="end"/>
      </w:r>
      <w:r>
        <w:rPr>
          <w:rFonts w:hint="eastAsia"/>
        </w:rPr>
        <w:t>中的具体方法如下：首先在日志</w:t>
      </w:r>
      <w:r>
        <w:rPr>
          <w:rFonts w:hint="eastAsia"/>
        </w:rPr>
        <w:t>L</w:t>
      </w:r>
      <w:r>
        <w:rPr>
          <w:rFonts w:hint="eastAsia"/>
        </w:rPr>
        <w:t>中，根据日志与模型发生偏离的位置将这些发生偏离的日志组成</w:t>
      </w:r>
      <w:r>
        <w:rPr>
          <w:rFonts w:hint="eastAsia"/>
        </w:rPr>
        <w:t>L</w:t>
      </w:r>
      <w:r>
        <w:rPr>
          <w:rFonts w:hint="eastAsia"/>
        </w:rPr>
        <w:t>的子日志</w:t>
      </w:r>
      <m:oMath>
        <m:sSup>
          <m:sSupPr>
            <m:ctrlPr>
              <w:rPr>
                <w:rFonts w:ascii="Cambria Math" w:hAnsi="Cambria Math"/>
              </w:rPr>
            </m:ctrlPr>
          </m:sSupPr>
          <m:e>
            <m:r>
              <w:rPr>
                <w:rFonts w:ascii="Cambria Math" w:hAnsi="Cambria Math"/>
              </w:rPr>
              <m:t>L</m:t>
            </m:r>
          </m:e>
          <m:sup>
            <m:r>
              <w:rPr>
                <w:rFonts w:ascii="Cambria Math" w:hAnsi="Cambria Math"/>
              </w:rPr>
              <m:t>'</m:t>
            </m:r>
          </m:sup>
        </m:sSup>
      </m:oMath>
      <w:r>
        <w:rPr>
          <w:rFonts w:hint="eastAsia"/>
        </w:rPr>
        <w:t>；然后利用流程发现算法对每一个这样的子日志集找到相应的模型</w:t>
      </w:r>
      <w:r>
        <w:rPr>
          <w:rFonts w:hint="eastAsia"/>
        </w:rPr>
        <w:t>N'</w:t>
      </w:r>
      <w:r>
        <w:rPr>
          <w:rFonts w:hint="eastAsia"/>
        </w:rPr>
        <w:t>；最后将这些模型</w:t>
      </w:r>
      <w:r>
        <w:rPr>
          <w:rFonts w:hint="eastAsia"/>
        </w:rPr>
        <w:t>N'</w:t>
      </w:r>
      <w:r>
        <w:rPr>
          <w:rFonts w:hint="eastAsia"/>
        </w:rPr>
        <w:t>插入到原有模型</w:t>
      </w:r>
      <w:r>
        <w:rPr>
          <w:rFonts w:hint="eastAsia"/>
        </w:rPr>
        <w:t>N</w:t>
      </w:r>
      <w:r>
        <w:rPr>
          <w:rFonts w:hint="eastAsia"/>
        </w:rPr>
        <w:t>中发生相应偏离的地方。通过这样的方法，就可以获得一个保留了原有模型结构且能够重现所有日志情况的修复模型。该方法综合利用了符合性检测和流程发现方法，在尽可能保留原有模型结构的基础上，获得了</w:t>
      </w:r>
      <w:r>
        <w:rPr>
          <w:rFonts w:hint="eastAsia"/>
        </w:rPr>
        <w:t>Fitness</w:t>
      </w:r>
      <w:r>
        <w:rPr>
          <w:rFonts w:hint="eastAsia"/>
        </w:rPr>
        <w:t>更高的新模型。然而，该方法在符合性检测上仅仅以</w:t>
      </w:r>
      <w:r>
        <w:rPr>
          <w:rFonts w:hint="eastAsia"/>
        </w:rPr>
        <w:t>Fitness</w:t>
      </w:r>
      <w:r>
        <w:rPr>
          <w:rFonts w:hint="eastAsia"/>
        </w:rPr>
        <w:t>为度量标准，没有考虑</w:t>
      </w:r>
      <w:r>
        <w:rPr>
          <w:rFonts w:hint="eastAsia"/>
        </w:rPr>
        <w:t>Generalization</w:t>
      </w:r>
      <w:r>
        <w:rPr>
          <w:rFonts w:hint="eastAsia"/>
        </w:rPr>
        <w:t>和</w:t>
      </w:r>
      <w:r>
        <w:rPr>
          <w:rFonts w:hint="eastAsia"/>
        </w:rPr>
        <w:t>Precision</w:t>
      </w:r>
      <w:r>
        <w:rPr>
          <w:rFonts w:hint="eastAsia"/>
        </w:rPr>
        <w:t>等度量，且不能确保对模型的修改是最小化的。同时该方法也仅关注于控制流维度的模型修复，没有扩展到对数据和资源维度的模型修复。</w:t>
      </w:r>
    </w:p>
    <w:p w14:paraId="7A0CC8BB" w14:textId="77777777" w:rsidR="00393B69" w:rsidRPr="00577504" w:rsidRDefault="00393B69" w:rsidP="00393B69">
      <w:pPr>
        <w:ind w:firstLine="420"/>
        <w:rPr>
          <w:b/>
        </w:rPr>
      </w:pPr>
      <w:r w:rsidRPr="00577504">
        <w:rPr>
          <w:rFonts w:hint="eastAsia"/>
          <w:b/>
        </w:rPr>
        <w:t>日志修复</w:t>
      </w:r>
    </w:p>
    <w:p w14:paraId="577DA3CB" w14:textId="007D9527" w:rsidR="00393B69" w:rsidRDefault="00393B69" w:rsidP="00393B69">
      <w:pPr>
        <w:ind w:firstLine="420"/>
      </w:pPr>
      <w:r>
        <w:rPr>
          <w:rFonts w:hint="eastAsia"/>
        </w:rPr>
        <w:t>在统计学领域，信息缺失已经作为一个问题被广为研究。然而在业务流程领域里，相关问题的统计学方法却发展较慢。</w:t>
      </w:r>
      <w:r>
        <w:rPr>
          <w:rFonts w:hint="eastAsia"/>
        </w:rPr>
        <w:t>Andreas Rogge-Solti</w:t>
      </w:r>
      <w:r>
        <w:rPr>
          <w:rFonts w:hint="eastAsia"/>
        </w:rPr>
        <w:t>等人针对业务流程提出了一种基于概率的活动预测算法</w:t>
      </w:r>
      <w:r w:rsidR="00D159A7" w:rsidRPr="00D159A7">
        <w:rPr>
          <w:vertAlign w:val="superscript"/>
        </w:rPr>
        <w:fldChar w:fldCharType="begin"/>
      </w:r>
      <w:r w:rsidR="00D159A7" w:rsidRPr="00D159A7">
        <w:rPr>
          <w:vertAlign w:val="superscript"/>
        </w:rPr>
        <w:instrText xml:space="preserve"> </w:instrText>
      </w:r>
      <w:r w:rsidR="00D159A7" w:rsidRPr="00D159A7">
        <w:rPr>
          <w:rFonts w:hint="eastAsia"/>
          <w:vertAlign w:val="superscript"/>
        </w:rPr>
        <w:instrText>REF _Ref430454606 \r \h</w:instrText>
      </w:r>
      <w:r w:rsidR="00D159A7" w:rsidRPr="00D159A7">
        <w:rPr>
          <w:vertAlign w:val="superscript"/>
        </w:rPr>
        <w:instrText xml:space="preserve">  \* MERGEFORMAT </w:instrText>
      </w:r>
      <w:r w:rsidR="00D159A7" w:rsidRPr="00D159A7">
        <w:rPr>
          <w:vertAlign w:val="superscript"/>
        </w:rPr>
      </w:r>
      <w:r w:rsidR="00D159A7" w:rsidRPr="00D159A7">
        <w:rPr>
          <w:vertAlign w:val="superscript"/>
        </w:rPr>
        <w:fldChar w:fldCharType="separate"/>
      </w:r>
      <w:r w:rsidR="001347AB">
        <w:rPr>
          <w:vertAlign w:val="superscript"/>
        </w:rPr>
        <w:t>[25]</w:t>
      </w:r>
      <w:r w:rsidR="00D159A7" w:rsidRPr="00D159A7">
        <w:rPr>
          <w:vertAlign w:val="superscript"/>
        </w:rPr>
        <w:fldChar w:fldCharType="end"/>
      </w:r>
      <w:r>
        <w:rPr>
          <w:rFonts w:hint="eastAsia"/>
        </w:rPr>
        <w:t>。该算法首先使用对齐方法来实现对日志的结构修复，然后再使用贝叶斯网络对流程模型中的变迁执行时间进行概率预测，最终完成对带有时间戳的日志的修复。</w:t>
      </w:r>
    </w:p>
    <w:p w14:paraId="0A019850" w14:textId="5D13C216" w:rsidR="00393B69" w:rsidRDefault="00D159A7" w:rsidP="00393B69">
      <w:pPr>
        <w:ind w:firstLine="420"/>
      </w:pPr>
      <w:r w:rsidRPr="00D159A7">
        <w:fldChar w:fldCharType="begin"/>
      </w:r>
      <w:r w:rsidRPr="00D159A7">
        <w:instrText xml:space="preserve"> </w:instrText>
      </w:r>
      <w:r w:rsidRPr="00D159A7">
        <w:rPr>
          <w:rFonts w:hint="eastAsia"/>
        </w:rPr>
        <w:instrText>REF _Ref430454629 \r \h</w:instrText>
      </w:r>
      <w:r w:rsidRPr="00D159A7">
        <w:instrText xml:space="preserve">  \* MERGEFORMAT </w:instrText>
      </w:r>
      <w:r w:rsidRPr="00D159A7">
        <w:fldChar w:fldCharType="separate"/>
      </w:r>
      <w:r w:rsidR="001347AB">
        <w:t>[28]</w:t>
      </w:r>
      <w:r w:rsidRPr="00D159A7">
        <w:fldChar w:fldCharType="end"/>
      </w:r>
      <w:r w:rsidR="00393B69">
        <w:rPr>
          <w:rFonts w:hint="eastAsia"/>
        </w:rPr>
        <w:t>中提出了一种日志与模型对齐的修复方法。对于给定的</w:t>
      </w:r>
      <w:r w:rsidR="00393B69">
        <w:rPr>
          <w:rFonts w:hint="eastAsia"/>
        </w:rPr>
        <w:t>Declarative</w:t>
      </w:r>
      <w:r w:rsidR="00393B69">
        <w:rPr>
          <w:rFonts w:hint="eastAsia"/>
        </w:rPr>
        <w:t>模型和一条轨迹，算法会构造两条路径，一条路径代表轨迹中的业务执行轨迹，另一条路径代表模型中的路径，如图所示。算法用</w:t>
      </w:r>
      <w:r w:rsidR="00393B69">
        <w:rPr>
          <w:rFonts w:hint="eastAsia"/>
        </w:rPr>
        <w:t>&gt;&gt;</w:t>
      </w:r>
      <w:r w:rsidR="00393B69">
        <w:rPr>
          <w:rFonts w:hint="eastAsia"/>
        </w:rPr>
        <w:t>表示略过该项活动，用√表示该活动不属于关注范围内的活动。</w:t>
      </w:r>
      <w:r w:rsidR="00081D27">
        <w:fldChar w:fldCharType="begin"/>
      </w:r>
      <w:r w:rsidR="00081D27">
        <w:instrText xml:space="preserve"> </w:instrText>
      </w:r>
      <w:r w:rsidR="00081D27">
        <w:rPr>
          <w:rFonts w:hint="eastAsia"/>
        </w:rPr>
        <w:instrText>REF _Ref430682946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13</w:t>
      </w:r>
      <w:r w:rsidR="00081D27">
        <w:fldChar w:fldCharType="end"/>
      </w:r>
      <w:r w:rsidR="00393B69">
        <w:rPr>
          <w:rFonts w:hint="eastAsia"/>
        </w:rPr>
        <w:t>中表示模型中略过了活动</w:t>
      </w:r>
      <w:r w:rsidR="00393B69">
        <w:rPr>
          <w:rFonts w:hint="eastAsia"/>
        </w:rPr>
        <w:t>LIC</w:t>
      </w:r>
      <w:r w:rsidR="00393B69">
        <w:rPr>
          <w:rFonts w:hint="eastAsia"/>
        </w:rPr>
        <w:t>，日志中略过了活动</w:t>
      </w:r>
      <w:r w:rsidR="00393B69">
        <w:rPr>
          <w:rFonts w:hint="eastAsia"/>
        </w:rPr>
        <w:t>SQ</w:t>
      </w:r>
      <w:r w:rsidR="00393B69">
        <w:rPr>
          <w:rFonts w:hint="eastAsia"/>
        </w:rPr>
        <w:t>。算法通过为不同的对齐方法定义不同的代价函数，得出使得日志和模型对齐所需要付出的总代价，最终获得代价最小的修复方法。</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使用了</w:t>
      </w:r>
      <w:r w:rsidR="00393B69">
        <w:rPr>
          <w:rFonts w:hint="eastAsia"/>
        </w:rPr>
        <w:t>A*</w:t>
      </w:r>
      <w:r w:rsidR="00393B69">
        <w:rPr>
          <w:rFonts w:hint="eastAsia"/>
        </w:rPr>
        <w:t>算法来寻找全局代价最小的对齐方式，保证了算法的正确性。该方法支持事件冗余、事件缺失和事件乱序等全部可能的轨迹出错情况。</w:t>
      </w:r>
    </w:p>
    <w:p w14:paraId="7A3CE84F" w14:textId="77777777" w:rsidR="00577504" w:rsidRDefault="00393B69" w:rsidP="00577504">
      <w:pPr>
        <w:keepNext/>
        <w:jc w:val="center"/>
      </w:pPr>
      <w:r w:rsidRPr="007A72A3">
        <w:rPr>
          <w:noProof/>
          <w:sz w:val="24"/>
        </w:rPr>
        <w:drawing>
          <wp:inline distT="0" distB="0" distL="0" distR="0" wp14:anchorId="7CC04207" wp14:editId="76B1FC07">
            <wp:extent cx="4059936" cy="393405"/>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6817" cy="398917"/>
                    </a:xfrm>
                    <a:prstGeom prst="rect">
                      <a:avLst/>
                    </a:prstGeom>
                    <a:noFill/>
                    <a:ln>
                      <a:noFill/>
                    </a:ln>
                  </pic:spPr>
                </pic:pic>
              </a:graphicData>
            </a:graphic>
          </wp:inline>
        </w:drawing>
      </w:r>
    </w:p>
    <w:p w14:paraId="0DA92832" w14:textId="4284BF9D" w:rsidR="00393B69" w:rsidRDefault="00577504" w:rsidP="00577504">
      <w:pPr>
        <w:pStyle w:val="a7"/>
        <w:jc w:val="center"/>
      </w:pPr>
      <w:bookmarkStart w:id="29" w:name="_Ref430682946"/>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13</w:t>
      </w:r>
      <w:r w:rsidR="00DA0AE0">
        <w:fldChar w:fldCharType="end"/>
      </w:r>
      <w:bookmarkEnd w:id="29"/>
      <w:r>
        <w:t xml:space="preserve"> </w:t>
      </w:r>
      <w:r w:rsidRPr="0053696F">
        <w:rPr>
          <w:rFonts w:hint="eastAsia"/>
        </w:rPr>
        <w:t>对齐修复的路径构造</w:t>
      </w:r>
    </w:p>
    <w:p w14:paraId="2D77C5A1" w14:textId="475FA442" w:rsidR="00393B69" w:rsidRDefault="00393B69" w:rsidP="00393B69">
      <w:pPr>
        <w:ind w:firstLine="420"/>
      </w:pPr>
      <w:r w:rsidRPr="00393B69">
        <w:rPr>
          <w:rFonts w:hint="eastAsia"/>
        </w:rPr>
        <w:t>针对活动缺失的日志修复，</w:t>
      </w:r>
      <w:r w:rsidR="00D159A7">
        <w:fldChar w:fldCharType="begin"/>
      </w:r>
      <w:r w:rsidR="00D159A7">
        <w:instrText xml:space="preserve"> </w:instrText>
      </w:r>
      <w:r w:rsidR="00D159A7">
        <w:rPr>
          <w:rFonts w:hint="eastAsia"/>
        </w:rPr>
        <w:instrText>REF _Ref430454664 \r \h</w:instrText>
      </w:r>
      <w:r w:rsidR="00D159A7">
        <w:instrText xml:space="preserve"> </w:instrText>
      </w:r>
      <w:r w:rsidR="00D159A7">
        <w:fldChar w:fldCharType="separate"/>
      </w:r>
      <w:r w:rsidR="001347AB">
        <w:t>[26]</w:t>
      </w:r>
      <w:r w:rsidR="00D159A7">
        <w:fldChar w:fldCharType="end"/>
      </w:r>
      <w:r w:rsidRPr="00393B69">
        <w:rPr>
          <w:rFonts w:hint="eastAsia"/>
        </w:rPr>
        <w:t>提供了一种加速修复的方法。首先，通过比较两个活动的后继节点结合和前驱节点集合，该算法可以判断这两个活动之间是否有缺失的其他活动。</w:t>
      </w:r>
      <w:r w:rsidR="00081D27">
        <w:fldChar w:fldCharType="begin"/>
      </w:r>
      <w:r w:rsidR="00081D27">
        <w:instrText xml:space="preserve"> </w:instrText>
      </w:r>
      <w:r w:rsidR="00081D27">
        <w:rPr>
          <w:rFonts w:hint="eastAsia"/>
        </w:rPr>
        <w:instrText>REF _Ref430682984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14</w:t>
      </w:r>
      <w:r w:rsidR="00081D27">
        <w:fldChar w:fldCharType="end"/>
      </w:r>
      <w:r w:rsidRPr="00393B69">
        <w:rPr>
          <w:rFonts w:hint="eastAsia"/>
        </w:rPr>
        <w:t>表示了一个铁路工厂工程图的生产过程</w:t>
      </w:r>
      <w:r w:rsidR="00081D27">
        <w:rPr>
          <w:rFonts w:hint="eastAsia"/>
        </w:rPr>
        <w:t>，</w:t>
      </w:r>
      <w:r w:rsidR="00081D27">
        <w:fldChar w:fldCharType="begin"/>
      </w:r>
      <w:r w:rsidR="00081D27">
        <w:instrText xml:space="preserve"> </w:instrText>
      </w:r>
      <w:r w:rsidR="00081D27">
        <w:rPr>
          <w:rFonts w:hint="eastAsia"/>
        </w:rPr>
        <w:instrText>REF _Ref430683055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15</w:t>
      </w:r>
      <w:r w:rsidR="00081D27">
        <w:fldChar w:fldCharType="end"/>
      </w:r>
      <w:r w:rsidR="00081D27">
        <w:rPr>
          <w:rFonts w:hint="eastAsia"/>
        </w:rPr>
        <w:t>展现了记录该生产过程的三条轨迹</w:t>
      </w:r>
      <w:r w:rsidRPr="00393B69">
        <w:rPr>
          <w:rFonts w:hint="eastAsia"/>
        </w:rPr>
        <w:t>。对于序列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w:t>
      </w:r>
      <w:r w:rsidR="006421E8">
        <w:t xml:space="preserve">, </w:t>
      </w:r>
      <w:r w:rsidRPr="00393B69">
        <w:rPr>
          <w:rFonts w:hint="eastAsia"/>
        </w:rPr>
        <w:t>E</w:t>
      </w:r>
      <w:r w:rsidR="006421E8">
        <w:t xml:space="preserve">, </w:t>
      </w:r>
      <w:r w:rsidRPr="00393B69">
        <w:rPr>
          <w:rFonts w:hint="eastAsia"/>
        </w:rPr>
        <w:t>G&gt;</w:t>
      </w:r>
      <w:r w:rsidRPr="00393B69">
        <w:rPr>
          <w:rFonts w:hint="eastAsia"/>
        </w:rPr>
        <w:t>来说，</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是一个发生序列，其后继节点</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w:t>
      </w:r>
      <w:r w:rsidRPr="00393B69">
        <w:rPr>
          <w:rFonts w:hint="eastAsia"/>
        </w:rPr>
        <w:t>={b3, b4}</w:t>
      </w:r>
      <w:r w:rsidRPr="00393B69">
        <w:rPr>
          <w:rFonts w:hint="eastAsia"/>
        </w:rPr>
        <w:t>。对于活动</w:t>
      </w:r>
      <w:r w:rsidRPr="00393B69">
        <w:rPr>
          <w:rFonts w:hint="eastAsia"/>
        </w:rPr>
        <w:t>E</w:t>
      </w:r>
      <w:r w:rsidRPr="00393B69">
        <w:rPr>
          <w:rFonts w:hint="eastAsia"/>
        </w:rPr>
        <w:t>，其前驱节点为</w:t>
      </w:r>
      <w:r w:rsidRPr="00393B69">
        <w:rPr>
          <w:rFonts w:hint="eastAsia"/>
        </w:rPr>
        <w:t>{b4, b5}</w:t>
      </w:r>
      <w:r w:rsidRPr="00393B69">
        <w:rPr>
          <w:rFonts w:hint="eastAsia"/>
        </w:rPr>
        <w:t>，由于</w:t>
      </w:r>
      <w:r w:rsidRPr="00393B69">
        <w:rPr>
          <w:rFonts w:hint="eastAsia"/>
        </w:rPr>
        <w:t>E</w:t>
      </w:r>
      <w:r w:rsidRPr="00393B69">
        <w:rPr>
          <w:rFonts w:hint="eastAsia"/>
        </w:rPr>
        <w:t>的前驱集合并不属于序列</w:t>
      </w:r>
      <w:r w:rsidRPr="00393B69">
        <w:rPr>
          <w:rFonts w:hint="eastAsia"/>
        </w:rPr>
        <w:t>&lt;A</w:t>
      </w:r>
      <w:r w:rsidR="006421E8">
        <w:t xml:space="preserve">, </w:t>
      </w:r>
      <w:r w:rsidRPr="00393B69">
        <w:rPr>
          <w:rFonts w:hint="eastAsia"/>
        </w:rPr>
        <w:t>B</w:t>
      </w:r>
      <w:r w:rsidR="006421E8">
        <w:t xml:space="preserve">, </w:t>
      </w:r>
      <w:r w:rsidRPr="00393B69">
        <w:rPr>
          <w:rFonts w:hint="eastAsia"/>
        </w:rPr>
        <w:t>C&gt;</w:t>
      </w:r>
      <w:r w:rsidRPr="00393B69">
        <w:rPr>
          <w:rFonts w:hint="eastAsia"/>
        </w:rPr>
        <w:t>的后继集合，因此在序列</w:t>
      </w:r>
      <w:r w:rsidR="006421E8">
        <w:t>&lt;</w:t>
      </w:r>
      <w:r w:rsidRPr="00393B69">
        <w:rPr>
          <w:rFonts w:hint="eastAsia"/>
        </w:rPr>
        <w:t>A</w:t>
      </w:r>
      <w:r w:rsidR="006421E8">
        <w:t xml:space="preserve">, </w:t>
      </w:r>
      <w:r w:rsidRPr="00393B69">
        <w:rPr>
          <w:rFonts w:hint="eastAsia"/>
        </w:rPr>
        <w:t>B</w:t>
      </w:r>
      <w:r w:rsidR="006421E8">
        <w:t xml:space="preserve">, </w:t>
      </w:r>
      <w:r w:rsidRPr="00393B69">
        <w:rPr>
          <w:rFonts w:hint="eastAsia"/>
        </w:rPr>
        <w:t>C</w:t>
      </w:r>
      <w:r w:rsidR="006421E8">
        <w:t>&gt;</w:t>
      </w:r>
      <w:r w:rsidRPr="00393B69">
        <w:rPr>
          <w:rFonts w:hint="eastAsia"/>
        </w:rPr>
        <w:t>和活动</w:t>
      </w:r>
      <w:r w:rsidRPr="00393B69">
        <w:rPr>
          <w:rFonts w:hint="eastAsia"/>
        </w:rPr>
        <w:t>E</w:t>
      </w:r>
      <w:r w:rsidRPr="00393B69">
        <w:rPr>
          <w:rFonts w:hint="eastAsia"/>
        </w:rPr>
        <w:t>之间存在至少一个活动缺失。通过定义</w:t>
      </w:r>
      <w:r w:rsidRPr="00393B69">
        <w:rPr>
          <w:rFonts w:hint="eastAsia"/>
        </w:rPr>
        <w:t>gap</w:t>
      </w:r>
      <w:r w:rsidRPr="00393B69">
        <w:rPr>
          <w:rFonts w:hint="eastAsia"/>
        </w:rPr>
        <w:t>函数，该算法可以为中间存在活动缺失的两个活动填补所缺的活动序列。最后，通过综合利用</w:t>
      </w:r>
      <w:r w:rsidRPr="00393B69">
        <w:rPr>
          <w:rFonts w:hint="eastAsia"/>
        </w:rPr>
        <w:t>branching</w:t>
      </w:r>
      <w:r w:rsidRPr="00393B69">
        <w:rPr>
          <w:rFonts w:hint="eastAsia"/>
        </w:rPr>
        <w:t>索引、可达索引和剪枝技术，该算法在性能上得到了保证</w:t>
      </w:r>
      <w:r w:rsidRPr="00393B69">
        <w:rPr>
          <w:rFonts w:hint="eastAsia"/>
        </w:rPr>
        <w:t xml:space="preserve">, </w:t>
      </w:r>
      <w:r w:rsidRPr="00393B69">
        <w:rPr>
          <w:rFonts w:hint="eastAsia"/>
        </w:rPr>
        <w:t>与基于对齐的方法相比，缺失事件修复方法的效率提升了</w:t>
      </w:r>
      <w:r w:rsidRPr="00393B69">
        <w:rPr>
          <w:rFonts w:hint="eastAsia"/>
        </w:rPr>
        <w:t>3-5</w:t>
      </w:r>
      <w:r w:rsidRPr="00393B69">
        <w:rPr>
          <w:rFonts w:hint="eastAsia"/>
        </w:rPr>
        <w:t>个数量级。</w:t>
      </w:r>
    </w:p>
    <w:p w14:paraId="66E5858E" w14:textId="77777777" w:rsidR="00577504" w:rsidRDefault="00393B69" w:rsidP="00577504">
      <w:pPr>
        <w:keepNext/>
      </w:pPr>
      <w:r w:rsidRPr="009F7557">
        <w:rPr>
          <w:noProof/>
          <w:sz w:val="24"/>
        </w:rPr>
        <w:drawing>
          <wp:inline distT="0" distB="0" distL="0" distR="0" wp14:anchorId="251E918E" wp14:editId="20C2B58D">
            <wp:extent cx="5267325" cy="12573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p w14:paraId="0E419126" w14:textId="31CEDFAC" w:rsidR="00393B69" w:rsidRDefault="00577504" w:rsidP="00577504">
      <w:pPr>
        <w:pStyle w:val="a7"/>
        <w:jc w:val="center"/>
      </w:pPr>
      <w:bookmarkStart w:id="30" w:name="_Ref43068298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14</w:t>
      </w:r>
      <w:r w:rsidR="00DA0AE0">
        <w:fldChar w:fldCharType="end"/>
      </w:r>
      <w:bookmarkEnd w:id="30"/>
      <w:r>
        <w:t xml:space="preserve"> </w:t>
      </w:r>
      <w:r w:rsidRPr="00001B04">
        <w:rPr>
          <w:rFonts w:hint="eastAsia"/>
        </w:rPr>
        <w:t>铁路工厂工程图生产过程的流程模型</w:t>
      </w:r>
    </w:p>
    <w:p w14:paraId="046A1C40" w14:textId="77777777" w:rsidR="00577504" w:rsidRDefault="00393B69" w:rsidP="001E38A2">
      <w:pPr>
        <w:keepNext/>
        <w:jc w:val="center"/>
      </w:pPr>
      <w:r w:rsidRPr="009F7557">
        <w:rPr>
          <w:noProof/>
          <w:sz w:val="24"/>
        </w:rPr>
        <w:lastRenderedPageBreak/>
        <w:drawing>
          <wp:inline distT="0" distB="0" distL="0" distR="0" wp14:anchorId="68BBA834" wp14:editId="0230C5C3">
            <wp:extent cx="4693920" cy="11330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8759" cy="1141424"/>
                    </a:xfrm>
                    <a:prstGeom prst="rect">
                      <a:avLst/>
                    </a:prstGeom>
                    <a:noFill/>
                    <a:ln>
                      <a:noFill/>
                    </a:ln>
                  </pic:spPr>
                </pic:pic>
              </a:graphicData>
            </a:graphic>
          </wp:inline>
        </w:drawing>
      </w:r>
    </w:p>
    <w:p w14:paraId="75CA74A0" w14:textId="5ED2B4FC" w:rsidR="00393B69" w:rsidRDefault="00577504" w:rsidP="00577504">
      <w:pPr>
        <w:pStyle w:val="a7"/>
        <w:jc w:val="center"/>
      </w:pPr>
      <w:bookmarkStart w:id="31" w:name="_Ref430683055"/>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15</w:t>
      </w:r>
      <w:r w:rsidR="00DA0AE0">
        <w:fldChar w:fldCharType="end"/>
      </w:r>
      <w:bookmarkEnd w:id="31"/>
      <w:r>
        <w:t xml:space="preserve"> </w:t>
      </w:r>
      <w:r w:rsidRPr="00FB465F">
        <w:rPr>
          <w:rFonts w:hint="eastAsia"/>
        </w:rPr>
        <w:t>铁路工厂工程图生产过程的部分日志</w:t>
      </w:r>
    </w:p>
    <w:p w14:paraId="72E912DC" w14:textId="77777777" w:rsidR="00393B69" w:rsidRPr="00577504" w:rsidRDefault="00393B69" w:rsidP="00393B69">
      <w:pPr>
        <w:ind w:firstLine="420"/>
        <w:rPr>
          <w:b/>
        </w:rPr>
      </w:pPr>
      <w:r w:rsidRPr="00577504">
        <w:rPr>
          <w:rFonts w:hint="eastAsia"/>
          <w:b/>
        </w:rPr>
        <w:t>标签修复</w:t>
      </w:r>
    </w:p>
    <w:p w14:paraId="7285821F" w14:textId="54CB0F0B" w:rsidR="00393B69" w:rsidRPr="00393B69" w:rsidRDefault="00393B69" w:rsidP="00393B69">
      <w:pPr>
        <w:ind w:firstLine="420"/>
      </w:pPr>
      <w:r>
        <w:rPr>
          <w:rFonts w:hint="eastAsia"/>
        </w:rPr>
        <w:t>现有的大多数日志修复方法都将日志视为一种序列信息而忽视了日志中存在的结构化信息，而对日志中的不健全结构化信息进行分析将有助于对日志数据的修复（不健全的结构化信息是指不能和模型中的描述相对应的结构化信息）。不同于从非结构化序列角度对日志进行修复的方法，在</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中，王建民教授等第一次提出了利用日志结构化信息对日志中活动标签进行修复的方法。</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中提出的</w:t>
      </w:r>
      <w:r>
        <w:rPr>
          <w:rFonts w:hint="eastAsia"/>
        </w:rPr>
        <w:t>PTIME one-pass</w:t>
      </w:r>
      <w:r>
        <w:rPr>
          <w:rFonts w:hint="eastAsia"/>
        </w:rPr>
        <w:t>算法从分析日志中的结构化信息入手，综合利用边界判断技术和剪枝技术，达到了快速有效地为执行序列的修复提供最佳解决方案的目的。针对结构较为丰富的事件日志，该算法的实验结果对比传统的序列修复有较大优势；而对于结构简略或是结构化信息不可靠的日志，该算法的修复能力就会受到限制。</w:t>
      </w:r>
    </w:p>
    <w:p w14:paraId="06DDD760" w14:textId="575769FF" w:rsidR="00DC10EE" w:rsidRDefault="008F5651" w:rsidP="00601758">
      <w:pPr>
        <w:pStyle w:val="3"/>
      </w:pPr>
      <w:bookmarkStart w:id="32" w:name="_Toc430716792"/>
      <w:r>
        <w:rPr>
          <w:rFonts w:hint="eastAsia"/>
        </w:rPr>
        <w:t>面向</w:t>
      </w:r>
      <w:r w:rsidR="00DC10EE" w:rsidRPr="00DC10EE">
        <w:t>多维度的日志修复</w:t>
      </w:r>
      <w:bookmarkEnd w:id="32"/>
    </w:p>
    <w:p w14:paraId="079C37F3" w14:textId="77777777" w:rsidR="00393B69" w:rsidRDefault="00393B69" w:rsidP="00393B69">
      <w:pPr>
        <w:ind w:firstLine="420"/>
      </w:pPr>
      <w:r>
        <w:rPr>
          <w:rFonts w:hint="eastAsia"/>
        </w:rPr>
        <w:t>虽然学界和业界已有多种日志修复的方法，但是它们中的大多数都只关注于控制流上，即活动的执行顺序。这些方法没有考虑流程除控制流外的其他维度，例如说每个活动的分配资源、访问数据和活动执行时间。例如说当一个人去执行了不应该他去执行的活动的情况下，从控制流的角度来看，这个活动的执行符合了模型的规定，但是实际上业务的操作已经同流程模型发生了偏离。</w:t>
      </w:r>
    </w:p>
    <w:p w14:paraId="0F1B0FFD" w14:textId="1847D783" w:rsidR="00393B69" w:rsidRDefault="00393B69" w:rsidP="00393B69">
      <w:pPr>
        <w:ind w:firstLine="420"/>
      </w:pPr>
      <w:r>
        <w:rPr>
          <w:rFonts w:hint="eastAsia"/>
        </w:rPr>
        <w:t>对于如</w:t>
      </w:r>
      <w:r w:rsidR="00081D27">
        <w:fldChar w:fldCharType="begin"/>
      </w:r>
      <w:r w:rsidR="00081D27">
        <w:instrText xml:space="preserve"> </w:instrText>
      </w:r>
      <w:r w:rsidR="00081D27">
        <w:rPr>
          <w:rFonts w:hint="eastAsia"/>
        </w:rPr>
        <w:instrText>REF _Ref430683074 \h</w:instrText>
      </w:r>
      <w:r w:rsidR="00081D27">
        <w:instrText xml:space="preserve"> </w:instrText>
      </w:r>
      <w:r w:rsidR="00081D27">
        <w:fldChar w:fldCharType="separate"/>
      </w:r>
      <w:r w:rsidR="001347AB">
        <w:rPr>
          <w:rFonts w:hint="eastAsia"/>
        </w:rPr>
        <w:t>图</w:t>
      </w:r>
      <w:r w:rsidR="001347AB">
        <w:rPr>
          <w:rFonts w:hint="eastAsia"/>
        </w:rPr>
        <w:t xml:space="preserve"> </w:t>
      </w:r>
      <w:r w:rsidR="001347AB">
        <w:rPr>
          <w:noProof/>
        </w:rPr>
        <w:t>2</w:t>
      </w:r>
      <w:r w:rsidR="001347AB">
        <w:noBreakHyphen/>
      </w:r>
      <w:r w:rsidR="001347AB">
        <w:rPr>
          <w:noProof/>
        </w:rPr>
        <w:t>16</w:t>
      </w:r>
      <w:r w:rsidR="00081D27">
        <w:fldChar w:fldCharType="end"/>
      </w:r>
      <w:r>
        <w:rPr>
          <w:rFonts w:hint="eastAsia"/>
        </w:rPr>
        <w:t>中模型，传统的符合性检测只会考虑控制流而忽略每个活动的其他属性。因此，对于轨迹：</w:t>
      </w:r>
      <w:r>
        <w:rPr>
          <w:rFonts w:ascii="Segoe UI Symbol" w:hAnsi="Segoe UI Symbol" w:cs="Segoe UI Symbol"/>
        </w:rPr>
        <w:t>⟨</w:t>
      </w:r>
      <w:r>
        <w:t>(a,{A=3000, R=Michael, E=Pete}),</w:t>
      </w:r>
      <w:r w:rsidR="000D1F05">
        <w:t xml:space="preserve"> </w:t>
      </w:r>
      <w:r>
        <w:t>(b,{V=OK, E=Sue, A=3000, R=Michael}),</w:t>
      </w:r>
      <w:r w:rsidR="000D1F05">
        <w:t xml:space="preserve"> </w:t>
      </w:r>
      <w:r>
        <w:t>(c,{I=530, D=OK, E=Sue, A=3000, R=Michael}),</w:t>
      </w:r>
      <w:r w:rsidR="000D1F05">
        <w:t xml:space="preserve"> </w:t>
      </w:r>
      <w:r>
        <w:t>(f,{E=Pete, A=3000, R=Michael})</w:t>
      </w:r>
      <w:r>
        <w:rPr>
          <w:rFonts w:ascii="Segoe UI Symbol" w:hAnsi="Segoe UI Symbol" w:cs="Segoe UI Symbol"/>
        </w:rPr>
        <w:t>⟩</w:t>
      </w:r>
      <w:r>
        <w:rPr>
          <w:rFonts w:hint="eastAsia"/>
        </w:rPr>
        <w:t>，传统的符合性检测将认为它是有效的。</w:t>
      </w:r>
    </w:p>
    <w:p w14:paraId="1C4124EB" w14:textId="77777777" w:rsidR="00577504" w:rsidRDefault="00393B69" w:rsidP="00577504">
      <w:pPr>
        <w:keepNext/>
      </w:pPr>
      <w:r w:rsidRPr="00CA54A6">
        <w:rPr>
          <w:noProof/>
          <w:sz w:val="24"/>
        </w:rPr>
        <w:drawing>
          <wp:inline distT="0" distB="0" distL="0" distR="0" wp14:anchorId="241F686A" wp14:editId="63F5622E">
            <wp:extent cx="5274310" cy="296084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0849"/>
                    </a:xfrm>
                    <a:prstGeom prst="rect">
                      <a:avLst/>
                    </a:prstGeom>
                    <a:noFill/>
                    <a:ln>
                      <a:noFill/>
                    </a:ln>
                  </pic:spPr>
                </pic:pic>
              </a:graphicData>
            </a:graphic>
          </wp:inline>
        </w:drawing>
      </w:r>
    </w:p>
    <w:p w14:paraId="0A321434" w14:textId="092AEC7F" w:rsidR="00393B69" w:rsidRDefault="00577504" w:rsidP="001E38A2">
      <w:pPr>
        <w:pStyle w:val="a7"/>
        <w:jc w:val="center"/>
      </w:pPr>
      <w:bookmarkStart w:id="33" w:name="_Ref430683074"/>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2</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16</w:t>
      </w:r>
      <w:r w:rsidR="00DA0AE0">
        <w:fldChar w:fldCharType="end"/>
      </w:r>
      <w:bookmarkEnd w:id="33"/>
      <w:r>
        <w:t xml:space="preserve"> </w:t>
      </w:r>
      <w:r w:rsidRPr="007E0236">
        <w:rPr>
          <w:rFonts w:hint="eastAsia"/>
        </w:rPr>
        <w:t>信用借贷流程模型</w:t>
      </w:r>
    </w:p>
    <w:p w14:paraId="3E3DD7A5" w14:textId="160324A3" w:rsidR="00393B69" w:rsidRDefault="009F66D0" w:rsidP="00393B69">
      <w:pPr>
        <w:ind w:firstLine="420"/>
      </w:pPr>
      <w:r>
        <w:lastRenderedPageBreak/>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提出的符合性检测方法不仅会考虑控制流维度，也会考虑活动的数据和资源维度。</w:t>
      </w:r>
      <w:r>
        <w:fldChar w:fldCharType="begin"/>
      </w:r>
      <w:r>
        <w:instrText xml:space="preserve"> </w:instrText>
      </w:r>
      <w:r>
        <w:rPr>
          <w:rFonts w:hint="eastAsia"/>
        </w:rPr>
        <w:instrText>REF _Ref430454423 \r \h</w:instrText>
      </w:r>
      <w:r>
        <w:instrText xml:space="preserve"> </w:instrText>
      </w:r>
      <w:r>
        <w:fldChar w:fldCharType="separate"/>
      </w:r>
      <w:r w:rsidR="001347AB">
        <w:t>[29]</w:t>
      </w:r>
      <w:r>
        <w:fldChar w:fldCharType="end"/>
      </w:r>
      <w:r w:rsidR="00393B69">
        <w:rPr>
          <w:rFonts w:hint="eastAsia"/>
        </w:rPr>
        <w:t>中的方法是在</w:t>
      </w:r>
      <w:r>
        <w:fldChar w:fldCharType="begin"/>
      </w:r>
      <w:r>
        <w:instrText xml:space="preserve"> </w:instrText>
      </w:r>
      <w:r>
        <w:rPr>
          <w:rFonts w:hint="eastAsia"/>
        </w:rPr>
        <w:instrText>REF _Ref430454629 \r \h</w:instrText>
      </w:r>
      <w:r>
        <w:instrText xml:space="preserve"> </w:instrText>
      </w:r>
      <w:r>
        <w:fldChar w:fldCharType="separate"/>
      </w:r>
      <w:r w:rsidR="001347AB">
        <w:t>[28]</w:t>
      </w:r>
      <w:r>
        <w:fldChar w:fldCharType="end"/>
      </w:r>
      <w:r w:rsidR="00393B69">
        <w:rPr>
          <w:rFonts w:hint="eastAsia"/>
        </w:rPr>
        <w:t>方法上的扩展，即将仅考虑控制流的对齐方法扩展到了同时检测数据和资源维度的对齐方法。该方法同样设计了</w:t>
      </w:r>
      <w:r w:rsidR="00393B69">
        <w:rPr>
          <w:rFonts w:hint="eastAsia"/>
        </w:rPr>
        <w:t>A*</w:t>
      </w:r>
      <w:r w:rsidR="00393B69">
        <w:rPr>
          <w:rFonts w:hint="eastAsia"/>
        </w:rPr>
        <w:t>算法，保证最终能够得到全局代价最小的对齐方法。</w:t>
      </w:r>
    </w:p>
    <w:p w14:paraId="6586BD17" w14:textId="11A13930" w:rsidR="00393B69" w:rsidRDefault="00393B69" w:rsidP="00393B69">
      <w:pPr>
        <w:ind w:firstLine="420"/>
      </w:pPr>
      <w:r>
        <w:rPr>
          <w:rFonts w:hint="eastAsia"/>
        </w:rPr>
        <w:t>对于上文所说的例子，</w:t>
      </w:r>
      <w:r w:rsidR="001E38A2">
        <w:fldChar w:fldCharType="begin"/>
      </w:r>
      <w:r w:rsidR="001E38A2">
        <w:instrText xml:space="preserve"> </w:instrText>
      </w:r>
      <w:r w:rsidR="001E38A2">
        <w:rPr>
          <w:rFonts w:hint="eastAsia"/>
        </w:rPr>
        <w:instrText>REF _Ref430454423 \r \h</w:instrText>
      </w:r>
      <w:r w:rsidR="001E38A2">
        <w:instrText xml:space="preserve"> </w:instrText>
      </w:r>
      <w:r w:rsidR="001E38A2">
        <w:fldChar w:fldCharType="separate"/>
      </w:r>
      <w:r w:rsidR="001347AB">
        <w:t>[29]</w:t>
      </w:r>
      <w:r w:rsidR="001E38A2">
        <w:fldChar w:fldCharType="end"/>
      </w:r>
      <w:r>
        <w:rPr>
          <w:rFonts w:hint="eastAsia"/>
        </w:rPr>
        <w:t>中的方法将会从以下</w:t>
      </w:r>
      <w:r>
        <w:rPr>
          <w:rFonts w:hint="eastAsia"/>
        </w:rPr>
        <w:t>3</w:t>
      </w:r>
      <w:r>
        <w:rPr>
          <w:rFonts w:hint="eastAsia"/>
        </w:rPr>
        <w:t>个角度来说明该轨迹的无效：</w:t>
      </w:r>
    </w:p>
    <w:p w14:paraId="7D1107A0" w14:textId="77777777" w:rsidR="00393B69" w:rsidRDefault="00393B69" w:rsidP="00393B69">
      <w:pPr>
        <w:ind w:firstLine="420"/>
      </w:pPr>
      <w:r>
        <w:rPr>
          <w:rFonts w:hint="eastAsia"/>
        </w:rPr>
        <w:t xml:space="preserve">(1) </w:t>
      </w:r>
      <w:r>
        <w:rPr>
          <w:rFonts w:hint="eastAsia"/>
        </w:rPr>
        <w:t>由于贷款额度小于</w:t>
      </w:r>
      <w:r>
        <w:rPr>
          <w:rFonts w:hint="eastAsia"/>
        </w:rPr>
        <w:t>5000</w:t>
      </w:r>
      <w:r>
        <w:rPr>
          <w:rFonts w:hint="eastAsia"/>
        </w:rPr>
        <w:t>，因此活动</w:t>
      </w:r>
      <w:r>
        <w:rPr>
          <w:rFonts w:hint="eastAsia"/>
        </w:rPr>
        <w:t>c</w:t>
      </w:r>
      <w:r>
        <w:rPr>
          <w:rFonts w:hint="eastAsia"/>
        </w:rPr>
        <w:t>不应该被执行；</w:t>
      </w:r>
    </w:p>
    <w:p w14:paraId="115E7106" w14:textId="77777777" w:rsidR="00393B69" w:rsidRDefault="00393B69" w:rsidP="00393B69">
      <w:pPr>
        <w:ind w:firstLine="420"/>
      </w:pPr>
      <w:r>
        <w:rPr>
          <w:rFonts w:hint="eastAsia"/>
        </w:rPr>
        <w:t xml:space="preserve">(2) </w:t>
      </w:r>
      <w:r>
        <w:rPr>
          <w:rFonts w:hint="eastAsia"/>
        </w:rPr>
        <w:t>对于信用贷款，它的利率不应该多于</w:t>
      </w:r>
      <w:r>
        <w:rPr>
          <w:rFonts w:hint="eastAsia"/>
        </w:rPr>
        <w:t>450</w:t>
      </w:r>
      <w:r>
        <w:rPr>
          <w:rFonts w:hint="eastAsia"/>
        </w:rPr>
        <w:t>欧元，因此为它匹配</w:t>
      </w:r>
      <w:r>
        <w:rPr>
          <w:rFonts w:hint="eastAsia"/>
        </w:rPr>
        <w:t>530</w:t>
      </w:r>
      <w:r>
        <w:rPr>
          <w:rFonts w:hint="eastAsia"/>
        </w:rPr>
        <w:t>欧元的利率是有悖模型规则的；</w:t>
      </w:r>
    </w:p>
    <w:p w14:paraId="6F22BC3B" w14:textId="77777777" w:rsidR="00393B69" w:rsidRDefault="00393B69" w:rsidP="00393B69">
      <w:pPr>
        <w:ind w:firstLine="420"/>
      </w:pPr>
      <w:r>
        <w:rPr>
          <w:rFonts w:hint="eastAsia"/>
        </w:rPr>
        <w:t xml:space="preserve">(3) </w:t>
      </w:r>
      <w:r>
        <w:rPr>
          <w:rFonts w:hint="eastAsia"/>
        </w:rPr>
        <w:t>活动</w:t>
      </w:r>
      <w:r>
        <w:rPr>
          <w:rFonts w:hint="eastAsia"/>
        </w:rPr>
        <w:t>b</w:t>
      </w:r>
      <w:r>
        <w:rPr>
          <w:rFonts w:hint="eastAsia"/>
        </w:rPr>
        <w:t>不应该由</w:t>
      </w:r>
      <w:r>
        <w:rPr>
          <w:rFonts w:hint="eastAsia"/>
        </w:rPr>
        <w:t>Sue</w:t>
      </w:r>
      <w:r>
        <w:rPr>
          <w:rFonts w:hint="eastAsia"/>
        </w:rPr>
        <w:t>来执行，因为他不具有</w:t>
      </w:r>
      <w:r>
        <w:rPr>
          <w:rFonts w:hint="eastAsia"/>
        </w:rPr>
        <w:t>Assistant</w:t>
      </w:r>
      <w:r>
        <w:rPr>
          <w:rFonts w:hint="eastAsia"/>
        </w:rPr>
        <w:t>的身份；</w:t>
      </w:r>
    </w:p>
    <w:p w14:paraId="229C2776" w14:textId="77777777" w:rsidR="00393B69" w:rsidRDefault="00393B69" w:rsidP="00393B69">
      <w:pPr>
        <w:ind w:firstLine="420"/>
      </w:pPr>
      <w:r>
        <w:rPr>
          <w:rFonts w:hint="eastAsia"/>
        </w:rPr>
        <w:t xml:space="preserve">(4) </w:t>
      </w:r>
      <w:r>
        <w:rPr>
          <w:rFonts w:hint="eastAsia"/>
        </w:rPr>
        <w:t>活动</w:t>
      </w:r>
      <w:r>
        <w:rPr>
          <w:rFonts w:hint="eastAsia"/>
        </w:rPr>
        <w:t>h</w:t>
      </w:r>
      <w:r>
        <w:rPr>
          <w:rFonts w:hint="eastAsia"/>
        </w:rPr>
        <w:t>没有被执行，因此最终的决定不会是“同意”。</w:t>
      </w:r>
    </w:p>
    <w:p w14:paraId="5BA28F71" w14:textId="4EDD6A49" w:rsidR="00393B69" w:rsidRDefault="00393B69" w:rsidP="009F66D0">
      <w:pPr>
        <w:ind w:firstLine="420"/>
      </w:pPr>
      <w:proofErr w:type="spellStart"/>
      <w:r>
        <w:rPr>
          <w:rFonts w:hint="eastAsia"/>
        </w:rPr>
        <w:t>Taghiabadi</w:t>
      </w:r>
      <w:proofErr w:type="spellEnd"/>
      <w:r>
        <w:rPr>
          <w:rFonts w:hint="eastAsia"/>
        </w:rPr>
        <w:t>等人在</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中也针对模型中的数据、资源维度的符合性检测问题进行了研究。</w:t>
      </w:r>
      <w:r w:rsidR="00B55FD8">
        <w:fldChar w:fldCharType="begin"/>
      </w:r>
      <w:r w:rsidR="00B55FD8">
        <w:instrText xml:space="preserve"> </w:instrText>
      </w:r>
      <w:r w:rsidR="00B55FD8">
        <w:rPr>
          <w:rFonts w:hint="eastAsia"/>
        </w:rPr>
        <w:instrText>REF _Ref430509638 \r \h</w:instrText>
      </w:r>
      <w:r w:rsidR="00B55FD8">
        <w:instrText xml:space="preserve"> </w:instrText>
      </w:r>
      <w:r w:rsidR="00B55FD8">
        <w:fldChar w:fldCharType="separate"/>
      </w:r>
      <w:r w:rsidR="001347AB">
        <w:t>[30]</w:t>
      </w:r>
      <w:r w:rsidR="00B55FD8">
        <w:fldChar w:fldCharType="end"/>
      </w:r>
      <w:r>
        <w:rPr>
          <w:rFonts w:hint="eastAsia"/>
        </w:rPr>
        <w:t>通过对日志模型发生偏离原因的分析，分别从控制流和数据资源这两个维度上对日志进行修复。该方法在最大程度上将发生在控制流上的日志模型偏离和发生在数据资源上的日志模型偏离分开，并最终给出一个综合的诊断结果。</w:t>
      </w:r>
    </w:p>
    <w:p w14:paraId="0665B706" w14:textId="77777777" w:rsidR="00D42B85" w:rsidRDefault="00D42B85" w:rsidP="00D42B85">
      <w:pPr>
        <w:pStyle w:val="3"/>
      </w:pPr>
      <w:bookmarkStart w:id="34" w:name="_Toc430716793"/>
      <w:r>
        <w:t>小结</w:t>
      </w:r>
      <w:bookmarkEnd w:id="34"/>
    </w:p>
    <w:p w14:paraId="072B13E9" w14:textId="583798EC" w:rsidR="00393B69" w:rsidRDefault="00393B69" w:rsidP="00393B69">
      <w:pPr>
        <w:ind w:firstLine="420"/>
      </w:pPr>
      <w:r>
        <w:rPr>
          <w:rFonts w:hint="eastAsia"/>
        </w:rPr>
        <w:t>现有的日志修复方法或是基于已有日志和模型进行修复或是基于日志中的结构化信息进行修复，然而当日志中的可用信息非常少（例如活动顺序全部丢失、活动属性无法利用等情况），</w:t>
      </w:r>
      <w:r w:rsidR="00D42B85">
        <w:rPr>
          <w:rFonts w:hint="eastAsia"/>
        </w:rPr>
        <w:t>日志修复问题的复杂性将变复杂，</w:t>
      </w:r>
      <w:r>
        <w:rPr>
          <w:rFonts w:hint="eastAsia"/>
        </w:rPr>
        <w:t>已有的日志修复方法就无法快速地对日志进行修复，例如：</w:t>
      </w:r>
    </w:p>
    <w:p w14:paraId="1AA78400" w14:textId="1F43574D" w:rsidR="00393B69" w:rsidRDefault="00393B69" w:rsidP="00393B69">
      <w:pPr>
        <w:ind w:firstLine="420"/>
      </w:pPr>
      <w:r>
        <w:rPr>
          <w:rFonts w:hint="eastAsia"/>
        </w:rPr>
        <w:t>(1)</w:t>
      </w:r>
      <w:r>
        <w:rPr>
          <w:rFonts w:hint="eastAsia"/>
        </w:rPr>
        <w:tab/>
      </w:r>
      <w:r>
        <w:rPr>
          <w:rFonts w:hint="eastAsia"/>
        </w:rPr>
        <w:t>当输入日志和模型包含活动的执行时间信息时，</w:t>
      </w:r>
      <w:r w:rsidR="009F66D0">
        <w:fldChar w:fldCharType="begin"/>
      </w:r>
      <w:r w:rsidR="009F66D0">
        <w:instrText xml:space="preserve"> </w:instrText>
      </w:r>
      <w:r w:rsidR="009F66D0">
        <w:rPr>
          <w:rFonts w:hint="eastAsia"/>
        </w:rPr>
        <w:instrText>REF _Ref430454606 \r \h</w:instrText>
      </w:r>
      <w:r w:rsidR="009F66D0">
        <w:instrText xml:space="preserve"> </w:instrText>
      </w:r>
      <w:r w:rsidR="009F66D0">
        <w:fldChar w:fldCharType="separate"/>
      </w:r>
      <w:r w:rsidR="001347AB">
        <w:t>[25]</w:t>
      </w:r>
      <w:r w:rsidR="009F66D0">
        <w:fldChar w:fldCharType="end"/>
      </w:r>
      <w:r>
        <w:rPr>
          <w:rFonts w:hint="eastAsia"/>
        </w:rPr>
        <w:t>将通过概率方法对活动的执行进行预测，而当输入日志缺少执行时间信息时，</w:t>
      </w:r>
      <w:r w:rsidR="009F66D0">
        <w:rPr>
          <w:rFonts w:hint="eastAsia"/>
        </w:rPr>
        <w:t>该</w:t>
      </w:r>
      <w:r>
        <w:rPr>
          <w:rFonts w:hint="eastAsia"/>
        </w:rPr>
        <w:t>方法将退化为基于序列的对齐修复方法。</w:t>
      </w:r>
    </w:p>
    <w:p w14:paraId="277FA9E0" w14:textId="7578E436" w:rsidR="00393B69" w:rsidRDefault="00393B69" w:rsidP="00393B69">
      <w:pPr>
        <w:ind w:firstLine="420"/>
      </w:pPr>
      <w:r>
        <w:rPr>
          <w:rFonts w:hint="eastAsia"/>
        </w:rPr>
        <w:t>(2)</w:t>
      </w:r>
      <w:r>
        <w:rPr>
          <w:rFonts w:hint="eastAsia"/>
        </w:rPr>
        <w:tab/>
      </w:r>
      <w:r>
        <w:rPr>
          <w:rFonts w:hint="eastAsia"/>
        </w:rPr>
        <w:t>当输入日志和模型包含活动之间的结构化信息时，</w:t>
      </w:r>
      <w:r w:rsidR="009F66D0">
        <w:fldChar w:fldCharType="begin"/>
      </w:r>
      <w:r w:rsidR="009F66D0">
        <w:instrText xml:space="preserve"> </w:instrText>
      </w:r>
      <w:r w:rsidR="009F66D0">
        <w:rPr>
          <w:rFonts w:hint="eastAsia"/>
        </w:rPr>
        <w:instrText>REF _Ref430508973 \r \h</w:instrText>
      </w:r>
      <w:r w:rsidR="009F66D0">
        <w:instrText xml:space="preserve"> </w:instrText>
      </w:r>
      <w:r w:rsidR="009F66D0">
        <w:fldChar w:fldCharType="separate"/>
      </w:r>
      <w:r w:rsidR="001347AB">
        <w:t>[27]</w:t>
      </w:r>
      <w:r w:rsidR="009F66D0">
        <w:fldChar w:fldCharType="end"/>
      </w:r>
      <w:r>
        <w:rPr>
          <w:rFonts w:hint="eastAsia"/>
        </w:rPr>
        <w:t>方法可以快速有效地修复日志中发生的错误，而当输入日志缺少结构化信息时，</w:t>
      </w:r>
      <w:r w:rsidR="009F66D0">
        <w:rPr>
          <w:rFonts w:hint="eastAsia"/>
        </w:rPr>
        <w:t>该方法</w:t>
      </w:r>
      <w:r>
        <w:rPr>
          <w:rFonts w:hint="eastAsia"/>
        </w:rPr>
        <w:t>将无法得到问题的修复解。</w:t>
      </w:r>
    </w:p>
    <w:p w14:paraId="67A4C0DA" w14:textId="5179FAF4" w:rsidR="00393B69" w:rsidRDefault="00393B69" w:rsidP="00393B69">
      <w:pPr>
        <w:ind w:firstLine="420"/>
        <w:rPr>
          <w:ins w:id="35" w:author="肖永博" w:date="2015-09-27T16:44:00Z"/>
        </w:rPr>
      </w:pPr>
      <w:r>
        <w:rPr>
          <w:rFonts w:hint="eastAsia"/>
        </w:rPr>
        <w:t>(3)</w:t>
      </w:r>
      <w:r>
        <w:rPr>
          <w:rFonts w:hint="eastAsia"/>
        </w:rPr>
        <w:tab/>
      </w:r>
      <w:r>
        <w:rPr>
          <w:rFonts w:hint="eastAsia"/>
        </w:rPr>
        <w:t>当输入给定的轨迹时，</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中的</w:t>
      </w:r>
      <w:r>
        <w:rPr>
          <w:rFonts w:hint="eastAsia"/>
        </w:rPr>
        <w:t>A*</w:t>
      </w:r>
      <w:r>
        <w:rPr>
          <w:rFonts w:hint="eastAsia"/>
        </w:rPr>
        <w:t>方法将会</w:t>
      </w:r>
      <w:r w:rsidR="00E44BEB">
        <w:rPr>
          <w:rFonts w:hint="eastAsia"/>
        </w:rPr>
        <w:t>针对该轨迹的对齐方案进行枚举，并给出</w:t>
      </w:r>
      <w:r>
        <w:rPr>
          <w:rFonts w:hint="eastAsia"/>
        </w:rPr>
        <w:t>最优解</w:t>
      </w:r>
      <w:r w:rsidR="00E44BEB">
        <w:rPr>
          <w:rFonts w:hint="eastAsia"/>
        </w:rPr>
        <w:t>。</w:t>
      </w:r>
      <w:r>
        <w:rPr>
          <w:rFonts w:hint="eastAsia"/>
        </w:rPr>
        <w:t>而当输入轨迹中的活动为乱序且存在活动缺失或活动冗余时（即输入为活动的活动多集），</w:t>
      </w:r>
      <w:r w:rsidR="00E44BEB">
        <w:rPr>
          <w:rFonts w:hint="eastAsia"/>
        </w:rPr>
        <w:t>首先需要对活动多集能够组成的轨迹进行枚举，然后再通过</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sidR="00E44BEB">
        <w:t>中</w:t>
      </w:r>
      <w:r w:rsidR="00E44BEB">
        <w:rPr>
          <w:rFonts w:hint="eastAsia"/>
        </w:rPr>
        <w:t>的</w:t>
      </w:r>
      <w:r>
        <w:rPr>
          <w:rFonts w:hint="eastAsia"/>
        </w:rPr>
        <w:t>方法</w:t>
      </w:r>
      <w:r w:rsidR="00E44BEB">
        <w:rPr>
          <w:rFonts w:hint="eastAsia"/>
        </w:rPr>
        <w:t>对每个轨迹进行对齐方案的枚举，最终给出最优解。</w:t>
      </w:r>
      <w:r w:rsidR="0032570C">
        <w:rPr>
          <w:rFonts w:hint="eastAsia"/>
        </w:rPr>
        <w:t>例如</w:t>
      </w:r>
      <w:r w:rsidR="0032570C">
        <w:t>对于</w:t>
      </w:r>
      <w:r w:rsidR="00CA3D85">
        <w:fldChar w:fldCharType="begin"/>
      </w:r>
      <w:r w:rsidR="00CA3D85">
        <w:instrText xml:space="preserve"> REF _Ref430682457 \h </w:instrText>
      </w:r>
      <w:r w:rsidR="00CA3D85">
        <w:fldChar w:fldCharType="separate"/>
      </w:r>
      <w:r w:rsidR="00CA3D85">
        <w:rPr>
          <w:rFonts w:hint="eastAsia"/>
        </w:rPr>
        <w:t>图</w:t>
      </w:r>
      <w:r w:rsidR="00CA3D85">
        <w:rPr>
          <w:rFonts w:hint="eastAsia"/>
        </w:rPr>
        <w:t xml:space="preserve"> </w:t>
      </w:r>
      <w:r w:rsidR="00CA3D85">
        <w:rPr>
          <w:noProof/>
        </w:rPr>
        <w:t>1</w:t>
      </w:r>
      <w:r w:rsidR="00CA3D85">
        <w:noBreakHyphen/>
      </w:r>
      <w:r w:rsidR="00CA3D85">
        <w:rPr>
          <w:noProof/>
        </w:rPr>
        <w:t>1</w:t>
      </w:r>
      <w:r w:rsidR="00CA3D85">
        <w:fldChar w:fldCharType="end"/>
      </w:r>
      <w:r w:rsidR="0032570C">
        <w:t>中的流程模型和事件日志</w:t>
      </w:r>
      <w:r w:rsidR="0032570C">
        <w:t xml:space="preserve">{A, A, </w:t>
      </w:r>
      <w:r w:rsidR="00CA3D85">
        <w:t>H</w:t>
      </w:r>
      <w:r w:rsidR="0032570C">
        <w:t>}</w:t>
      </w:r>
      <w:r w:rsidR="0032570C">
        <w:t>而言，</w:t>
      </w:r>
      <w:r w:rsidR="0032570C">
        <w:rPr>
          <w:rFonts w:hint="eastAsia"/>
        </w:rPr>
        <w:t>如果</w:t>
      </w:r>
      <w:r w:rsidR="0032570C">
        <w:t>使用</w:t>
      </w:r>
      <w:r w:rsidR="0032570C">
        <w:fldChar w:fldCharType="begin"/>
      </w:r>
      <w:r w:rsidR="0032570C">
        <w:instrText xml:space="preserve"> REF _Ref430454629 \r \h </w:instrText>
      </w:r>
      <w:r w:rsidR="0032570C">
        <w:fldChar w:fldCharType="separate"/>
      </w:r>
      <w:r w:rsidR="001347AB">
        <w:t>[28]</w:t>
      </w:r>
      <w:r w:rsidR="0032570C">
        <w:fldChar w:fldCharType="end"/>
      </w:r>
      <w:r w:rsidR="0032570C">
        <w:t>中的方法，</w:t>
      </w:r>
      <w:r w:rsidR="0032570C">
        <w:rPr>
          <w:rFonts w:hint="eastAsia"/>
        </w:rPr>
        <w:t>则首先</w:t>
      </w:r>
      <w:r w:rsidR="0032570C">
        <w:t>需要</w:t>
      </w:r>
      <w:r w:rsidR="0032570C">
        <w:rPr>
          <w:rFonts w:hint="eastAsia"/>
        </w:rPr>
        <w:t>枚举</w:t>
      </w:r>
      <w:r w:rsidR="0032570C">
        <w:t>所有可能的轨迹，</w:t>
      </w:r>
      <w:r w:rsidR="0032570C">
        <w:rPr>
          <w:rFonts w:hint="eastAsia"/>
        </w:rPr>
        <w:t>即</w:t>
      </w:r>
      <w:r w:rsidR="0032570C">
        <w:t>得到</w:t>
      </w:r>
      <w:r w:rsidR="0032570C">
        <w:t>&lt;A&gt;, &lt;B&gt;, &lt;A, A&gt;, &lt;A, B&gt;, &lt;B, A&gt;</w:t>
      </w:r>
      <w:r w:rsidR="0032570C">
        <w:t>，</w:t>
      </w:r>
      <w:r w:rsidR="0032570C">
        <w:rPr>
          <w:rFonts w:hint="eastAsia"/>
        </w:rPr>
        <w:t>然后</w:t>
      </w:r>
      <w:r w:rsidR="0032570C">
        <w:t>分别对这</w:t>
      </w:r>
      <w:r w:rsidR="0032570C">
        <w:t>5</w:t>
      </w:r>
      <w:r w:rsidR="0032570C">
        <w:rPr>
          <w:rFonts w:hint="eastAsia"/>
        </w:rPr>
        <w:t>条</w:t>
      </w:r>
      <w:r w:rsidR="0032570C">
        <w:t>轨迹分别使用</w:t>
      </w:r>
      <w:r w:rsidR="0032570C">
        <w:t>A*</w:t>
      </w:r>
      <w:r w:rsidR="0032570C">
        <w:t>算法来寻找各自的最小代价修复方案，</w:t>
      </w:r>
      <w:r w:rsidR="0032570C">
        <w:rPr>
          <w:rFonts w:hint="eastAsia"/>
        </w:rPr>
        <w:t>最后</w:t>
      </w:r>
      <w:r w:rsidR="0032570C">
        <w:t>从这五个最小代价修复方案中再选出全局最小代价修复方案最为问题的解。</w:t>
      </w:r>
      <w:r w:rsidR="00E44BEB">
        <w:rPr>
          <w:rFonts w:hint="eastAsia"/>
        </w:rPr>
        <w:t>由于存在两个阶段的枚举相乘，会导致状态空间的爆炸，因此</w:t>
      </w:r>
      <w:r w:rsidR="00E44BEB">
        <w:fldChar w:fldCharType="begin"/>
      </w:r>
      <w:r w:rsidR="00E44BEB">
        <w:instrText xml:space="preserve"> </w:instrText>
      </w:r>
      <w:r w:rsidR="00E44BEB">
        <w:rPr>
          <w:rFonts w:hint="eastAsia"/>
        </w:rPr>
        <w:instrText>REF _Ref430454629 \r \h</w:instrText>
      </w:r>
      <w:r w:rsidR="00E44BEB">
        <w:instrText xml:space="preserve"> </w:instrText>
      </w:r>
      <w:r w:rsidR="00E44BEB">
        <w:fldChar w:fldCharType="separate"/>
      </w:r>
      <w:r w:rsidR="001347AB">
        <w:t>[28]</w:t>
      </w:r>
      <w:r w:rsidR="00E44BEB">
        <w:fldChar w:fldCharType="end"/>
      </w:r>
      <w:r w:rsidR="00E44BEB">
        <w:t>的方法无法有效地给出最优解</w:t>
      </w:r>
      <w:r>
        <w:rPr>
          <w:rFonts w:hint="eastAsia"/>
        </w:rPr>
        <w:t>。</w:t>
      </w:r>
    </w:p>
    <w:p w14:paraId="4F9D4279" w14:textId="77777777" w:rsidR="00CA3D85" w:rsidRDefault="00CA3D85" w:rsidP="00CA3D85">
      <w:pPr>
        <w:jc w:val="center"/>
        <w:rPr>
          <w:rFonts w:hint="eastAsia"/>
        </w:rPr>
        <w:pPrChange w:id="36" w:author="肖永博" w:date="2015-09-27T16:44:00Z">
          <w:pPr>
            <w:ind w:firstLine="420"/>
          </w:pPr>
        </w:pPrChange>
      </w:pPr>
      <w:ins w:id="37" w:author="肖永博" w:date="2015-09-27T16:44:00Z">
        <w:r w:rsidRPr="00CA3D85">
          <w:drawing>
            <wp:inline distT="0" distB="0" distL="0" distR="0" wp14:anchorId="4CE62258" wp14:editId="5690D6CA">
              <wp:extent cx="3030948" cy="1764138"/>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26"/>
                      <a:srcRect b="40802"/>
                      <a:stretch/>
                    </pic:blipFill>
                    <pic:spPr>
                      <a:xfrm>
                        <a:off x="0" y="0"/>
                        <a:ext cx="3036347" cy="1767280"/>
                      </a:xfrm>
                      <a:prstGeom prst="rect">
                        <a:avLst/>
                      </a:prstGeom>
                    </pic:spPr>
                  </pic:pic>
                </a:graphicData>
              </a:graphic>
            </wp:inline>
          </w:drawing>
        </w:r>
      </w:ins>
    </w:p>
    <w:p w14:paraId="04164B3B" w14:textId="0391921A" w:rsidR="008A5874" w:rsidRDefault="008A5874" w:rsidP="008A5874">
      <w:pPr>
        <w:ind w:firstLine="420"/>
        <w:jc w:val="center"/>
        <w:rPr>
          <w:ins w:id="38" w:author="肖永博" w:date="2015-09-27T16:47:00Z"/>
        </w:rPr>
        <w:pPrChange w:id="39" w:author="肖永博" w:date="2015-09-27T16:47:00Z">
          <w:pPr>
            <w:ind w:firstLine="420"/>
          </w:pPr>
        </w:pPrChange>
      </w:pPr>
      <w:ins w:id="40" w:author="肖永博" w:date="2015-09-27T16:47:00Z">
        <w:r w:rsidRPr="008A5874">
          <w:lastRenderedPageBreak/>
          <w:drawing>
            <wp:inline distT="0" distB="0" distL="0" distR="0" wp14:anchorId="029E9570" wp14:editId="5DE99793">
              <wp:extent cx="2983814" cy="2933712"/>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2989847" cy="2939644"/>
                      </a:xfrm>
                      <a:prstGeom prst="rect">
                        <a:avLst/>
                      </a:prstGeom>
                    </pic:spPr>
                  </pic:pic>
                </a:graphicData>
              </a:graphic>
            </wp:inline>
          </w:drawing>
        </w:r>
      </w:ins>
    </w:p>
    <w:p w14:paraId="36875A2A" w14:textId="3A698136" w:rsidR="00393B69" w:rsidRPr="00393B69" w:rsidRDefault="00393B69" w:rsidP="00393B69">
      <w:pPr>
        <w:ind w:firstLine="420"/>
      </w:pPr>
      <w:r>
        <w:rPr>
          <w:rFonts w:hint="eastAsia"/>
        </w:rPr>
        <w:t>本课题旨在针对当输入轨迹中的活动为乱序且存在活动缺失或活动冗余（即输入为活动的活动多集）的情况下，分析日志修复问题的复杂性，并设计</w:t>
      </w:r>
      <w:r w:rsidR="00E44BEB">
        <w:rPr>
          <w:rFonts w:hint="eastAsia"/>
        </w:rPr>
        <w:t>相应的算法，解决或避免上述两阶段枚举相乘而产生的爆炸问题，并最终</w:t>
      </w:r>
      <w:r>
        <w:rPr>
          <w:rFonts w:hint="eastAsia"/>
        </w:rPr>
        <w:t>能够给出最小代价的修复方案。</w:t>
      </w:r>
    </w:p>
    <w:p w14:paraId="019AD77A" w14:textId="77777777" w:rsidR="00DC10EE" w:rsidRDefault="00DC10EE" w:rsidP="00601758">
      <w:pPr>
        <w:pStyle w:val="1"/>
      </w:pPr>
      <w:bookmarkStart w:id="41" w:name="_Toc430716794"/>
      <w:r w:rsidRPr="00DC10EE">
        <w:t>研究内容</w:t>
      </w:r>
      <w:bookmarkEnd w:id="41"/>
    </w:p>
    <w:p w14:paraId="36980EA8" w14:textId="77777777" w:rsidR="00C46343" w:rsidRDefault="00417358" w:rsidP="00E44BEB">
      <w:pPr>
        <w:ind w:firstLine="420"/>
      </w:pPr>
      <w:r>
        <w:rPr>
          <w:rFonts w:hint="eastAsia"/>
        </w:rPr>
        <w:t>本章将分别介绍本文的研究内容（如所示）：日志修复问题的形式化定义、日志修复问题的复杂性分析、日志修复问题的多种解决方法和评估对比算法的正确性及性能。</w:t>
      </w:r>
    </w:p>
    <w:p w14:paraId="7A478ED4" w14:textId="77777777" w:rsidR="006330CD" w:rsidRDefault="006330CD" w:rsidP="00DA0AE0">
      <w:pPr>
        <w:keepNext/>
      </w:pPr>
      <w:r>
        <w:rPr>
          <w:noProof/>
        </w:rPr>
        <w:drawing>
          <wp:inline distT="0" distB="0" distL="0" distR="0" wp14:anchorId="5F598A1D" wp14:editId="0B4A29AF">
            <wp:extent cx="5274310" cy="32531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53105"/>
                    </a:xfrm>
                    <a:prstGeom prst="rect">
                      <a:avLst/>
                    </a:prstGeom>
                  </pic:spPr>
                </pic:pic>
              </a:graphicData>
            </a:graphic>
          </wp:inline>
        </w:drawing>
      </w:r>
    </w:p>
    <w:p w14:paraId="11CBE42E" w14:textId="102299C7" w:rsidR="0041489A" w:rsidRPr="0041489A" w:rsidRDefault="006330CD" w:rsidP="006330CD">
      <w:pPr>
        <w:pStyle w:val="a7"/>
        <w:jc w:val="center"/>
      </w:pPr>
      <w:r>
        <w:rPr>
          <w:rFonts w:hint="eastAsia"/>
        </w:rPr>
        <w:t>图</w:t>
      </w:r>
      <w:r>
        <w:rPr>
          <w:rFonts w:hint="eastAsia"/>
        </w:rPr>
        <w:t xml:space="preserve"> </w:t>
      </w:r>
      <w:r w:rsidR="00DA0AE0">
        <w:fldChar w:fldCharType="begin"/>
      </w:r>
      <w:r w:rsidR="00DA0AE0">
        <w:instrText xml:space="preserve"> </w:instrText>
      </w:r>
      <w:r w:rsidR="00DA0AE0">
        <w:rPr>
          <w:rFonts w:hint="eastAsia"/>
        </w:rPr>
        <w:instrText>STYLEREF 1 \s</w:instrText>
      </w:r>
      <w:r w:rsidR="00DA0AE0">
        <w:instrText xml:space="preserve"> </w:instrText>
      </w:r>
      <w:r w:rsidR="00DA0AE0">
        <w:fldChar w:fldCharType="separate"/>
      </w:r>
      <w:r w:rsidR="001347AB">
        <w:rPr>
          <w:noProof/>
        </w:rPr>
        <w:t>3</w:t>
      </w:r>
      <w:r w:rsidR="00DA0AE0">
        <w:fldChar w:fldCharType="end"/>
      </w:r>
      <w:r w:rsidR="00DA0AE0">
        <w:noBreakHyphen/>
      </w:r>
      <w:r w:rsidR="00DA0AE0">
        <w:fldChar w:fldCharType="begin"/>
      </w:r>
      <w:r w:rsidR="00DA0AE0">
        <w:instrText xml:space="preserve"> </w:instrText>
      </w:r>
      <w:r w:rsidR="00DA0AE0">
        <w:rPr>
          <w:rFonts w:hint="eastAsia"/>
        </w:rPr>
        <w:instrText xml:space="preserve">SEQ </w:instrText>
      </w:r>
      <w:r w:rsidR="00DA0AE0">
        <w:rPr>
          <w:rFonts w:hint="eastAsia"/>
        </w:rPr>
        <w:instrText>图</w:instrText>
      </w:r>
      <w:r w:rsidR="00DA0AE0">
        <w:rPr>
          <w:rFonts w:hint="eastAsia"/>
        </w:rPr>
        <w:instrText xml:space="preserve"> \* ARABIC \s 1</w:instrText>
      </w:r>
      <w:r w:rsidR="00DA0AE0">
        <w:instrText xml:space="preserve"> </w:instrText>
      </w:r>
      <w:r w:rsidR="00DA0AE0">
        <w:fldChar w:fldCharType="separate"/>
      </w:r>
      <w:r w:rsidR="001347AB">
        <w:rPr>
          <w:noProof/>
        </w:rPr>
        <w:t>1</w:t>
      </w:r>
      <w:r w:rsidR="00DA0AE0">
        <w:fldChar w:fldCharType="end"/>
      </w:r>
      <w:r>
        <w:t xml:space="preserve"> </w:t>
      </w:r>
      <w:r>
        <w:t>研究内容框架</w:t>
      </w:r>
    </w:p>
    <w:p w14:paraId="2C490B1C" w14:textId="77777777" w:rsidR="00DC10EE" w:rsidRDefault="00DC10EE" w:rsidP="00601758">
      <w:pPr>
        <w:pStyle w:val="2"/>
      </w:pPr>
      <w:bookmarkStart w:id="42" w:name="_Toc430716795"/>
      <w:r w:rsidRPr="00DC10EE">
        <w:lastRenderedPageBreak/>
        <w:t>日志修复问题的形式化定义</w:t>
      </w:r>
      <w:bookmarkEnd w:id="42"/>
    </w:p>
    <w:p w14:paraId="093BF5F6" w14:textId="6805ACA6" w:rsidR="00393B69" w:rsidRDefault="00393B69" w:rsidP="00393B69">
      <w:pPr>
        <w:ind w:firstLine="420"/>
      </w:pPr>
      <w:r w:rsidRPr="00393B69">
        <w:rPr>
          <w:rFonts w:hint="eastAsia"/>
        </w:rPr>
        <w:t>给定</w:t>
      </w:r>
      <w:r w:rsidR="003F3366">
        <w:rPr>
          <w:rFonts w:hint="eastAsia"/>
        </w:rPr>
        <w:t>一个流程</w:t>
      </w:r>
      <w:r w:rsidR="0098504B">
        <w:rPr>
          <w:rFonts w:hint="eastAsia"/>
        </w:rPr>
        <w:t>模型（如</w:t>
      </w:r>
      <w:r w:rsidRPr="00393B69">
        <w:rPr>
          <w:rFonts w:hint="eastAsia"/>
        </w:rPr>
        <w:t>Imperative</w:t>
      </w:r>
      <w:r w:rsidR="003F3366">
        <w:rPr>
          <w:rFonts w:hint="eastAsia"/>
        </w:rPr>
        <w:t>流程</w:t>
      </w:r>
      <w:r w:rsidRPr="00393B69">
        <w:rPr>
          <w:rFonts w:hint="eastAsia"/>
        </w:rPr>
        <w:t>模型</w:t>
      </w:r>
      <w:r w:rsidR="0098504B">
        <w:rPr>
          <w:rFonts w:hint="eastAsia"/>
        </w:rPr>
        <w:t>、</w:t>
      </w:r>
      <w:r w:rsidRPr="00393B69">
        <w:rPr>
          <w:rFonts w:hint="eastAsia"/>
        </w:rPr>
        <w:t>Declarative</w:t>
      </w:r>
      <w:r w:rsidRPr="00393B69">
        <w:rPr>
          <w:rFonts w:hint="eastAsia"/>
        </w:rPr>
        <w:t>模型</w:t>
      </w:r>
      <w:r w:rsidR="0098504B">
        <w:rPr>
          <w:rFonts w:hint="eastAsia"/>
        </w:rPr>
        <w:t>或者</w:t>
      </w:r>
      <w:r w:rsidR="0098504B">
        <w:rPr>
          <w:rFonts w:hint="eastAsia"/>
        </w:rPr>
        <w:t>Hybrid</w:t>
      </w:r>
      <w:r w:rsidR="0098504B">
        <w:rPr>
          <w:rFonts w:hint="eastAsia"/>
        </w:rPr>
        <w:t>模型）</w:t>
      </w:r>
      <w:r w:rsidRPr="00393B69">
        <w:rPr>
          <w:rFonts w:hint="eastAsia"/>
        </w:rPr>
        <w:t>和</w:t>
      </w:r>
      <w:r w:rsidR="0098504B">
        <w:rPr>
          <w:rFonts w:hint="eastAsia"/>
        </w:rPr>
        <w:t>一个</w:t>
      </w:r>
      <w:r w:rsidRPr="00393B69">
        <w:rPr>
          <w:rFonts w:hint="eastAsia"/>
        </w:rPr>
        <w:t>活动多集，判定该活动多集是否能构成符合</w:t>
      </w:r>
      <w:r w:rsidR="003F3366">
        <w:rPr>
          <w:rFonts w:hint="eastAsia"/>
        </w:rPr>
        <w:t>该</w:t>
      </w:r>
      <w:r w:rsidRPr="00393B69">
        <w:rPr>
          <w:rFonts w:hint="eastAsia"/>
        </w:rPr>
        <w:t>流程模型的一条轨迹，若可以，其轨迹是什么；若不可以，多余或者欠缺的事件是哪些，</w:t>
      </w:r>
      <w:r w:rsidR="0044733E">
        <w:rPr>
          <w:rFonts w:hint="eastAsia"/>
        </w:rPr>
        <w:t>其中</w:t>
      </w:r>
      <w:r w:rsidRPr="00393B69">
        <w:rPr>
          <w:rFonts w:hint="eastAsia"/>
        </w:rPr>
        <w:t>最小代价的修复方案是什么？</w:t>
      </w:r>
    </w:p>
    <w:p w14:paraId="5C57939A" w14:textId="77777777" w:rsidR="00E70536" w:rsidRPr="00E70536" w:rsidRDefault="00E70536" w:rsidP="00393B69">
      <w:pPr>
        <w:ind w:firstLine="420"/>
      </w:pPr>
      <w:r>
        <w:t>为了分析上述问题的复杂性</w:t>
      </w:r>
      <w:r>
        <w:rPr>
          <w:rFonts w:hint="eastAsia"/>
        </w:rPr>
        <w:t>、</w:t>
      </w:r>
      <w:r>
        <w:t>设计日志修复算法</w:t>
      </w:r>
      <w:r>
        <w:rPr>
          <w:rFonts w:hint="eastAsia"/>
        </w:rPr>
        <w:t>，</w:t>
      </w:r>
      <w:r>
        <w:t>本文需要给出相应的形式化定义</w:t>
      </w:r>
      <w:r>
        <w:rPr>
          <w:rFonts w:hint="eastAsia"/>
        </w:rPr>
        <w:t>。</w:t>
      </w:r>
    </w:p>
    <w:p w14:paraId="26C66A1A" w14:textId="77777777" w:rsidR="00DC10EE" w:rsidRDefault="00DC10EE" w:rsidP="00601758">
      <w:pPr>
        <w:pStyle w:val="2"/>
      </w:pPr>
      <w:bookmarkStart w:id="43" w:name="_Toc430716796"/>
      <w:r w:rsidRPr="00DC10EE">
        <w:rPr>
          <w:rFonts w:hint="eastAsia"/>
        </w:rPr>
        <w:t>日志修复问题的复杂性分析</w:t>
      </w:r>
      <w:bookmarkEnd w:id="43"/>
    </w:p>
    <w:p w14:paraId="24E13FDD" w14:textId="74659A07" w:rsidR="00393B69" w:rsidRPr="00393B69" w:rsidRDefault="00393B69" w:rsidP="00393B69">
      <w:pPr>
        <w:ind w:firstLine="420"/>
      </w:pPr>
      <w:r w:rsidRPr="00393B69">
        <w:rPr>
          <w:rFonts w:hint="eastAsia"/>
        </w:rPr>
        <w:t>在课题研究过程中，本文试图为上述问题求解的复杂度进行分析，验证解决该问题是否为</w:t>
      </w:r>
      <w:r w:rsidRPr="00393B69">
        <w:rPr>
          <w:rFonts w:hint="eastAsia"/>
        </w:rPr>
        <w:t>NP-Hard</w:t>
      </w:r>
      <w:r w:rsidRPr="00393B69">
        <w:rPr>
          <w:rFonts w:hint="eastAsia"/>
        </w:rPr>
        <w:t>问题、是否有多项式解</w:t>
      </w:r>
      <w:r w:rsidR="00D45AA3">
        <w:rPr>
          <w:rFonts w:hint="eastAsia"/>
        </w:rPr>
        <w:t>、是否有启发式解</w:t>
      </w:r>
      <w:r w:rsidRPr="00393B69">
        <w:rPr>
          <w:rFonts w:hint="eastAsia"/>
        </w:rPr>
        <w:t>。</w:t>
      </w:r>
    </w:p>
    <w:p w14:paraId="705BC1A5" w14:textId="77777777" w:rsidR="00DC10EE" w:rsidRDefault="00DC10EE" w:rsidP="00601758">
      <w:pPr>
        <w:pStyle w:val="2"/>
      </w:pPr>
      <w:bookmarkStart w:id="44" w:name="_Toc430716797"/>
      <w:r w:rsidRPr="00DC10EE">
        <w:rPr>
          <w:rFonts w:hint="eastAsia"/>
        </w:rPr>
        <w:t>日志修复问题的多种解决方法</w:t>
      </w:r>
      <w:bookmarkEnd w:id="44"/>
    </w:p>
    <w:p w14:paraId="0B20D845" w14:textId="77777777" w:rsidR="00393B69" w:rsidRDefault="00393B69" w:rsidP="00393B69">
      <w:pPr>
        <w:ind w:firstLine="420"/>
      </w:pPr>
      <w:r>
        <w:rPr>
          <w:rFonts w:hint="eastAsia"/>
        </w:rPr>
        <w:t>在课题研究过程中，本文需要为上述日志修复问题设计多种解决方案。</w:t>
      </w:r>
    </w:p>
    <w:p w14:paraId="06159654" w14:textId="32775AD8" w:rsidR="00393B69" w:rsidRPr="00393B69" w:rsidRDefault="00393B69" w:rsidP="00393B69">
      <w:pPr>
        <w:ind w:firstLine="420"/>
      </w:pPr>
      <w:r>
        <w:rPr>
          <w:rFonts w:hint="eastAsia"/>
        </w:rPr>
        <w:t>首先，本文需要设计出</w:t>
      </w:r>
      <w:r>
        <w:rPr>
          <w:rFonts w:hint="eastAsia"/>
        </w:rPr>
        <w:t>A*</w:t>
      </w:r>
      <w:r>
        <w:rPr>
          <w:rFonts w:hint="eastAsia"/>
        </w:rPr>
        <w:t>算法，得到问题</w:t>
      </w:r>
      <w:r w:rsidR="00C46343">
        <w:rPr>
          <w:rFonts w:hint="eastAsia"/>
        </w:rPr>
        <w:t>的</w:t>
      </w:r>
      <w:r>
        <w:rPr>
          <w:rFonts w:hint="eastAsia"/>
        </w:rPr>
        <w:t>正确解。在此基础上</w:t>
      </w:r>
      <w:r w:rsidR="00417358">
        <w:rPr>
          <w:rFonts w:hint="eastAsia"/>
        </w:rPr>
        <w:t>本文希望通过对估值函数的合理设计及优化、添加各种辅助索引（可达索引、任务索引等）来提升算法性能。此外，</w:t>
      </w:r>
      <w:r>
        <w:rPr>
          <w:rFonts w:hint="eastAsia"/>
        </w:rPr>
        <w:t>本文需要设计贪心策略进而得到求解的贪心算法。</w:t>
      </w:r>
    </w:p>
    <w:p w14:paraId="0534BE08" w14:textId="77777777" w:rsidR="00DC10EE" w:rsidRDefault="00DC10EE" w:rsidP="00601758">
      <w:pPr>
        <w:pStyle w:val="2"/>
      </w:pPr>
      <w:bookmarkStart w:id="45" w:name="_Toc430716798"/>
      <w:r w:rsidRPr="00DC10EE">
        <w:rPr>
          <w:rFonts w:hint="eastAsia"/>
        </w:rPr>
        <w:t>评估与对比算法结果与性能</w:t>
      </w:r>
      <w:bookmarkEnd w:id="45"/>
    </w:p>
    <w:p w14:paraId="2AABD9E0" w14:textId="56C483A9" w:rsidR="00B02AA5" w:rsidRDefault="00B02AA5" w:rsidP="00393B69">
      <w:pPr>
        <w:ind w:firstLine="420"/>
      </w:pPr>
      <w:r>
        <w:rPr>
          <w:rFonts w:hint="eastAsia"/>
        </w:rPr>
        <w:t>实验方案的设计，包括实验数据（模型、日志）的获取</w:t>
      </w:r>
      <w:r w:rsidR="009523F6">
        <w:rPr>
          <w:rFonts w:hint="eastAsia"/>
        </w:rPr>
        <w:t>、</w:t>
      </w:r>
      <w:r w:rsidR="005138A1">
        <w:rPr>
          <w:rFonts w:hint="eastAsia"/>
        </w:rPr>
        <w:t>具体实验</w:t>
      </w:r>
      <w:r w:rsidR="00417358">
        <w:rPr>
          <w:rFonts w:hint="eastAsia"/>
        </w:rPr>
        <w:t>方案</w:t>
      </w:r>
      <w:r w:rsidR="005138A1">
        <w:rPr>
          <w:rFonts w:hint="eastAsia"/>
        </w:rPr>
        <w:t>设计、</w:t>
      </w:r>
      <w:r w:rsidR="002735BC">
        <w:rPr>
          <w:rFonts w:hint="eastAsia"/>
        </w:rPr>
        <w:t>参数</w:t>
      </w:r>
      <w:r w:rsidR="00417358">
        <w:rPr>
          <w:rFonts w:hint="eastAsia"/>
        </w:rPr>
        <w:t>调整</w:t>
      </w:r>
      <w:r w:rsidR="002735BC">
        <w:rPr>
          <w:rFonts w:hint="eastAsia"/>
        </w:rPr>
        <w:t>实验设计等。</w:t>
      </w:r>
    </w:p>
    <w:p w14:paraId="536ADE25" w14:textId="3A2733FA" w:rsidR="00393B69" w:rsidRDefault="00393B69" w:rsidP="00393B69">
      <w:pPr>
        <w:ind w:firstLine="420"/>
      </w:pPr>
      <w:r>
        <w:rPr>
          <w:rFonts w:hint="eastAsia"/>
        </w:rPr>
        <w:t>在算法</w:t>
      </w:r>
      <w:r w:rsidR="00417358">
        <w:rPr>
          <w:rFonts w:hint="eastAsia"/>
        </w:rPr>
        <w:t>、实验方案</w:t>
      </w:r>
      <w:r>
        <w:rPr>
          <w:rFonts w:hint="eastAsia"/>
        </w:rPr>
        <w:t>设计及实现之后，本文将会对新算法的实验结果进行准确度分析。同时，本文将会比较</w:t>
      </w:r>
      <w:r>
        <w:rPr>
          <w:rFonts w:hint="eastAsia"/>
        </w:rPr>
        <w:t>A*</w:t>
      </w:r>
      <w:r>
        <w:rPr>
          <w:rFonts w:hint="eastAsia"/>
        </w:rPr>
        <w:t>算法、贪心算法和加速算法之间的性能。</w:t>
      </w:r>
    </w:p>
    <w:p w14:paraId="3FD2338D" w14:textId="017693AC" w:rsidR="009D0692" w:rsidRDefault="00417358" w:rsidP="00393B69">
      <w:pPr>
        <w:ind w:firstLine="420"/>
      </w:pPr>
      <w:r>
        <w:rPr>
          <w:rFonts w:hint="eastAsia"/>
        </w:rPr>
        <w:t>除此之外，本文还需要对已有算法进行</w:t>
      </w:r>
      <w:r w:rsidR="009D0692">
        <w:rPr>
          <w:rFonts w:hint="eastAsia"/>
        </w:rPr>
        <w:t>改造，使其能够处理活动多集，</w:t>
      </w:r>
      <w:r>
        <w:rPr>
          <w:rFonts w:hint="eastAsia"/>
        </w:rPr>
        <w:t>进而同本文所设计的算法进行对比</w:t>
      </w:r>
      <w:r w:rsidR="009D0692">
        <w:rPr>
          <w:rFonts w:hint="eastAsia"/>
        </w:rPr>
        <w:t>。</w:t>
      </w:r>
    </w:p>
    <w:p w14:paraId="3427E898" w14:textId="0A43C03E" w:rsidR="00DC10EE" w:rsidRDefault="00DC10EE" w:rsidP="00601758">
      <w:pPr>
        <w:pStyle w:val="1"/>
      </w:pPr>
      <w:bookmarkStart w:id="46" w:name="_Toc430716799"/>
      <w:r w:rsidRPr="00DC10EE">
        <w:t>研究</w:t>
      </w:r>
      <w:r w:rsidR="00D25901">
        <w:rPr>
          <w:rFonts w:hint="eastAsia"/>
        </w:rPr>
        <w:t>方案与技术路线</w:t>
      </w:r>
      <w:bookmarkEnd w:id="46"/>
    </w:p>
    <w:p w14:paraId="7A12E2FC" w14:textId="77777777" w:rsidR="00E70536" w:rsidRDefault="00E70536" w:rsidP="00601758">
      <w:pPr>
        <w:pStyle w:val="2"/>
      </w:pPr>
      <w:bookmarkStart w:id="47" w:name="_Toc430716800"/>
      <w:r>
        <w:t>问题的形式化定义</w:t>
      </w:r>
      <w:bookmarkEnd w:id="47"/>
    </w:p>
    <w:p w14:paraId="419AE099" w14:textId="77777777" w:rsidR="00E70536" w:rsidRDefault="00E70536" w:rsidP="00E70536">
      <w:pPr>
        <w:ind w:firstLine="420"/>
      </w:pPr>
      <w:r>
        <w:t>为了形式化地定义本文提出的问题</w:t>
      </w:r>
      <w:r>
        <w:rPr>
          <w:rFonts w:hint="eastAsia"/>
        </w:rPr>
        <w:t>，本文可能</w:t>
      </w:r>
      <w:r>
        <w:t>需要</w:t>
      </w:r>
      <w:r>
        <w:rPr>
          <w:rFonts w:hint="eastAsia"/>
        </w:rPr>
        <w:t>使用</w:t>
      </w:r>
      <w:r>
        <w:t>到的概念定义如下</w:t>
      </w:r>
      <w:r>
        <w:rPr>
          <w:rFonts w:hint="eastAsia"/>
        </w:rPr>
        <w:t>：</w:t>
      </w:r>
    </w:p>
    <w:p w14:paraId="6DA71B94" w14:textId="77777777" w:rsidR="00E70536" w:rsidRDefault="00E70536" w:rsidP="00E70536">
      <w:pPr>
        <w:pStyle w:val="a3"/>
        <w:numPr>
          <w:ilvl w:val="0"/>
          <w:numId w:val="10"/>
        </w:numPr>
        <w:ind w:firstLineChars="0"/>
      </w:pPr>
      <w:r>
        <w:rPr>
          <w:rFonts w:hint="eastAsia"/>
        </w:rPr>
        <w:t>Petri</w:t>
      </w:r>
      <w:r>
        <w:rPr>
          <w:rFonts w:hint="eastAsia"/>
        </w:rPr>
        <w:t>网相关基础定义；</w:t>
      </w:r>
    </w:p>
    <w:p w14:paraId="3EDA0057" w14:textId="7AD850C2" w:rsidR="00E70536" w:rsidRDefault="00F921F6" w:rsidP="00E70536">
      <w:pPr>
        <w:pStyle w:val="a3"/>
        <w:numPr>
          <w:ilvl w:val="0"/>
          <w:numId w:val="10"/>
        </w:numPr>
        <w:ind w:firstLineChars="0"/>
      </w:pPr>
      <w:proofErr w:type="spellStart"/>
      <w:r>
        <w:rPr>
          <w:rFonts w:hint="eastAsia"/>
        </w:rPr>
        <w:t>ConDec</w:t>
      </w:r>
      <w:proofErr w:type="spellEnd"/>
      <w:r w:rsidR="00E70536">
        <w:rPr>
          <w:rFonts w:hint="eastAsia"/>
        </w:rPr>
        <w:t>模型相关基础定义；</w:t>
      </w:r>
    </w:p>
    <w:p w14:paraId="4C4BE1F2" w14:textId="77777777" w:rsidR="00E70536" w:rsidRDefault="00E70536" w:rsidP="00E70536">
      <w:pPr>
        <w:pStyle w:val="a3"/>
        <w:numPr>
          <w:ilvl w:val="0"/>
          <w:numId w:val="10"/>
        </w:numPr>
        <w:ind w:firstLineChars="0"/>
      </w:pPr>
      <w:r>
        <w:t>对齐定义</w:t>
      </w:r>
      <w:r>
        <w:rPr>
          <w:rFonts w:hint="eastAsia"/>
        </w:rPr>
        <w:t>；</w:t>
      </w:r>
    </w:p>
    <w:p w14:paraId="1627E0AD" w14:textId="77777777" w:rsidR="00E70536" w:rsidRDefault="00E70536" w:rsidP="00E70536">
      <w:pPr>
        <w:pStyle w:val="a3"/>
        <w:numPr>
          <w:ilvl w:val="0"/>
          <w:numId w:val="10"/>
        </w:numPr>
        <w:ind w:firstLineChars="0"/>
      </w:pPr>
      <w:r>
        <w:t>完全有限前缀定义</w:t>
      </w:r>
      <w:r>
        <w:rPr>
          <w:rFonts w:hint="eastAsia"/>
        </w:rPr>
        <w:t>；</w:t>
      </w:r>
    </w:p>
    <w:p w14:paraId="12E30592" w14:textId="77777777" w:rsidR="00E70536" w:rsidRDefault="00E70536" w:rsidP="00E70536">
      <w:pPr>
        <w:pStyle w:val="a3"/>
        <w:numPr>
          <w:ilvl w:val="0"/>
          <w:numId w:val="10"/>
        </w:numPr>
        <w:ind w:firstLineChars="0"/>
      </w:pPr>
      <w:r>
        <w:t>多集定义</w:t>
      </w:r>
      <w:r>
        <w:rPr>
          <w:rFonts w:hint="eastAsia"/>
        </w:rPr>
        <w:t>；</w:t>
      </w:r>
    </w:p>
    <w:p w14:paraId="2A5978C6" w14:textId="2FE53B8C" w:rsidR="00E70536" w:rsidRPr="00E70536" w:rsidRDefault="00E70536" w:rsidP="00E70536">
      <w:pPr>
        <w:ind w:firstLine="420"/>
      </w:pPr>
      <w:r>
        <w:t>通过使用</w:t>
      </w:r>
      <w:r>
        <w:t>Petri</w:t>
      </w:r>
      <w:r>
        <w:t>网相关基础定义</w:t>
      </w:r>
      <w:r>
        <w:rPr>
          <w:rFonts w:hint="eastAsia"/>
        </w:rPr>
        <w:t>、</w:t>
      </w:r>
      <w:proofErr w:type="spellStart"/>
      <w:r w:rsidR="00F921F6">
        <w:rPr>
          <w:rFonts w:hint="eastAsia"/>
        </w:rPr>
        <w:t>ConDec</w:t>
      </w:r>
      <w:proofErr w:type="spellEnd"/>
      <w:r>
        <w:t>模型相关基础定义和多集定义来对问题的输入</w:t>
      </w:r>
      <w:r w:rsidR="00F71BB3">
        <w:rPr>
          <w:rFonts w:hint="eastAsia"/>
        </w:rPr>
        <w:lastRenderedPageBreak/>
        <w:t>进</w:t>
      </w:r>
      <w:r>
        <w:t>行描述</w:t>
      </w:r>
      <w:r>
        <w:rPr>
          <w:rFonts w:hint="eastAsia"/>
        </w:rPr>
        <w:t>。</w:t>
      </w:r>
      <w:r w:rsidR="00957396">
        <w:rPr>
          <w:rFonts w:hint="eastAsia"/>
        </w:rPr>
        <w:t>通过使用完全有限前缀的定义来分析输入模型。</w:t>
      </w:r>
      <w:r>
        <w:rPr>
          <w:rFonts w:hint="eastAsia"/>
        </w:rPr>
        <w:t>通过使用</w:t>
      </w:r>
      <w:r w:rsidR="00957396">
        <w:rPr>
          <w:rFonts w:hint="eastAsia"/>
        </w:rPr>
        <w:t>对齐的定义来描述日志模型修复方案。</w:t>
      </w:r>
    </w:p>
    <w:p w14:paraId="457B0963" w14:textId="77777777" w:rsidR="00DC10EE" w:rsidRDefault="00E70536" w:rsidP="00601758">
      <w:pPr>
        <w:pStyle w:val="2"/>
      </w:pPr>
      <w:bookmarkStart w:id="48" w:name="_Toc430716801"/>
      <w:r w:rsidRPr="00DC10EE">
        <w:t>通过归约的方法来验证日志修复问题的复杂性</w:t>
      </w:r>
      <w:bookmarkEnd w:id="48"/>
    </w:p>
    <w:p w14:paraId="1C24036B" w14:textId="77777777" w:rsidR="00393B69" w:rsidRDefault="00393B69" w:rsidP="00393B69">
      <w:pPr>
        <w:ind w:firstLine="420"/>
      </w:pPr>
      <w:r>
        <w:rPr>
          <w:rFonts w:hint="eastAsia"/>
        </w:rPr>
        <w:t>对于本文所提出的日志修复问题，需要考虑两个方面：</w:t>
      </w:r>
    </w:p>
    <w:p w14:paraId="2CA3DB4A" w14:textId="4664F904" w:rsidR="00393B69" w:rsidRDefault="00393B69" w:rsidP="00393B69">
      <w:pPr>
        <w:ind w:firstLine="420"/>
      </w:pPr>
      <w:r>
        <w:rPr>
          <w:rFonts w:hint="eastAsia"/>
        </w:rPr>
        <w:t>1.</w:t>
      </w:r>
      <w:r>
        <w:rPr>
          <w:rFonts w:hint="eastAsia"/>
        </w:rPr>
        <w:tab/>
      </w:r>
      <w:r>
        <w:rPr>
          <w:rFonts w:hint="eastAsia"/>
        </w:rPr>
        <w:t>对于给定模型，如何</w:t>
      </w:r>
      <w:r w:rsidR="00417358">
        <w:rPr>
          <w:rFonts w:hint="eastAsia"/>
        </w:rPr>
        <w:t>从活动多集中快速组成一条有效的轨迹</w:t>
      </w:r>
      <w:r>
        <w:rPr>
          <w:rFonts w:hint="eastAsia"/>
        </w:rPr>
        <w:t>；</w:t>
      </w:r>
    </w:p>
    <w:p w14:paraId="2520814C" w14:textId="77777777" w:rsidR="00393B69" w:rsidRDefault="00393B69" w:rsidP="00393B69">
      <w:pPr>
        <w:ind w:firstLine="420"/>
      </w:pPr>
      <w:r>
        <w:rPr>
          <w:rFonts w:hint="eastAsia"/>
        </w:rPr>
        <w:t>2.</w:t>
      </w:r>
      <w:r>
        <w:rPr>
          <w:rFonts w:hint="eastAsia"/>
        </w:rPr>
        <w:tab/>
      </w:r>
      <w:r>
        <w:rPr>
          <w:rFonts w:hint="eastAsia"/>
        </w:rPr>
        <w:t>对于给定模型，如何以最小代价地修复一条轨迹使其成为一条有效的轨迹。</w:t>
      </w:r>
    </w:p>
    <w:p w14:paraId="6B0D0B29" w14:textId="2AB1FA6D" w:rsidR="00393B69" w:rsidRPr="00393B69" w:rsidRDefault="00393B69" w:rsidP="00393B69">
      <w:pPr>
        <w:ind w:firstLine="420"/>
      </w:pPr>
      <w:r>
        <w:rPr>
          <w:rFonts w:hint="eastAsia"/>
        </w:rPr>
        <w:t>在对问题复杂度的研究分析过程中，本文将试图为上述问题的求解过程分别归约为诸如</w:t>
      </w:r>
      <w:r w:rsidR="006E0D79">
        <w:rPr>
          <w:rFonts w:hint="eastAsia"/>
        </w:rPr>
        <w:t>集合</w:t>
      </w:r>
      <w:r>
        <w:rPr>
          <w:rFonts w:hint="eastAsia"/>
        </w:rPr>
        <w:t>覆盖问题、拓扑排序问题等已知的</w:t>
      </w:r>
      <w:r>
        <w:rPr>
          <w:rFonts w:hint="eastAsia"/>
        </w:rPr>
        <w:t>NP-Hard</w:t>
      </w:r>
      <w:r>
        <w:rPr>
          <w:rFonts w:hint="eastAsia"/>
        </w:rPr>
        <w:t>问题，进而验证解决本文所提出的问题是否为</w:t>
      </w:r>
      <w:r>
        <w:rPr>
          <w:rFonts w:hint="eastAsia"/>
        </w:rPr>
        <w:t>NP-Hard</w:t>
      </w:r>
      <w:r>
        <w:rPr>
          <w:rFonts w:hint="eastAsia"/>
        </w:rPr>
        <w:t>问题、是否有多项式解。</w:t>
      </w:r>
    </w:p>
    <w:p w14:paraId="6E7219D4" w14:textId="77777777" w:rsidR="00DC10EE" w:rsidRPr="00DC10EE" w:rsidRDefault="00DC10EE" w:rsidP="00601758">
      <w:pPr>
        <w:pStyle w:val="2"/>
      </w:pPr>
      <w:bookmarkStart w:id="49" w:name="_Toc430716802"/>
      <w:r w:rsidRPr="00DC10EE">
        <w:t>设计日志修复问题的多种解决方法</w:t>
      </w:r>
      <w:bookmarkEnd w:id="49"/>
    </w:p>
    <w:p w14:paraId="2A55D69F" w14:textId="77777777" w:rsidR="00DC10EE" w:rsidRDefault="00DC10EE" w:rsidP="00601758">
      <w:pPr>
        <w:pStyle w:val="3"/>
      </w:pPr>
      <w:bookmarkStart w:id="50" w:name="_Toc430716803"/>
      <w:r w:rsidRPr="00DC10EE">
        <w:t>A*</w:t>
      </w:r>
      <w:r w:rsidRPr="00DC10EE">
        <w:t>算法设计</w:t>
      </w:r>
      <w:bookmarkEnd w:id="50"/>
    </w:p>
    <w:p w14:paraId="3A176E4D" w14:textId="77777777" w:rsidR="00393B69" w:rsidRDefault="00393B69" w:rsidP="00393B69">
      <w:pPr>
        <w:ind w:firstLine="420"/>
      </w:pPr>
      <w:r>
        <w:rPr>
          <w:rFonts w:hint="eastAsia"/>
        </w:rPr>
        <w:t>对于一个给定的流程模型，和一个活动多集。在所有可能的修复方案中，如果某一个修复方案的总代价不大于其他任何修复方案的总代价，那么这个修复方案就是对于给定模型和活动多集的一个代价最小的修复方法。更进一步的，如果修复代价为零，即说明在原有的活动多集中存在能够组成有效轨迹的活动集合。在本文希望首先通过使用</w:t>
      </w:r>
      <w:r>
        <w:rPr>
          <w:rFonts w:hint="eastAsia"/>
        </w:rPr>
        <w:t>A*</w:t>
      </w:r>
      <w:r>
        <w:rPr>
          <w:rFonts w:hint="eastAsia"/>
        </w:rPr>
        <w:t>算法来用修复代价最小的解。</w:t>
      </w:r>
    </w:p>
    <w:p w14:paraId="2FEF3FF6" w14:textId="185E23FC" w:rsidR="00393B69" w:rsidRDefault="00393B69" w:rsidP="00393B69">
      <w:pPr>
        <w:ind w:firstLine="420"/>
      </w:pPr>
      <w:r>
        <w:rPr>
          <w:rFonts w:hint="eastAsia"/>
        </w:rPr>
        <w:t>A*</w:t>
      </w:r>
      <w:r>
        <w:rPr>
          <w:rFonts w:hint="eastAsia"/>
        </w:rPr>
        <w:t>算法作为一种在图种的路径搜索算法在</w:t>
      </w:r>
      <w:r w:rsidR="009F66D0">
        <w:fldChar w:fldCharType="begin"/>
      </w:r>
      <w:r w:rsidR="009F66D0">
        <w:instrText xml:space="preserve"> </w:instrText>
      </w:r>
      <w:r w:rsidR="009F66D0">
        <w:rPr>
          <w:rFonts w:hint="eastAsia"/>
        </w:rPr>
        <w:instrText>REF _Ref430509141 \r \h</w:instrText>
      </w:r>
      <w:r w:rsidR="009F66D0">
        <w:instrText xml:space="preserve"> </w:instrText>
      </w:r>
      <w:r w:rsidR="009F66D0">
        <w:fldChar w:fldCharType="separate"/>
      </w:r>
      <w:r w:rsidR="001347AB">
        <w:t>[32]</w:t>
      </w:r>
      <w:r w:rsidR="009F66D0">
        <w:fldChar w:fldCharType="end"/>
      </w:r>
      <w:r>
        <w:rPr>
          <w:rFonts w:hint="eastAsia"/>
        </w:rPr>
        <w:t>中被介绍。</w:t>
      </w:r>
      <w:r>
        <w:rPr>
          <w:rFonts w:hint="eastAsia"/>
        </w:rPr>
        <w:t>A*</w:t>
      </w:r>
      <w:r>
        <w:rPr>
          <w:rFonts w:hint="eastAsia"/>
        </w:rPr>
        <w:t>算法从一个源节点开始，遍历所有的相邻节点直到遇到目标节点，最终算法将会给出全局最优的路径。在</w:t>
      </w:r>
      <w:r>
        <w:rPr>
          <w:rFonts w:hint="eastAsia"/>
        </w:rPr>
        <w:t>A*</w:t>
      </w:r>
      <w:r>
        <w:rPr>
          <w:rFonts w:hint="eastAsia"/>
        </w:rPr>
        <w:t>算法中，图种的每个节点都被赋予一个代价，该代价是由实际代价</w:t>
      </w:r>
      <w:r>
        <w:rPr>
          <w:rFonts w:hint="eastAsia"/>
        </w:rPr>
        <w:t>g(n)</w:t>
      </w:r>
      <w:r>
        <w:rPr>
          <w:rFonts w:hint="eastAsia"/>
        </w:rPr>
        <w:t>和估计代价</w:t>
      </w:r>
      <w:r>
        <w:rPr>
          <w:rFonts w:hint="eastAsia"/>
        </w:rPr>
        <w:t>h(n)</w:t>
      </w:r>
      <w:r>
        <w:rPr>
          <w:rFonts w:hint="eastAsia"/>
        </w:rPr>
        <w:t>的代数和来决定的，其中：</w:t>
      </w:r>
    </w:p>
    <w:p w14:paraId="08759EDB" w14:textId="77777777" w:rsidR="00393B69" w:rsidRDefault="00393B69" w:rsidP="00393B69">
      <w:pPr>
        <w:ind w:firstLine="420"/>
      </w:pPr>
      <w:r>
        <w:rPr>
          <w:rFonts w:hint="eastAsia"/>
        </w:rPr>
        <w:t>g:</w:t>
      </w:r>
      <m:oMath>
        <m:r>
          <m:rPr>
            <m:sty m:val="p"/>
          </m:rPr>
          <w:rPr>
            <w:rFonts w:ascii="Cambria Math" w:hAnsi="Cambria Math"/>
          </w:rPr>
          <m:t xml:space="preserve">  V → </m:t>
        </m:r>
        <m:sSup>
          <m:sSupPr>
            <m:ctrlPr>
              <w:rPr>
                <w:rFonts w:ascii="Cambria Math" w:hAnsi="Cambria Math"/>
              </w:rPr>
            </m:ctrlPr>
          </m:sSupPr>
          <m:e>
            <m:r>
              <w:rPr>
                <w:rFonts w:ascii="Cambria Math" w:hAnsi="Cambria Math"/>
              </w:rPr>
              <m:t>R</m:t>
            </m:r>
          </m:e>
          <m:sup>
            <m:r>
              <w:rPr>
                <w:rFonts w:ascii="Cambria Math" w:hAnsi="Cambria Math"/>
              </w:rPr>
              <m:t>+</m:t>
            </m:r>
          </m:sup>
        </m:sSup>
      </m:oMath>
      <w:r>
        <w:rPr>
          <w:rFonts w:hint="eastAsia"/>
        </w:rPr>
        <w:t>，该函数将计算从源节点到当前节点的最小代价。</w:t>
      </w:r>
    </w:p>
    <w:p w14:paraId="235BECE9" w14:textId="77777777" w:rsidR="00393B69" w:rsidRDefault="0050196B" w:rsidP="00393B69">
      <w:pPr>
        <w:ind w:firstLine="420"/>
      </w:pPr>
      <w:r>
        <w:rPr>
          <w:rFonts w:hint="eastAsia"/>
        </w:rPr>
        <w:t xml:space="preserve">h: </w:t>
      </w:r>
      <m:oMath>
        <m:r>
          <m:rPr>
            <m:sty m:val="p"/>
          </m:rPr>
          <w:rPr>
            <w:rFonts w:ascii="Cambria Math" w:hAnsi="Cambria Math"/>
          </w:rPr>
          <m:t xml:space="preserve">V → </m:t>
        </m:r>
        <m:sSup>
          <m:sSupPr>
            <m:ctrlPr>
              <w:rPr>
                <w:rFonts w:ascii="Cambria Math" w:hAnsi="Cambria Math"/>
              </w:rPr>
            </m:ctrlPr>
          </m:sSupPr>
          <m:e>
            <m:r>
              <w:rPr>
                <w:rFonts w:ascii="Cambria Math" w:hAnsi="Cambria Math"/>
              </w:rPr>
              <m:t>R</m:t>
            </m:r>
          </m:e>
          <m:sup>
            <m:r>
              <w:rPr>
                <w:rFonts w:ascii="Cambria Math" w:hAnsi="Cambria Math"/>
              </w:rPr>
              <m:t>+</m:t>
            </m:r>
          </m:sup>
        </m:sSup>
      </m:oMath>
      <w:r w:rsidR="00393B69">
        <w:rPr>
          <w:rFonts w:hint="eastAsia"/>
        </w:rPr>
        <w:t>，该函数是一个启发式的函数，它将估算从当前节点到目标节点的最小代价。</w:t>
      </w:r>
    </w:p>
    <w:p w14:paraId="189C66B6" w14:textId="77777777" w:rsidR="00393B69" w:rsidRDefault="00393B69" w:rsidP="00393B69">
      <w:pPr>
        <w:ind w:firstLine="420"/>
      </w:pPr>
      <w:r>
        <w:rPr>
          <w:rFonts w:hint="eastAsia"/>
        </w:rPr>
        <w:t>A*</w:t>
      </w:r>
      <w:r>
        <w:rPr>
          <w:rFonts w:hint="eastAsia"/>
        </w:rPr>
        <w:t>算法将会维护一个节点的优先队列。在队列中，代价越小的节点其访问优先级别越高，队列由此可以保证图中节点的访问顺序。算法的执行逻辑如下：</w:t>
      </w:r>
    </w:p>
    <w:p w14:paraId="431D1335" w14:textId="77777777" w:rsidR="00393B69" w:rsidRDefault="00393B69" w:rsidP="00393B69">
      <w:pPr>
        <w:ind w:firstLine="420"/>
      </w:pPr>
      <w:r>
        <w:rPr>
          <w:rFonts w:hint="eastAsia"/>
        </w:rPr>
        <w:t xml:space="preserve">(1) </w:t>
      </w:r>
      <w:r>
        <w:rPr>
          <w:rFonts w:hint="eastAsia"/>
        </w:rPr>
        <w:t>将源节点放入优先队列。</w:t>
      </w:r>
    </w:p>
    <w:p w14:paraId="4D76AFD8" w14:textId="77777777" w:rsidR="00393B69" w:rsidRDefault="00393B69" w:rsidP="00393B69">
      <w:pPr>
        <w:ind w:firstLine="420"/>
      </w:pPr>
      <w:r>
        <w:rPr>
          <w:rFonts w:hint="eastAsia"/>
        </w:rPr>
        <w:t xml:space="preserve">(2) </w:t>
      </w:r>
      <w:r>
        <w:rPr>
          <w:rFonts w:hint="eastAsia"/>
        </w:rPr>
        <w:t>从优先队列中选取代价最小的节点，如果该节点属于目标节点，则算法结束并返回路径；如果该节点不属于目标节点，那么将该节点展开：首先计算每个后继节点的代价，然后将它们加入到优先队列中。</w:t>
      </w:r>
    </w:p>
    <w:p w14:paraId="5D44D845" w14:textId="77777777" w:rsidR="00393B69" w:rsidRDefault="00393B69" w:rsidP="00393B69">
      <w:pPr>
        <w:ind w:firstLine="420"/>
      </w:pPr>
      <w:r>
        <w:rPr>
          <w:rFonts w:hint="eastAsia"/>
        </w:rPr>
        <w:t xml:space="preserve">(3) </w:t>
      </w:r>
      <w:r>
        <w:rPr>
          <w:rFonts w:hint="eastAsia"/>
        </w:rPr>
        <w:t>重复步骤</w:t>
      </w:r>
      <w:r>
        <w:rPr>
          <w:rFonts w:hint="eastAsia"/>
        </w:rPr>
        <w:t xml:space="preserve">(2) </w:t>
      </w:r>
      <w:r>
        <w:rPr>
          <w:rFonts w:hint="eastAsia"/>
        </w:rPr>
        <w:t>。</w:t>
      </w:r>
    </w:p>
    <w:p w14:paraId="3529B100" w14:textId="6E974B18" w:rsidR="00393B69" w:rsidRDefault="00393B69" w:rsidP="00393B69">
      <w:pPr>
        <w:ind w:firstLine="420"/>
      </w:pPr>
      <w:r>
        <w:rPr>
          <w:rFonts w:hint="eastAsia"/>
        </w:rPr>
        <w:t>在</w:t>
      </w:r>
      <w:r w:rsidR="009F66D0">
        <w:fldChar w:fldCharType="begin"/>
      </w:r>
      <w:r w:rsidR="009F66D0">
        <w:instrText xml:space="preserve"> </w:instrText>
      </w:r>
      <w:r w:rsidR="009F66D0">
        <w:rPr>
          <w:rFonts w:hint="eastAsia"/>
        </w:rPr>
        <w:instrText>REF _Ref430454629 \r \h</w:instrText>
      </w:r>
      <w:r w:rsidR="009F66D0">
        <w:instrText xml:space="preserve"> </w:instrText>
      </w:r>
      <w:r w:rsidR="009F66D0">
        <w:fldChar w:fldCharType="separate"/>
      </w:r>
      <w:r w:rsidR="001347AB">
        <w:t>[28]</w:t>
      </w:r>
      <w:r w:rsidR="009F66D0">
        <w:fldChar w:fldCharType="end"/>
      </w:r>
      <w:r>
        <w:rPr>
          <w:rFonts w:hint="eastAsia"/>
        </w:rPr>
        <w:t>中，算法的输入是一个给定的轨迹，</w:t>
      </w:r>
      <w:r>
        <w:rPr>
          <w:rFonts w:hint="eastAsia"/>
        </w:rPr>
        <w:t xml:space="preserve"> </w:t>
      </w:r>
      <w:r>
        <w:rPr>
          <w:rFonts w:hint="eastAsia"/>
        </w:rPr>
        <w:t>因此轨迹中的第一个活动节点即为其优先队列的初始化节点。在本文的问题中，输入变得更加松散，没有固定的轨迹起点，因此需要重新考虑优先队列的初始化问题。</w:t>
      </w:r>
    </w:p>
    <w:p w14:paraId="1B780FFD" w14:textId="77777777" w:rsidR="00393B69" w:rsidRDefault="00393B69" w:rsidP="00393B69">
      <w:pPr>
        <w:ind w:firstLine="420"/>
      </w:pPr>
      <w:r>
        <w:rPr>
          <w:rFonts w:hint="eastAsia"/>
        </w:rPr>
        <w:t>其次，</w:t>
      </w:r>
      <w:r>
        <w:rPr>
          <w:rFonts w:hint="eastAsia"/>
        </w:rPr>
        <w:t xml:space="preserve"> </w:t>
      </w:r>
      <w:r>
        <w:rPr>
          <w:rFonts w:hint="eastAsia"/>
        </w:rPr>
        <w:t>本文需要设计实际代价计算方法，即对函数</w:t>
      </w:r>
      <w:r>
        <w:rPr>
          <w:rFonts w:hint="eastAsia"/>
        </w:rPr>
        <w:t>g(n)</w:t>
      </w:r>
      <w:r>
        <w:rPr>
          <w:rFonts w:hint="eastAsia"/>
        </w:rPr>
        <w:t>进行设计，来刻画当前操作下累计的修复代价。</w:t>
      </w:r>
    </w:p>
    <w:p w14:paraId="680A1F38" w14:textId="77777777" w:rsidR="00393B69" w:rsidRDefault="00393B69" w:rsidP="00393B69">
      <w:pPr>
        <w:ind w:firstLine="420"/>
      </w:pPr>
      <w:r>
        <w:rPr>
          <w:rFonts w:hint="eastAsia"/>
        </w:rPr>
        <w:t>通过对活动多集中的活动进行组装可以形成一条轨迹，而在将轨迹同给定模型进行对齐的过程中，对齐方法有：</w:t>
      </w:r>
      <w:r>
        <w:rPr>
          <w:rFonts w:hint="eastAsia"/>
        </w:rPr>
        <w:t xml:space="preserve">1. </w:t>
      </w:r>
      <w:r>
        <w:rPr>
          <w:rFonts w:hint="eastAsia"/>
        </w:rPr>
        <w:t>添加已有活动；</w:t>
      </w:r>
      <w:r>
        <w:rPr>
          <w:rFonts w:hint="eastAsia"/>
        </w:rPr>
        <w:t xml:space="preserve"> 2. </w:t>
      </w:r>
      <w:r>
        <w:rPr>
          <w:rFonts w:hint="eastAsia"/>
        </w:rPr>
        <w:t>添加新的活动。其中添加已有活动是指从活动多集中提取活动来组装轨迹，添加新的活动是指从模型的变迁集合中选取不在活动多集中</w:t>
      </w:r>
      <w:r>
        <w:rPr>
          <w:rFonts w:hint="eastAsia"/>
        </w:rPr>
        <w:lastRenderedPageBreak/>
        <w:t>的活动，并将其添加到正在组装的轨迹中。组装新轨迹的代价操作即是修复方法中的第二个——添加新的活动。</w:t>
      </w:r>
    </w:p>
    <w:p w14:paraId="675C9E07" w14:textId="77777777" w:rsidR="00393B69" w:rsidRPr="00393B69" w:rsidRDefault="00393B69" w:rsidP="00393B69">
      <w:pPr>
        <w:ind w:firstLine="420"/>
      </w:pPr>
      <w:r>
        <w:rPr>
          <w:rFonts w:hint="eastAsia"/>
        </w:rPr>
        <w:t>为了表现当前正在组装的轨迹同流程模型之间的偏离程度以及区分不同修复操作的消耗，需要知道每一种修复办法（即一</w:t>
      </w:r>
      <w:r w:rsidR="006E6BAD">
        <w:rPr>
          <w:rFonts w:hint="eastAsia"/>
        </w:rPr>
        <w:t>系列</w:t>
      </w:r>
      <w:r>
        <w:rPr>
          <w:rFonts w:hint="eastAsia"/>
        </w:rPr>
        <w:t>修复操作）的操作总代价。为此，需要一个代价函数</w:t>
      </w:r>
      <m:oMath>
        <m:r>
          <m:rPr>
            <m:sty m:val="p"/>
          </m:rPr>
          <w:rPr>
            <w:rFonts w:ascii="Cambria Math" w:hAnsi="Cambria Math"/>
          </w:rPr>
          <m:t xml:space="preserve">Κ: </m:t>
        </m:r>
        <m:nary>
          <m:naryPr>
            <m:chr m:val="∑"/>
            <m:limLoc m:val="subSup"/>
            <m:supHide m:val="1"/>
            <m:ctrlPr>
              <w:rPr>
                <w:rFonts w:ascii="Cambria Math" w:hAnsi="Cambria Math"/>
              </w:rPr>
            </m:ctrlPr>
          </m:naryPr>
          <m:sub>
            <m:r>
              <w:rPr>
                <w:rFonts w:ascii="Cambria Math" w:hAnsi="Cambria Math"/>
              </w:rPr>
              <m:t>A</m:t>
            </m:r>
          </m:sub>
          <m:sup/>
          <m:e>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e>
        </m:nary>
      </m:oMath>
      <w:r>
        <w:rPr>
          <w:rFonts w:hint="eastAsia"/>
        </w:rPr>
        <w:t>来赋予每一个操作其对应的代价。最朴素的方法，就是讲每一个操作步骤的代价都赋予一个相同的常数。按照这样的代价函数，每一种修复方法的总代价就是操作步骤的累加和，可以单纯地比较每种修复方法的操作步骤数来衡量当前正在组装的轨迹同流程模型之间的偏离程度。然而，这样的代价函数是粗糙的。每一个修复操作的代价应该由其在流程模型中的特点来决定。因此，需要对不同的修复操作定义不同的代价函数，而每一种修复方法的总代价将是各个修复操作的代价总和，</w:t>
      </w:r>
      <m:oMath>
        <m:r>
          <m:rPr>
            <m:sty m:val="p"/>
          </m:rPr>
          <w:rPr>
            <w:rFonts w:ascii="Cambria Math" w:hAnsi="Cambria Math"/>
          </w:rPr>
          <m:t xml:space="preserve">Κ(γ): </m:t>
        </m:r>
        <m:nary>
          <m:naryPr>
            <m:chr m:val="∑"/>
            <m:limLoc m:val="subSup"/>
            <m:supHide m:val="1"/>
            <m:ctrlPr>
              <w:rPr>
                <w:rFonts w:ascii="Cambria Math" w:hAnsi="Cambria Math"/>
              </w:rPr>
            </m:ctrlPr>
          </m:naryPr>
          <m: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ub>
          <m:sup/>
          <m:e>
            <m:r>
              <w:rPr>
                <w:rFonts w:ascii="Cambria Math" w:hAnsi="Cambria Math"/>
              </w:rPr>
              <m:t>κ(</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e>
        </m:nary>
      </m:oMath>
      <w:r>
        <w:rPr>
          <w:rFonts w:hint="eastAsia"/>
        </w:rPr>
        <w:t>。在此基础之上，本文还需要设计启发式的估计代价函数，通过使用不同的启发式函数来提升算法性能和准确度。</w:t>
      </w:r>
    </w:p>
    <w:p w14:paraId="672767F4" w14:textId="77777777" w:rsidR="00DC10EE" w:rsidRDefault="00DC10EE" w:rsidP="00601758">
      <w:pPr>
        <w:pStyle w:val="3"/>
      </w:pPr>
      <w:bookmarkStart w:id="51" w:name="_Toc430716804"/>
      <w:r w:rsidRPr="00DC10EE">
        <w:t>加</w:t>
      </w:r>
      <w:commentRangeStart w:id="52"/>
      <w:r w:rsidRPr="00DC10EE">
        <w:t>速算法设计</w:t>
      </w:r>
      <w:commentRangeEnd w:id="52"/>
      <w:r w:rsidR="002D7A6E">
        <w:rPr>
          <w:rStyle w:val="aa"/>
          <w:b w:val="0"/>
          <w:bCs w:val="0"/>
        </w:rPr>
        <w:commentReference w:id="52"/>
      </w:r>
      <w:bookmarkEnd w:id="51"/>
    </w:p>
    <w:p w14:paraId="6DCBEDAE" w14:textId="7ECB8B23" w:rsidR="00393B69" w:rsidRDefault="00393B69" w:rsidP="00393B69">
      <w:pPr>
        <w:ind w:firstLine="420"/>
      </w:pPr>
      <w:r>
        <w:rPr>
          <w:rFonts w:hint="eastAsia"/>
        </w:rPr>
        <w:t>通过</w:t>
      </w:r>
      <w:r w:rsidR="006E6BAD">
        <w:rPr>
          <w:rFonts w:hint="eastAsia"/>
        </w:rPr>
        <w:t>CFP</w:t>
      </w:r>
      <w:r>
        <w:rPr>
          <w:rFonts w:hint="eastAsia"/>
        </w:rPr>
        <w:t>技术，</w:t>
      </w:r>
      <w:r w:rsidR="00E70536">
        <w:rPr>
          <w:rFonts w:hint="eastAsia"/>
        </w:rPr>
        <w:t>本文</w:t>
      </w:r>
      <w:r>
        <w:rPr>
          <w:rFonts w:hint="eastAsia"/>
        </w:rPr>
        <w:t>可以获得一个流程模型的全部分支。然而，对于一个轨迹的重演或者对齐，</w:t>
      </w:r>
      <w:r w:rsidR="00E70536">
        <w:rPr>
          <w:rFonts w:hint="eastAsia"/>
        </w:rPr>
        <w:t>本文</w:t>
      </w:r>
      <w:r>
        <w:rPr>
          <w:rFonts w:hint="eastAsia"/>
        </w:rPr>
        <w:t>并不需要尝试所有的分支路径。例如对于那些不包含轨迹活动的分支路径就可以被</w:t>
      </w:r>
      <w:r w:rsidR="00E70536">
        <w:rPr>
          <w:rFonts w:hint="eastAsia"/>
        </w:rPr>
        <w:t>本文</w:t>
      </w:r>
      <w:r>
        <w:rPr>
          <w:rFonts w:hint="eastAsia"/>
        </w:rPr>
        <w:t>跳过。因此，通过在分支路径上构建索引，可以避免对无用的分支路径的计算</w:t>
      </w:r>
      <w:r>
        <w:rPr>
          <w:rFonts w:hint="eastAsia"/>
        </w:rPr>
        <w:t>[17]</w:t>
      </w:r>
      <w:r>
        <w:rPr>
          <w:rFonts w:hint="eastAsia"/>
        </w:rPr>
        <w:t>。</w:t>
      </w:r>
      <w:r w:rsidR="003821FE">
        <w:rPr>
          <w:rFonts w:hint="eastAsia"/>
        </w:rPr>
        <w:t>同时，通</w:t>
      </w:r>
      <w:r w:rsidR="003821FE" w:rsidRPr="00D47B8D">
        <w:rPr>
          <w:rFonts w:hint="eastAsia"/>
        </w:rPr>
        <w:t>过建立可达索引</w:t>
      </w:r>
      <w:r w:rsidR="00D47B8D" w:rsidRPr="00D47B8D">
        <w:rPr>
          <w:rFonts w:hint="eastAsia"/>
        </w:rPr>
        <w:t>，也可以利用活动之间的关系来对轨迹进行剪枝</w:t>
      </w:r>
      <w:r w:rsidR="003821FE">
        <w:rPr>
          <w:rFonts w:hint="eastAsia"/>
        </w:rPr>
        <w:t>。</w:t>
      </w:r>
      <w:r>
        <w:rPr>
          <w:rFonts w:hint="eastAsia"/>
        </w:rPr>
        <w:t>除此之外，通过利用代价函数，可以</w:t>
      </w:r>
      <w:r w:rsidR="00B550B3">
        <w:rPr>
          <w:rFonts w:hint="eastAsia"/>
        </w:rPr>
        <w:t>对</w:t>
      </w:r>
      <w:r>
        <w:rPr>
          <w:rFonts w:hint="eastAsia"/>
        </w:rPr>
        <w:t>访问路径进行剪枝。</w:t>
      </w:r>
    </w:p>
    <w:p w14:paraId="436A1795" w14:textId="77777777" w:rsidR="00393B69" w:rsidRPr="00393B69" w:rsidRDefault="00393B69" w:rsidP="00393B69">
      <w:pPr>
        <w:ind w:firstLine="420"/>
      </w:pPr>
      <w:r>
        <w:rPr>
          <w:rFonts w:hint="eastAsia"/>
        </w:rPr>
        <w:t>因此，本文将综合利用分支索引和剪枝技术进而提高算法的效率。</w:t>
      </w:r>
    </w:p>
    <w:p w14:paraId="58179435" w14:textId="77777777" w:rsidR="00DC10EE" w:rsidRDefault="00DC10EE" w:rsidP="00601758">
      <w:pPr>
        <w:pStyle w:val="3"/>
      </w:pPr>
      <w:bookmarkStart w:id="53" w:name="_Toc430716805"/>
      <w:r w:rsidRPr="00DC10EE">
        <w:rPr>
          <w:rFonts w:hint="eastAsia"/>
        </w:rPr>
        <w:t>贪心算法设计</w:t>
      </w:r>
      <w:bookmarkStart w:id="54" w:name="_GoBack"/>
      <w:bookmarkEnd w:id="53"/>
      <w:bookmarkEnd w:id="54"/>
    </w:p>
    <w:p w14:paraId="1B9D905F" w14:textId="77777777" w:rsidR="00273BC4" w:rsidRDefault="00B550B3" w:rsidP="00273BC4">
      <w:pPr>
        <w:ind w:firstLine="420"/>
      </w:pPr>
      <w:r>
        <w:t>本文希望</w:t>
      </w:r>
      <w:r w:rsidR="00273BC4">
        <w:t>验证解决修复无序事件日志的问题是否可以通过贪心策略来实现求解过程</w:t>
      </w:r>
      <w:r w:rsidR="00273BC4">
        <w:rPr>
          <w:rFonts w:hint="eastAsia"/>
        </w:rPr>
        <w:t>。</w:t>
      </w:r>
      <w:r w:rsidR="00273BC4">
        <w:t>如若可以</w:t>
      </w:r>
      <w:r w:rsidR="00273BC4">
        <w:rPr>
          <w:rFonts w:hint="eastAsia"/>
        </w:rPr>
        <w:t>，则</w:t>
      </w:r>
      <w:r w:rsidR="00273BC4">
        <w:t>本文希望通过</w:t>
      </w:r>
      <w:r>
        <w:t>设计</w:t>
      </w:r>
      <w:r w:rsidR="00273BC4">
        <w:t>合适的</w:t>
      </w:r>
      <w:r>
        <w:t>贪心策略来对</w:t>
      </w:r>
      <w:r>
        <w:t>h(n)</w:t>
      </w:r>
      <w:r>
        <w:t>函数进行修改</w:t>
      </w:r>
      <w:r>
        <w:rPr>
          <w:rFonts w:hint="eastAsia"/>
        </w:rPr>
        <w:t>，使</w:t>
      </w:r>
      <w:r w:rsidR="00273BC4">
        <w:rPr>
          <w:rFonts w:hint="eastAsia"/>
        </w:rPr>
        <w:t>该启发式函数在使用贪心策略估算当前状态到目标状态距离的同时具备无后效性（</w:t>
      </w:r>
      <w:r w:rsidR="00C24AE4" w:rsidRPr="00C24AE4">
        <w:rPr>
          <w:rFonts w:hint="eastAsia"/>
        </w:rPr>
        <w:t>即某个状态以前的过程不会影响以后的状态，只与当前状态有关</w:t>
      </w:r>
      <w:r w:rsidR="00753135">
        <w:rPr>
          <w:rFonts w:hint="eastAsia"/>
        </w:rPr>
        <w:t>），最终得到高效的算法。</w:t>
      </w:r>
    </w:p>
    <w:p w14:paraId="06B83B32" w14:textId="3D28BBAC" w:rsidR="00C24AE4" w:rsidRPr="00C24AE4" w:rsidRDefault="00C66D72" w:rsidP="00C66D72">
      <w:pPr>
        <w:ind w:firstLine="420"/>
      </w:pPr>
      <w:r>
        <w:t>为此</w:t>
      </w:r>
      <w:r>
        <w:rPr>
          <w:rFonts w:hint="eastAsia"/>
        </w:rPr>
        <w:t>，</w:t>
      </w:r>
      <w:r>
        <w:t>本文将试图寻找问题的最优子结构</w:t>
      </w:r>
      <w:r>
        <w:rPr>
          <w:rFonts w:hint="eastAsia"/>
        </w:rPr>
        <w:t>（即问题的最优解包含其子问题的最优解）</w:t>
      </w:r>
      <w:r w:rsidRPr="00C66D72">
        <w:rPr>
          <w:vertAlign w:val="superscript"/>
        </w:rPr>
        <w:fldChar w:fldCharType="begin"/>
      </w:r>
      <w:r w:rsidRPr="00C66D72">
        <w:rPr>
          <w:vertAlign w:val="superscript"/>
        </w:rPr>
        <w:instrText xml:space="preserve"> </w:instrText>
      </w:r>
      <w:r w:rsidRPr="00C66D72">
        <w:rPr>
          <w:rFonts w:hint="eastAsia"/>
          <w:vertAlign w:val="superscript"/>
        </w:rPr>
        <w:instrText>REF _Ref430521274 \r \h</w:instrText>
      </w:r>
      <w:r w:rsidRPr="00C66D72">
        <w:rPr>
          <w:vertAlign w:val="superscript"/>
        </w:rPr>
        <w:instrText xml:space="preserve"> </w:instrText>
      </w:r>
      <w:r>
        <w:rPr>
          <w:vertAlign w:val="superscript"/>
        </w:rPr>
        <w:instrText xml:space="preserve"> \* MERGEFORMAT </w:instrText>
      </w:r>
      <w:r w:rsidRPr="00C66D72">
        <w:rPr>
          <w:vertAlign w:val="superscript"/>
        </w:rPr>
      </w:r>
      <w:r w:rsidRPr="00C66D72">
        <w:rPr>
          <w:vertAlign w:val="superscript"/>
        </w:rPr>
        <w:fldChar w:fldCharType="separate"/>
      </w:r>
      <w:r w:rsidR="001347AB">
        <w:rPr>
          <w:vertAlign w:val="superscript"/>
        </w:rPr>
        <w:t>[34]</w:t>
      </w:r>
      <w:r w:rsidRPr="00C66D72">
        <w:rPr>
          <w:vertAlign w:val="superscript"/>
        </w:rPr>
        <w:fldChar w:fldCharType="end"/>
      </w:r>
      <w:r>
        <w:rPr>
          <w:rFonts w:hint="eastAsia"/>
        </w:rPr>
        <w:t>，</w:t>
      </w:r>
      <w:r>
        <w:t>验证由贪心选择得到的子问题的最优解与贪心选择组合在一起能否生成原问题的最优解</w:t>
      </w:r>
      <w:r>
        <w:rPr>
          <w:rFonts w:hint="eastAsia"/>
        </w:rPr>
        <w:t>。</w:t>
      </w:r>
    </w:p>
    <w:p w14:paraId="64C3A6DB" w14:textId="77777777" w:rsidR="00DC10EE" w:rsidRDefault="00DC10EE" w:rsidP="00601758">
      <w:pPr>
        <w:pStyle w:val="2"/>
      </w:pPr>
      <w:bookmarkStart w:id="55" w:name="_Toc430716806"/>
      <w:r w:rsidRPr="00DC10EE">
        <w:rPr>
          <w:rFonts w:hint="eastAsia"/>
        </w:rPr>
        <w:t>评估与对比算法结果及性能</w:t>
      </w:r>
      <w:bookmarkEnd w:id="55"/>
    </w:p>
    <w:p w14:paraId="40E51A84" w14:textId="0EEC9ED5" w:rsidR="00393B69" w:rsidRDefault="0061715A" w:rsidP="00393B69">
      <w:pPr>
        <w:ind w:firstLine="420"/>
      </w:pPr>
      <w:r>
        <w:rPr>
          <w:rFonts w:hint="eastAsia"/>
        </w:rPr>
        <w:t>针</w:t>
      </w:r>
      <w:r w:rsidR="00393B69" w:rsidRPr="00393B69">
        <w:rPr>
          <w:rFonts w:hint="eastAsia"/>
        </w:rPr>
        <w:t>对新算法的实验结果及其效率的评估对比，本</w:t>
      </w:r>
      <w:r>
        <w:t>小节将</w:t>
      </w:r>
      <w:r w:rsidR="00393B69" w:rsidRPr="00393B69">
        <w:rPr>
          <w:rFonts w:hint="eastAsia"/>
        </w:rPr>
        <w:t>从</w:t>
      </w:r>
      <w:r>
        <w:rPr>
          <w:rFonts w:hint="eastAsia"/>
        </w:rPr>
        <w:t>试验数据获取方式、实验方案设计、</w:t>
      </w:r>
      <w:r w:rsidR="00393B69" w:rsidRPr="00393B69">
        <w:rPr>
          <w:rFonts w:hint="eastAsia"/>
        </w:rPr>
        <w:t>实验结果准确性及</w:t>
      </w:r>
      <w:r>
        <w:t>算法</w:t>
      </w:r>
      <w:r w:rsidR="00393B69" w:rsidRPr="00393B69">
        <w:rPr>
          <w:rFonts w:hint="eastAsia"/>
        </w:rPr>
        <w:t>效率</w:t>
      </w:r>
      <w:r>
        <w:rPr>
          <w:rFonts w:hint="eastAsia"/>
        </w:rPr>
        <w:t>评估和同其他算法的对比试验四个方面来进行说明</w:t>
      </w:r>
      <w:r w:rsidR="00393B69" w:rsidRPr="00393B69">
        <w:rPr>
          <w:rFonts w:hint="eastAsia"/>
        </w:rPr>
        <w:t>。</w:t>
      </w:r>
    </w:p>
    <w:p w14:paraId="239CFEEC" w14:textId="726D7740" w:rsidR="00E03CAB" w:rsidRDefault="00E03CAB" w:rsidP="00C056FC">
      <w:pPr>
        <w:pStyle w:val="3"/>
      </w:pPr>
      <w:bookmarkStart w:id="56" w:name="_Toc430716807"/>
      <w:commentRangeStart w:id="57"/>
      <w:r>
        <w:rPr>
          <w:rFonts w:hint="eastAsia"/>
        </w:rPr>
        <w:t>实验数据获取</w:t>
      </w:r>
      <w:r w:rsidR="00F41E29">
        <w:rPr>
          <w:rFonts w:hint="eastAsia"/>
        </w:rPr>
        <w:t>方式</w:t>
      </w:r>
      <w:bookmarkEnd w:id="56"/>
      <w:commentRangeEnd w:id="57"/>
      <w:r w:rsidR="00906CBA">
        <w:rPr>
          <w:rStyle w:val="aa"/>
          <w:b w:val="0"/>
          <w:bCs w:val="0"/>
        </w:rPr>
        <w:commentReference w:id="57"/>
      </w:r>
    </w:p>
    <w:p w14:paraId="6C84BC45" w14:textId="3CD8859C" w:rsidR="00C056FC" w:rsidRDefault="00C056FC" w:rsidP="00067037">
      <w:pPr>
        <w:pStyle w:val="3"/>
      </w:pPr>
      <w:bookmarkStart w:id="58" w:name="_Toc430716808"/>
      <w:r>
        <w:rPr>
          <w:rFonts w:hint="eastAsia"/>
        </w:rPr>
        <w:t>实验方案设计</w:t>
      </w:r>
      <w:bookmarkEnd w:id="58"/>
    </w:p>
    <w:p w14:paraId="02AF59E5" w14:textId="77777777" w:rsidR="00B942CE" w:rsidRDefault="00C056FC" w:rsidP="00067037">
      <w:pPr>
        <w:ind w:firstLine="420"/>
      </w:pPr>
      <w:r>
        <w:t>本文需要针对不同的目的而进行实验设计</w:t>
      </w:r>
      <w:r w:rsidR="00B942CE">
        <w:rPr>
          <w:rFonts w:hint="eastAsia"/>
        </w:rPr>
        <w:t>。下面将分别从输入数据、参数调整和可扩展性三个方面分别介绍实验方案的设计思路。</w:t>
      </w:r>
    </w:p>
    <w:p w14:paraId="598A8045" w14:textId="18FFE4AA" w:rsidR="00C056FC" w:rsidRDefault="00C056FC" w:rsidP="00067037">
      <w:pPr>
        <w:ind w:firstLine="420"/>
      </w:pPr>
      <w:r>
        <w:rPr>
          <w:rFonts w:hint="eastAsia"/>
        </w:rPr>
        <w:lastRenderedPageBreak/>
        <w:t>对于实验</w:t>
      </w:r>
      <w:r w:rsidR="00B942CE">
        <w:rPr>
          <w:rFonts w:hint="eastAsia"/>
        </w:rPr>
        <w:t>输入</w:t>
      </w:r>
      <w:r>
        <w:rPr>
          <w:rFonts w:hint="eastAsia"/>
        </w:rPr>
        <w:t>数据规模，</w:t>
      </w:r>
      <w:r w:rsidR="00B942CE">
        <w:rPr>
          <w:rFonts w:hint="eastAsia"/>
        </w:rPr>
        <w:t>本文需要分别对输入模型和输入活动多集分别进行实验设计。对于输入模型而言，需要考虑模型的结构性和所包含的事件数两个方面。对于模型的结构性，需要对</w:t>
      </w:r>
      <w:r>
        <w:rPr>
          <w:rFonts w:hint="eastAsia"/>
        </w:rPr>
        <w:t>多循环情况、多并发情况、多互斥情况</w:t>
      </w:r>
      <w:r w:rsidR="00B942CE">
        <w:rPr>
          <w:rFonts w:hint="eastAsia"/>
        </w:rPr>
        <w:t>分别进行实验设计，对模型所包含的事件数需要对一般事件数量和较多事件数量分别进行实验设计。对于输入活动多集而言，需要考虑活动多集所包含的任务数量级别来</w:t>
      </w:r>
      <w:r>
        <w:rPr>
          <w:rFonts w:hint="eastAsia"/>
        </w:rPr>
        <w:t>进行实验设计</w:t>
      </w:r>
      <w:r w:rsidR="00B942CE">
        <w:rPr>
          <w:rFonts w:hint="eastAsia"/>
        </w:rPr>
        <w:t>。</w:t>
      </w:r>
    </w:p>
    <w:p w14:paraId="2BF41671" w14:textId="7C8F21A4" w:rsidR="00B942CE" w:rsidRDefault="00B942CE" w:rsidP="00067037">
      <w:pPr>
        <w:ind w:firstLine="420"/>
      </w:pPr>
      <w:r>
        <w:t>对于实验的参数调整</w:t>
      </w:r>
      <w:r>
        <w:rPr>
          <w:rFonts w:hint="eastAsia"/>
        </w:rPr>
        <w:t>，</w:t>
      </w:r>
      <w:r>
        <w:t>本文需要对算法中可以调整的参数进行定量实验设计</w:t>
      </w:r>
      <w:r>
        <w:rPr>
          <w:rFonts w:hint="eastAsia"/>
        </w:rPr>
        <w:t>，</w:t>
      </w:r>
      <w:r>
        <w:t>进而得到每个参数对于实验结果的影响</w:t>
      </w:r>
      <w:r>
        <w:rPr>
          <w:rFonts w:hint="eastAsia"/>
        </w:rPr>
        <w:t>。</w:t>
      </w:r>
    </w:p>
    <w:p w14:paraId="1A0A7D14" w14:textId="59701E04" w:rsidR="00B942CE" w:rsidRPr="00C056FC" w:rsidRDefault="00B942CE" w:rsidP="00067037">
      <w:pPr>
        <w:ind w:firstLine="420"/>
      </w:pPr>
      <w:r>
        <w:t>对于实验的可扩展性</w:t>
      </w:r>
      <w:r>
        <w:rPr>
          <w:rFonts w:hint="eastAsia"/>
        </w:rPr>
        <w:t>，</w:t>
      </w:r>
    </w:p>
    <w:p w14:paraId="30371691" w14:textId="77777777" w:rsidR="00DC10EE" w:rsidRDefault="00DC10EE" w:rsidP="00601758">
      <w:pPr>
        <w:pStyle w:val="3"/>
      </w:pPr>
      <w:bookmarkStart w:id="59" w:name="_Toc430716809"/>
      <w:r w:rsidRPr="00DC10EE">
        <w:t>实验结果准确性评估</w:t>
      </w:r>
      <w:bookmarkEnd w:id="59"/>
    </w:p>
    <w:p w14:paraId="4C697FA2" w14:textId="77777777" w:rsidR="00393B69" w:rsidRDefault="00393B69" w:rsidP="00393B69">
      <w:pPr>
        <w:ind w:firstLine="420"/>
      </w:pPr>
      <w:r>
        <w:rPr>
          <w:rFonts w:hint="eastAsia"/>
        </w:rPr>
        <w:t>对本文而言，实验结果准确性有三层涵义：</w:t>
      </w:r>
    </w:p>
    <w:p w14:paraId="06524438" w14:textId="77777777" w:rsidR="00393B69" w:rsidRDefault="00393B69" w:rsidP="00393B69">
      <w:pPr>
        <w:ind w:firstLine="420"/>
      </w:pPr>
      <w:r>
        <w:rPr>
          <w:rFonts w:hint="eastAsia"/>
        </w:rPr>
        <w:t>1.</w:t>
      </w:r>
      <w:r>
        <w:rPr>
          <w:rFonts w:hint="eastAsia"/>
        </w:rPr>
        <w:tab/>
      </w:r>
      <w:r>
        <w:rPr>
          <w:rFonts w:hint="eastAsia"/>
        </w:rPr>
        <w:t>算法对输入的活动多集能够组成有效轨迹的判断是否正确；</w:t>
      </w:r>
    </w:p>
    <w:p w14:paraId="1D0FCE12" w14:textId="77777777" w:rsidR="00393B69" w:rsidRDefault="00393B69" w:rsidP="00393B69">
      <w:pPr>
        <w:ind w:firstLine="420"/>
      </w:pPr>
      <w:r>
        <w:rPr>
          <w:rFonts w:hint="eastAsia"/>
        </w:rPr>
        <w:t>2.</w:t>
      </w:r>
      <w:r>
        <w:rPr>
          <w:rFonts w:hint="eastAsia"/>
        </w:rPr>
        <w:tab/>
      </w:r>
      <w:r>
        <w:rPr>
          <w:rFonts w:hint="eastAsia"/>
        </w:rPr>
        <w:t>由算法得到的新的轨迹是否有效；</w:t>
      </w:r>
    </w:p>
    <w:p w14:paraId="02614516" w14:textId="77777777" w:rsidR="00393B69" w:rsidRDefault="00393B69" w:rsidP="00393B69">
      <w:pPr>
        <w:ind w:firstLine="420"/>
      </w:pPr>
      <w:r>
        <w:rPr>
          <w:rFonts w:hint="eastAsia"/>
        </w:rPr>
        <w:t>3.</w:t>
      </w:r>
      <w:r>
        <w:rPr>
          <w:rFonts w:hint="eastAsia"/>
        </w:rPr>
        <w:tab/>
      </w:r>
      <w:r>
        <w:rPr>
          <w:rFonts w:hint="eastAsia"/>
        </w:rPr>
        <w:t>由算法得到新轨迹的代价是否最小。</w:t>
      </w:r>
    </w:p>
    <w:p w14:paraId="68A40779" w14:textId="77777777" w:rsidR="00393B69" w:rsidRPr="00393B69" w:rsidRDefault="00393B69" w:rsidP="00393B69">
      <w:pPr>
        <w:ind w:firstLine="420"/>
      </w:pPr>
      <w:r>
        <w:rPr>
          <w:rFonts w:hint="eastAsia"/>
        </w:rPr>
        <w:t>针对上述三层含义，本文将设计相应的准确度判别方案，分别判断</w:t>
      </w:r>
      <w:r>
        <w:rPr>
          <w:rFonts w:hint="eastAsia"/>
        </w:rPr>
        <w:t>A*</w:t>
      </w:r>
      <w:r>
        <w:rPr>
          <w:rFonts w:hint="eastAsia"/>
        </w:rPr>
        <w:t>算法、加速算法和贪心算法的解的准确性。同时，本文也将对比</w:t>
      </w:r>
      <w:r>
        <w:rPr>
          <w:rFonts w:hint="eastAsia"/>
        </w:rPr>
        <w:t>A*</w:t>
      </w:r>
      <w:r>
        <w:rPr>
          <w:rFonts w:hint="eastAsia"/>
        </w:rPr>
        <w:t>算法同贪心算法的准确度。</w:t>
      </w:r>
    </w:p>
    <w:p w14:paraId="77BFACC9" w14:textId="77777777" w:rsidR="00DC10EE" w:rsidRDefault="00DC10EE" w:rsidP="00601758">
      <w:pPr>
        <w:pStyle w:val="3"/>
      </w:pPr>
      <w:bookmarkStart w:id="60" w:name="_Toc430716810"/>
      <w:r w:rsidRPr="00DC10EE">
        <w:t>实验性能评估</w:t>
      </w:r>
      <w:bookmarkEnd w:id="60"/>
    </w:p>
    <w:p w14:paraId="0F548738" w14:textId="22E2453F" w:rsidR="00393B69" w:rsidRDefault="00393B69" w:rsidP="00393B69">
      <w:pPr>
        <w:ind w:firstLine="420"/>
      </w:pPr>
      <w:r w:rsidRPr="00393B69">
        <w:rPr>
          <w:rFonts w:hint="eastAsia"/>
        </w:rPr>
        <w:t>对于实验效果的评估，本文将集中对比</w:t>
      </w:r>
      <w:r w:rsidRPr="00393B69">
        <w:rPr>
          <w:rFonts w:hint="eastAsia"/>
        </w:rPr>
        <w:t>A*</w:t>
      </w:r>
      <w:r w:rsidRPr="00393B69">
        <w:rPr>
          <w:rFonts w:hint="eastAsia"/>
        </w:rPr>
        <w:t>算法、加速算法和贪心算法的性能，比较在不同输入规模</w:t>
      </w:r>
      <w:r w:rsidR="00584B60">
        <w:rPr>
          <w:rFonts w:hint="eastAsia"/>
        </w:rPr>
        <w:t>（模型和活动多集）</w:t>
      </w:r>
      <w:r w:rsidRPr="00393B69">
        <w:rPr>
          <w:rFonts w:hint="eastAsia"/>
        </w:rPr>
        <w:t>的情况下，三种算法的性能</w:t>
      </w:r>
      <w:r w:rsidR="00836A4E">
        <w:rPr>
          <w:rFonts w:hint="eastAsia"/>
        </w:rPr>
        <w:t>。</w:t>
      </w:r>
    </w:p>
    <w:p w14:paraId="61152465" w14:textId="7C57BED5" w:rsidR="0061715A" w:rsidRDefault="00584B60" w:rsidP="0061715A">
      <w:pPr>
        <w:pStyle w:val="3"/>
      </w:pPr>
      <w:bookmarkStart w:id="61" w:name="_Toc430716811"/>
      <w:r>
        <w:rPr>
          <w:rFonts w:hint="eastAsia"/>
        </w:rPr>
        <w:t>同已有</w:t>
      </w:r>
      <w:r w:rsidR="00836A4E">
        <w:rPr>
          <w:rFonts w:hint="eastAsia"/>
        </w:rPr>
        <w:t>算法</w:t>
      </w:r>
      <w:r>
        <w:rPr>
          <w:rFonts w:hint="eastAsia"/>
        </w:rPr>
        <w:t>的</w:t>
      </w:r>
      <w:r w:rsidR="00836A4E">
        <w:rPr>
          <w:rFonts w:hint="eastAsia"/>
        </w:rPr>
        <w:t>对比</w:t>
      </w:r>
      <w:r>
        <w:rPr>
          <w:rFonts w:hint="eastAsia"/>
        </w:rPr>
        <w:t>实验</w:t>
      </w:r>
      <w:bookmarkEnd w:id="61"/>
    </w:p>
    <w:p w14:paraId="58CD7DCA" w14:textId="5C66DED4" w:rsidR="0061715A" w:rsidRPr="0061715A" w:rsidRDefault="0061715A" w:rsidP="00DA0AE0">
      <w:pPr>
        <w:ind w:firstLine="420"/>
      </w:pPr>
      <w:r>
        <w:t>本文希望对目前已有的日志修复算法进行改造</w:t>
      </w:r>
      <w:r>
        <w:rPr>
          <w:rFonts w:hint="eastAsia"/>
        </w:rPr>
        <w:t>，</w:t>
      </w:r>
      <w:r>
        <w:t>使它们能够处理活动多集</w:t>
      </w:r>
      <w:r>
        <w:rPr>
          <w:rFonts w:hint="eastAsia"/>
        </w:rPr>
        <w:t>。</w:t>
      </w:r>
      <w:r>
        <w:t>为此</w:t>
      </w:r>
      <w:r>
        <w:rPr>
          <w:rFonts w:hint="eastAsia"/>
        </w:rPr>
        <w:t>，</w:t>
      </w:r>
      <w:r>
        <w:t>本文需要将活动多集转换为轨迹集合</w:t>
      </w:r>
      <w:r>
        <w:rPr>
          <w:rFonts w:hint="eastAsia"/>
        </w:rPr>
        <w:t>，</w:t>
      </w:r>
      <w:r>
        <w:t>以此作为输入</w:t>
      </w:r>
      <w:r>
        <w:rPr>
          <w:rFonts w:hint="eastAsia"/>
        </w:rPr>
        <w:t>来对已有日志修复算法进行实验，最终同本文的算法实验结果进行对比分析。</w:t>
      </w:r>
    </w:p>
    <w:p w14:paraId="38D42DE9" w14:textId="77777777" w:rsidR="00DC10EE" w:rsidRDefault="00DC10EE" w:rsidP="00601758">
      <w:pPr>
        <w:pStyle w:val="1"/>
      </w:pPr>
      <w:bookmarkStart w:id="62" w:name="_Toc430716812"/>
      <w:r w:rsidRPr="00DC10EE">
        <w:rPr>
          <w:rFonts w:hint="eastAsia"/>
        </w:rPr>
        <w:t>预期成果及可能的创新点</w:t>
      </w:r>
      <w:bookmarkEnd w:id="62"/>
    </w:p>
    <w:p w14:paraId="3EF210D2" w14:textId="77777777" w:rsidR="00DC10EE" w:rsidRDefault="00DC10EE" w:rsidP="00601758">
      <w:pPr>
        <w:pStyle w:val="2"/>
      </w:pPr>
      <w:bookmarkStart w:id="63" w:name="_Toc430716813"/>
      <w:r w:rsidRPr="00DC10EE">
        <w:t>预期成果</w:t>
      </w:r>
      <w:bookmarkEnd w:id="63"/>
    </w:p>
    <w:p w14:paraId="677C2593" w14:textId="77777777" w:rsidR="00393B69" w:rsidRDefault="00393B69" w:rsidP="00393B69">
      <w:pPr>
        <w:pStyle w:val="a3"/>
        <w:numPr>
          <w:ilvl w:val="0"/>
          <w:numId w:val="3"/>
        </w:numPr>
        <w:ind w:firstLineChars="0"/>
      </w:pPr>
      <w:r>
        <w:rPr>
          <w:rFonts w:hint="eastAsia"/>
        </w:rPr>
        <w:t>发表学术论文</w:t>
      </w:r>
      <w:r>
        <w:t>1-2</w:t>
      </w:r>
      <w:r>
        <w:rPr>
          <w:rFonts w:hint="eastAsia"/>
        </w:rPr>
        <w:t>篇；</w:t>
      </w:r>
    </w:p>
    <w:p w14:paraId="20BA57B7" w14:textId="77777777" w:rsidR="00393B69" w:rsidRDefault="00F125C5" w:rsidP="00393B69">
      <w:pPr>
        <w:pStyle w:val="a3"/>
        <w:numPr>
          <w:ilvl w:val="0"/>
          <w:numId w:val="3"/>
        </w:numPr>
        <w:ind w:firstLineChars="0"/>
      </w:pPr>
      <w:r>
        <w:rPr>
          <w:rFonts w:hint="eastAsia"/>
        </w:rPr>
        <w:t>基于完全</w:t>
      </w:r>
      <w:r w:rsidR="00393B69">
        <w:rPr>
          <w:rFonts w:hint="eastAsia"/>
        </w:rPr>
        <w:t>前缀</w:t>
      </w:r>
      <w:r>
        <w:rPr>
          <w:rFonts w:hint="eastAsia"/>
        </w:rPr>
        <w:t>展开</w:t>
      </w:r>
      <w:r w:rsidR="00393B69">
        <w:rPr>
          <w:rFonts w:hint="eastAsia"/>
        </w:rPr>
        <w:t>的</w:t>
      </w:r>
      <w:r>
        <w:rPr>
          <w:rFonts w:hint="eastAsia"/>
        </w:rPr>
        <w:t>无序事件</w:t>
      </w:r>
      <w:r w:rsidR="00393B69">
        <w:rPr>
          <w:rFonts w:hint="eastAsia"/>
        </w:rPr>
        <w:t>日志修复</w:t>
      </w:r>
      <w:r>
        <w:rPr>
          <w:rFonts w:hint="eastAsia"/>
        </w:rPr>
        <w:t>A*</w:t>
      </w:r>
      <w:r w:rsidR="00393B69">
        <w:rPr>
          <w:rFonts w:hint="eastAsia"/>
        </w:rPr>
        <w:t>算法。</w:t>
      </w:r>
    </w:p>
    <w:p w14:paraId="27C3BCC2" w14:textId="77777777" w:rsidR="00F125C5" w:rsidRDefault="00F125C5" w:rsidP="00F125C5">
      <w:pPr>
        <w:pStyle w:val="a3"/>
        <w:numPr>
          <w:ilvl w:val="0"/>
          <w:numId w:val="3"/>
        </w:numPr>
        <w:ind w:firstLineChars="0"/>
      </w:pPr>
      <w:r>
        <w:rPr>
          <w:rFonts w:hint="eastAsia"/>
        </w:rPr>
        <w:t>基于完全前缀展开的无序事件日志修复加速算法。</w:t>
      </w:r>
    </w:p>
    <w:p w14:paraId="1B2D1793" w14:textId="77777777" w:rsidR="00F125C5" w:rsidRDefault="00F125C5" w:rsidP="00F125C5">
      <w:pPr>
        <w:pStyle w:val="a3"/>
        <w:numPr>
          <w:ilvl w:val="0"/>
          <w:numId w:val="3"/>
        </w:numPr>
        <w:ind w:firstLineChars="0"/>
      </w:pPr>
      <w:r>
        <w:rPr>
          <w:rFonts w:hint="eastAsia"/>
        </w:rPr>
        <w:t>基于完全前缀展开的无序事件日志修复贪心算法。</w:t>
      </w:r>
    </w:p>
    <w:p w14:paraId="2BEE259D" w14:textId="77777777" w:rsidR="00DC10EE" w:rsidRDefault="00DC10EE" w:rsidP="00601758">
      <w:pPr>
        <w:pStyle w:val="2"/>
      </w:pPr>
      <w:bookmarkStart w:id="64" w:name="_Toc430716814"/>
      <w:r w:rsidRPr="00DC10EE">
        <w:rPr>
          <w:rFonts w:hint="eastAsia"/>
        </w:rPr>
        <w:lastRenderedPageBreak/>
        <w:t>可能的创新点</w:t>
      </w:r>
      <w:bookmarkEnd w:id="64"/>
    </w:p>
    <w:p w14:paraId="6A25CF40" w14:textId="77777777" w:rsidR="00393B69" w:rsidRDefault="00393B69" w:rsidP="00393B69">
      <w:pPr>
        <w:pStyle w:val="a3"/>
        <w:numPr>
          <w:ilvl w:val="0"/>
          <w:numId w:val="4"/>
        </w:numPr>
        <w:ind w:firstLineChars="0"/>
      </w:pPr>
      <w:r>
        <w:rPr>
          <w:rFonts w:hint="eastAsia"/>
        </w:rPr>
        <w:t>证明对于</w:t>
      </w:r>
      <w:r w:rsidR="00D97201">
        <w:rPr>
          <w:rFonts w:hint="eastAsia"/>
        </w:rPr>
        <w:t>无序事件日志</w:t>
      </w:r>
      <w:r>
        <w:rPr>
          <w:rFonts w:hint="eastAsia"/>
        </w:rPr>
        <w:t>的修复问题是</w:t>
      </w:r>
      <w:r>
        <w:t>NP-hard</w:t>
      </w:r>
      <w:r>
        <w:rPr>
          <w:rFonts w:hint="eastAsia"/>
        </w:rPr>
        <w:t>问题；</w:t>
      </w:r>
    </w:p>
    <w:p w14:paraId="478CB493" w14:textId="77777777" w:rsidR="00393B69" w:rsidRPr="00393B69" w:rsidRDefault="00F125C5" w:rsidP="00393B69">
      <w:pPr>
        <w:pStyle w:val="a3"/>
        <w:numPr>
          <w:ilvl w:val="0"/>
          <w:numId w:val="4"/>
        </w:numPr>
        <w:ind w:firstLineChars="0"/>
      </w:pPr>
      <w:r>
        <w:rPr>
          <w:rFonts w:hint="eastAsia"/>
        </w:rPr>
        <w:t>无序事件</w:t>
      </w:r>
      <w:r w:rsidR="00393B69">
        <w:rPr>
          <w:rFonts w:hint="eastAsia"/>
        </w:rPr>
        <w:t>日志修复问题的启发式代价估计。</w:t>
      </w:r>
    </w:p>
    <w:p w14:paraId="7BF83B93" w14:textId="77777777" w:rsidR="00393B69" w:rsidRPr="00393B69" w:rsidRDefault="00393B69" w:rsidP="00393B69"/>
    <w:p w14:paraId="7D125DE0" w14:textId="77777777" w:rsidR="00DC10EE" w:rsidRDefault="00DC10EE" w:rsidP="00601758">
      <w:pPr>
        <w:pStyle w:val="1"/>
      </w:pPr>
      <w:bookmarkStart w:id="65" w:name="_Toc430716815"/>
      <w:r w:rsidRPr="00DC10EE">
        <w:rPr>
          <w:rFonts w:hint="eastAsia"/>
        </w:rPr>
        <w:t>研究计划</w:t>
      </w:r>
      <w:bookmarkEnd w:id="65"/>
    </w:p>
    <w:p w14:paraId="44A854BC" w14:textId="77777777" w:rsidR="00393B69" w:rsidRDefault="00393B69" w:rsidP="00393B69">
      <w:pPr>
        <w:ind w:firstLine="420"/>
      </w:pPr>
      <w:r>
        <w:rPr>
          <w:rFonts w:hint="eastAsia"/>
        </w:rPr>
        <w:t>1.</w:t>
      </w:r>
      <w:r>
        <w:rPr>
          <w:rFonts w:hint="eastAsia"/>
        </w:rPr>
        <w:tab/>
      </w:r>
      <w:r>
        <w:rPr>
          <w:rFonts w:hint="eastAsia"/>
        </w:rPr>
        <w:t>文献调研阶段（</w:t>
      </w:r>
      <w:r>
        <w:rPr>
          <w:rFonts w:hint="eastAsia"/>
        </w:rPr>
        <w:t>2015</w:t>
      </w:r>
      <w:r>
        <w:rPr>
          <w:rFonts w:hint="eastAsia"/>
        </w:rPr>
        <w:t>年</w:t>
      </w:r>
      <w:r>
        <w:rPr>
          <w:rFonts w:hint="eastAsia"/>
        </w:rPr>
        <w:t>7</w:t>
      </w:r>
      <w:r>
        <w:rPr>
          <w:rFonts w:hint="eastAsia"/>
        </w:rPr>
        <w:t>月</w:t>
      </w:r>
      <w:r>
        <w:rPr>
          <w:rFonts w:hint="eastAsia"/>
        </w:rPr>
        <w:t>-2015</w:t>
      </w:r>
      <w:r>
        <w:rPr>
          <w:rFonts w:hint="eastAsia"/>
        </w:rPr>
        <w:t>年</w:t>
      </w:r>
      <w:r>
        <w:rPr>
          <w:rFonts w:hint="eastAsia"/>
        </w:rPr>
        <w:t>9</w:t>
      </w:r>
      <w:r>
        <w:rPr>
          <w:rFonts w:hint="eastAsia"/>
        </w:rPr>
        <w:t>月）</w:t>
      </w:r>
    </w:p>
    <w:p w14:paraId="08C77B9A" w14:textId="77777777" w:rsidR="00393B69" w:rsidRDefault="00393B69" w:rsidP="00393B69">
      <w:pPr>
        <w:ind w:firstLine="420"/>
      </w:pPr>
      <w:r>
        <w:rPr>
          <w:rFonts w:hint="eastAsia"/>
        </w:rPr>
        <w:t>调研了符合性检测、流程分支技术、完全有限前缀提取技术、日志模型对齐方法的相关知识，深入理解现有的日志修复研究成果，并重点关注完全有限前缀提取方法和日志模型对齐算法。</w:t>
      </w:r>
    </w:p>
    <w:p w14:paraId="67DD8B79" w14:textId="77777777" w:rsidR="00393B69" w:rsidRDefault="00393B69" w:rsidP="00393B69">
      <w:pPr>
        <w:ind w:firstLine="420"/>
      </w:pPr>
      <w:r>
        <w:rPr>
          <w:rFonts w:hint="eastAsia"/>
        </w:rPr>
        <w:t>2.</w:t>
      </w:r>
      <w:r>
        <w:rPr>
          <w:rFonts w:hint="eastAsia"/>
        </w:rPr>
        <w:tab/>
      </w:r>
      <w:r>
        <w:rPr>
          <w:rFonts w:hint="eastAsia"/>
        </w:rPr>
        <w:t>验证解决完全松散日志修复问题的复杂性（</w:t>
      </w:r>
      <w:r>
        <w:rPr>
          <w:rFonts w:hint="eastAsia"/>
        </w:rPr>
        <w:t>2015</w:t>
      </w:r>
      <w:r>
        <w:rPr>
          <w:rFonts w:hint="eastAsia"/>
        </w:rPr>
        <w:t>年</w:t>
      </w:r>
      <w:r>
        <w:rPr>
          <w:rFonts w:hint="eastAsia"/>
        </w:rPr>
        <w:t>10</w:t>
      </w:r>
      <w:r>
        <w:rPr>
          <w:rFonts w:hint="eastAsia"/>
        </w:rPr>
        <w:t>月</w:t>
      </w:r>
      <w:r>
        <w:rPr>
          <w:rFonts w:hint="eastAsia"/>
        </w:rPr>
        <w:t>-2016</w:t>
      </w:r>
      <w:r>
        <w:rPr>
          <w:rFonts w:hint="eastAsia"/>
        </w:rPr>
        <w:t>年</w:t>
      </w:r>
      <w:r>
        <w:rPr>
          <w:rFonts w:hint="eastAsia"/>
        </w:rPr>
        <w:t>2</w:t>
      </w:r>
      <w:r>
        <w:rPr>
          <w:rFonts w:hint="eastAsia"/>
        </w:rPr>
        <w:t>月）</w:t>
      </w:r>
    </w:p>
    <w:p w14:paraId="393C9A91" w14:textId="77777777" w:rsidR="00393B69" w:rsidRDefault="00393B69" w:rsidP="00393B69">
      <w:pPr>
        <w:ind w:firstLine="420"/>
      </w:pPr>
      <w:r>
        <w:rPr>
          <w:rFonts w:hint="eastAsia"/>
        </w:rPr>
        <w:t>基于大量阅读文献和已有成果，为解决完全松散日志修复问题的复杂性进行相关验证。</w:t>
      </w:r>
    </w:p>
    <w:p w14:paraId="65027EF2" w14:textId="77777777" w:rsidR="00393B69" w:rsidRDefault="00393B69" w:rsidP="00393B69">
      <w:pPr>
        <w:ind w:firstLine="420"/>
      </w:pPr>
      <w:r>
        <w:rPr>
          <w:rFonts w:hint="eastAsia"/>
        </w:rPr>
        <w:t>3.</w:t>
      </w:r>
      <w:r>
        <w:rPr>
          <w:rFonts w:hint="eastAsia"/>
        </w:rPr>
        <w:tab/>
      </w:r>
      <w:r>
        <w:rPr>
          <w:rFonts w:hint="eastAsia"/>
        </w:rPr>
        <w:t>设计日志修复操作的代价算法及启发式的代价估计算法（</w:t>
      </w:r>
      <w:r>
        <w:rPr>
          <w:rFonts w:hint="eastAsia"/>
        </w:rPr>
        <w:t>2016</w:t>
      </w:r>
      <w:r>
        <w:rPr>
          <w:rFonts w:hint="eastAsia"/>
        </w:rPr>
        <w:t>年</w:t>
      </w:r>
      <w:r>
        <w:rPr>
          <w:rFonts w:hint="eastAsia"/>
        </w:rPr>
        <w:t>3</w:t>
      </w:r>
      <w:r>
        <w:rPr>
          <w:rFonts w:hint="eastAsia"/>
        </w:rPr>
        <w:t>月</w:t>
      </w:r>
      <w:r>
        <w:rPr>
          <w:rFonts w:hint="eastAsia"/>
        </w:rPr>
        <w:t>-2016</w:t>
      </w:r>
      <w:r>
        <w:rPr>
          <w:rFonts w:hint="eastAsia"/>
        </w:rPr>
        <w:t>年</w:t>
      </w:r>
      <w:r>
        <w:rPr>
          <w:rFonts w:hint="eastAsia"/>
        </w:rPr>
        <w:t>6</w:t>
      </w:r>
      <w:r>
        <w:rPr>
          <w:rFonts w:hint="eastAsia"/>
        </w:rPr>
        <w:t>月）</w:t>
      </w:r>
    </w:p>
    <w:p w14:paraId="2BCCF4B0" w14:textId="77777777" w:rsidR="00393B69" w:rsidRDefault="00393B69" w:rsidP="00393B69">
      <w:pPr>
        <w:ind w:firstLine="420"/>
      </w:pPr>
      <w:r>
        <w:rPr>
          <w:rFonts w:hint="eastAsia"/>
        </w:rPr>
        <w:t>基于完全有限前缀和日志模型对齐方面已有的技术，对完全松散日志的修复操作设计代价计量算法，为每一步修复的代价估计设计启发式预估算法，最终完成</w:t>
      </w:r>
      <w:r>
        <w:rPr>
          <w:rFonts w:hint="eastAsia"/>
        </w:rPr>
        <w:t>A*</w:t>
      </w:r>
      <w:r>
        <w:rPr>
          <w:rFonts w:hint="eastAsia"/>
        </w:rPr>
        <w:t>算法的设计。</w:t>
      </w:r>
    </w:p>
    <w:p w14:paraId="70D3D78E" w14:textId="77777777" w:rsidR="00393B69" w:rsidRDefault="00393B69" w:rsidP="00393B69">
      <w:pPr>
        <w:ind w:firstLine="420"/>
      </w:pPr>
      <w:r>
        <w:rPr>
          <w:rFonts w:hint="eastAsia"/>
        </w:rPr>
        <w:t>4.</w:t>
      </w:r>
      <w:r>
        <w:rPr>
          <w:rFonts w:hint="eastAsia"/>
        </w:rPr>
        <w:tab/>
      </w:r>
      <w:r>
        <w:rPr>
          <w:rFonts w:hint="eastAsia"/>
        </w:rPr>
        <w:t>算法的性质测试和性能评估（</w:t>
      </w:r>
      <w:r>
        <w:rPr>
          <w:rFonts w:hint="eastAsia"/>
        </w:rPr>
        <w:t>2016</w:t>
      </w:r>
      <w:r>
        <w:rPr>
          <w:rFonts w:hint="eastAsia"/>
        </w:rPr>
        <w:t>年</w:t>
      </w:r>
      <w:r>
        <w:rPr>
          <w:rFonts w:hint="eastAsia"/>
        </w:rPr>
        <w:t>7</w:t>
      </w:r>
      <w:r>
        <w:rPr>
          <w:rFonts w:hint="eastAsia"/>
        </w:rPr>
        <w:t>月</w:t>
      </w:r>
      <w:r>
        <w:rPr>
          <w:rFonts w:hint="eastAsia"/>
        </w:rPr>
        <w:t>-2016</w:t>
      </w:r>
      <w:r>
        <w:rPr>
          <w:rFonts w:hint="eastAsia"/>
        </w:rPr>
        <w:t>年</w:t>
      </w:r>
      <w:r>
        <w:rPr>
          <w:rFonts w:hint="eastAsia"/>
        </w:rPr>
        <w:t>9</w:t>
      </w:r>
      <w:r>
        <w:rPr>
          <w:rFonts w:hint="eastAsia"/>
        </w:rPr>
        <w:t>月）</w:t>
      </w:r>
    </w:p>
    <w:p w14:paraId="0A0157B4" w14:textId="77777777" w:rsidR="00393B69" w:rsidRDefault="00393B69" w:rsidP="00393B69">
      <w:pPr>
        <w:ind w:firstLine="420"/>
      </w:pPr>
      <w:r>
        <w:rPr>
          <w:rFonts w:hint="eastAsia"/>
        </w:rPr>
        <w:t>使用大量预设模型和实际模型测试并评估算法准确度和性能。</w:t>
      </w:r>
    </w:p>
    <w:p w14:paraId="708E4444" w14:textId="77777777" w:rsidR="00393B69" w:rsidRDefault="00393B69" w:rsidP="00393B69">
      <w:pPr>
        <w:ind w:firstLine="420"/>
      </w:pPr>
      <w:r>
        <w:rPr>
          <w:rFonts w:hint="eastAsia"/>
        </w:rPr>
        <w:t>5.</w:t>
      </w:r>
      <w:r>
        <w:rPr>
          <w:rFonts w:hint="eastAsia"/>
        </w:rPr>
        <w:tab/>
      </w:r>
      <w:r>
        <w:rPr>
          <w:rFonts w:hint="eastAsia"/>
        </w:rPr>
        <w:t>总结与科技论文撰写（</w:t>
      </w:r>
      <w:r>
        <w:rPr>
          <w:rFonts w:hint="eastAsia"/>
        </w:rPr>
        <w:t>2016</w:t>
      </w:r>
      <w:r>
        <w:rPr>
          <w:rFonts w:hint="eastAsia"/>
        </w:rPr>
        <w:t>年</w:t>
      </w:r>
      <w:r>
        <w:rPr>
          <w:rFonts w:hint="eastAsia"/>
        </w:rPr>
        <w:t>10</w:t>
      </w:r>
      <w:r>
        <w:rPr>
          <w:rFonts w:hint="eastAsia"/>
        </w:rPr>
        <w:t>月</w:t>
      </w:r>
      <w:r>
        <w:rPr>
          <w:rFonts w:hint="eastAsia"/>
        </w:rPr>
        <w:t>-2016</w:t>
      </w:r>
      <w:r>
        <w:rPr>
          <w:rFonts w:hint="eastAsia"/>
        </w:rPr>
        <w:t>年</w:t>
      </w:r>
      <w:r>
        <w:rPr>
          <w:rFonts w:hint="eastAsia"/>
        </w:rPr>
        <w:t>12</w:t>
      </w:r>
      <w:r>
        <w:rPr>
          <w:rFonts w:hint="eastAsia"/>
        </w:rPr>
        <w:t>月）</w:t>
      </w:r>
    </w:p>
    <w:p w14:paraId="1CDDE788" w14:textId="77777777" w:rsidR="00393B69" w:rsidRDefault="00393B69" w:rsidP="00393B69">
      <w:pPr>
        <w:ind w:firstLine="420"/>
      </w:pPr>
      <w:r>
        <w:rPr>
          <w:rFonts w:hint="eastAsia"/>
        </w:rPr>
        <w:t>总结相似性度量方法，分析工作中的创新点与共享点，完成一到两篇科技论文的撰写和投稿工作。</w:t>
      </w:r>
    </w:p>
    <w:p w14:paraId="08080595" w14:textId="77777777" w:rsidR="00393B69" w:rsidRDefault="00393B69" w:rsidP="00393B69">
      <w:pPr>
        <w:ind w:firstLine="420"/>
      </w:pPr>
      <w:r>
        <w:rPr>
          <w:rFonts w:hint="eastAsia"/>
        </w:rPr>
        <w:t>6.</w:t>
      </w:r>
      <w:r>
        <w:rPr>
          <w:rFonts w:hint="eastAsia"/>
        </w:rPr>
        <w:tab/>
      </w:r>
      <w:r>
        <w:rPr>
          <w:rFonts w:hint="eastAsia"/>
        </w:rPr>
        <w:t>撰写毕业论文（</w:t>
      </w:r>
      <w:r>
        <w:rPr>
          <w:rFonts w:hint="eastAsia"/>
        </w:rPr>
        <w:t>2017</w:t>
      </w:r>
      <w:r>
        <w:rPr>
          <w:rFonts w:hint="eastAsia"/>
        </w:rPr>
        <w:t>年</w:t>
      </w:r>
      <w:r>
        <w:rPr>
          <w:rFonts w:hint="eastAsia"/>
        </w:rPr>
        <w:t>1</w:t>
      </w:r>
      <w:r>
        <w:rPr>
          <w:rFonts w:hint="eastAsia"/>
        </w:rPr>
        <w:t>月</w:t>
      </w:r>
      <w:r>
        <w:rPr>
          <w:rFonts w:hint="eastAsia"/>
        </w:rPr>
        <w:t>-2017</w:t>
      </w:r>
      <w:r>
        <w:rPr>
          <w:rFonts w:hint="eastAsia"/>
        </w:rPr>
        <w:t>年</w:t>
      </w:r>
      <w:r>
        <w:rPr>
          <w:rFonts w:hint="eastAsia"/>
        </w:rPr>
        <w:t>3</w:t>
      </w:r>
      <w:r>
        <w:rPr>
          <w:rFonts w:hint="eastAsia"/>
        </w:rPr>
        <w:t>月）</w:t>
      </w:r>
    </w:p>
    <w:p w14:paraId="36CAC8F2" w14:textId="77777777" w:rsidR="00393B69" w:rsidRDefault="00393B69" w:rsidP="00393B69">
      <w:pPr>
        <w:ind w:firstLine="420"/>
      </w:pPr>
      <w:r>
        <w:rPr>
          <w:rFonts w:hint="eastAsia"/>
        </w:rPr>
        <w:t>总结研究过程中出现的问题和技术难点，撰写毕业论文。</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4260"/>
        <w:gridCol w:w="4262"/>
      </w:tblGrid>
      <w:tr w:rsidR="00393B69" w:rsidRPr="00B06E01" w14:paraId="7BD0143F" w14:textId="77777777" w:rsidTr="000451F1">
        <w:tc>
          <w:tcPr>
            <w:tcW w:w="4264" w:type="dxa"/>
            <w:tcBorders>
              <w:top w:val="single" w:sz="4" w:space="0" w:color="A5A5A5"/>
              <w:left w:val="single" w:sz="4" w:space="0" w:color="A5A5A5"/>
              <w:bottom w:val="single" w:sz="4" w:space="0" w:color="A5A5A5"/>
              <w:right w:val="nil"/>
            </w:tcBorders>
            <w:shd w:val="clear" w:color="auto" w:fill="A5A5A5"/>
            <w:vAlign w:val="center"/>
          </w:tcPr>
          <w:p w14:paraId="1C8BBF03"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工作内容</w:t>
            </w:r>
          </w:p>
        </w:tc>
        <w:tc>
          <w:tcPr>
            <w:tcW w:w="4264" w:type="dxa"/>
            <w:tcBorders>
              <w:top w:val="single" w:sz="4" w:space="0" w:color="A5A5A5"/>
              <w:left w:val="nil"/>
              <w:bottom w:val="single" w:sz="4" w:space="0" w:color="A5A5A5"/>
              <w:right w:val="single" w:sz="4" w:space="0" w:color="A5A5A5"/>
            </w:tcBorders>
            <w:shd w:val="clear" w:color="auto" w:fill="A5A5A5"/>
            <w:vAlign w:val="center"/>
          </w:tcPr>
          <w:p w14:paraId="382B9A6D" w14:textId="77777777" w:rsidR="00393B69" w:rsidRPr="00BA29FD" w:rsidRDefault="00393B69" w:rsidP="000451F1">
            <w:pPr>
              <w:spacing w:beforeLines="50" w:before="156" w:afterLines="50" w:after="156"/>
              <w:jc w:val="center"/>
              <w:rPr>
                <w:b/>
                <w:bCs/>
                <w:color w:val="FFFFFF"/>
                <w:sz w:val="24"/>
              </w:rPr>
            </w:pPr>
            <w:r w:rsidRPr="00BA29FD">
              <w:rPr>
                <w:b/>
                <w:bCs/>
                <w:color w:val="FFFFFF"/>
                <w:sz w:val="24"/>
              </w:rPr>
              <w:t>时间段</w:t>
            </w:r>
          </w:p>
        </w:tc>
      </w:tr>
      <w:tr w:rsidR="00393B69" w:rsidRPr="00B06E01" w14:paraId="663BFEEA" w14:textId="77777777" w:rsidTr="000451F1">
        <w:tc>
          <w:tcPr>
            <w:tcW w:w="4264" w:type="dxa"/>
            <w:shd w:val="clear" w:color="auto" w:fill="EDEDED"/>
            <w:vAlign w:val="center"/>
          </w:tcPr>
          <w:p w14:paraId="78A5AE1E" w14:textId="77777777" w:rsidR="00393B69" w:rsidRPr="00BA29FD" w:rsidRDefault="00393B69" w:rsidP="000451F1">
            <w:pPr>
              <w:spacing w:beforeLines="50" w:before="156" w:afterLines="50" w:after="156"/>
              <w:jc w:val="center"/>
              <w:rPr>
                <w:b/>
                <w:bCs/>
                <w:sz w:val="24"/>
              </w:rPr>
            </w:pPr>
            <w:r w:rsidRPr="00BA29FD">
              <w:rPr>
                <w:b/>
                <w:bCs/>
                <w:sz w:val="24"/>
              </w:rPr>
              <w:t>文献调研阶段</w:t>
            </w:r>
          </w:p>
        </w:tc>
        <w:tc>
          <w:tcPr>
            <w:tcW w:w="4264" w:type="dxa"/>
            <w:shd w:val="clear" w:color="auto" w:fill="EDEDED"/>
            <w:vAlign w:val="center"/>
          </w:tcPr>
          <w:p w14:paraId="0715B135" w14:textId="77777777" w:rsidR="00393B69" w:rsidRPr="00BA29FD" w:rsidRDefault="00393B69" w:rsidP="000451F1">
            <w:pPr>
              <w:spacing w:beforeLines="50" w:before="156" w:afterLines="50" w:after="156"/>
              <w:jc w:val="center"/>
              <w:rPr>
                <w:sz w:val="24"/>
              </w:rPr>
            </w:pPr>
            <w:r w:rsidRPr="00BA29FD">
              <w:rPr>
                <w:sz w:val="24"/>
              </w:rPr>
              <w:t>2015.7-2015.9</w:t>
            </w:r>
          </w:p>
        </w:tc>
      </w:tr>
      <w:tr w:rsidR="00393B69" w:rsidRPr="00B06E01" w14:paraId="6FCB2FF0" w14:textId="77777777" w:rsidTr="000451F1">
        <w:tc>
          <w:tcPr>
            <w:tcW w:w="4264" w:type="dxa"/>
            <w:shd w:val="clear" w:color="auto" w:fill="auto"/>
            <w:vAlign w:val="center"/>
          </w:tcPr>
          <w:p w14:paraId="26AF4DD9" w14:textId="77777777" w:rsidR="00393B69" w:rsidRPr="00BA29FD" w:rsidRDefault="00393B69" w:rsidP="000451F1">
            <w:pPr>
              <w:spacing w:beforeLines="50" w:before="156" w:afterLines="50" w:after="156"/>
              <w:jc w:val="center"/>
              <w:rPr>
                <w:b/>
                <w:bCs/>
                <w:sz w:val="24"/>
              </w:rPr>
            </w:pPr>
            <w:r w:rsidRPr="00BA29FD">
              <w:rPr>
                <w:b/>
                <w:bCs/>
                <w:sz w:val="24"/>
              </w:rPr>
              <w:t>问题的复杂性验证</w:t>
            </w:r>
          </w:p>
        </w:tc>
        <w:tc>
          <w:tcPr>
            <w:tcW w:w="4264" w:type="dxa"/>
            <w:shd w:val="clear" w:color="auto" w:fill="auto"/>
            <w:vAlign w:val="center"/>
          </w:tcPr>
          <w:p w14:paraId="2E4A3475" w14:textId="77777777" w:rsidR="00393B69" w:rsidRPr="00BA29FD" w:rsidRDefault="00393B69" w:rsidP="000451F1">
            <w:pPr>
              <w:spacing w:beforeLines="50" w:before="156" w:afterLines="50" w:after="156"/>
              <w:jc w:val="center"/>
              <w:rPr>
                <w:sz w:val="24"/>
              </w:rPr>
            </w:pPr>
            <w:r w:rsidRPr="00BA29FD">
              <w:rPr>
                <w:sz w:val="24"/>
              </w:rPr>
              <w:t>2015.10-2016.2</w:t>
            </w:r>
          </w:p>
        </w:tc>
      </w:tr>
      <w:tr w:rsidR="00393B69" w:rsidRPr="00B06E01" w14:paraId="14838E91" w14:textId="77777777" w:rsidTr="000451F1">
        <w:tc>
          <w:tcPr>
            <w:tcW w:w="4264" w:type="dxa"/>
            <w:shd w:val="clear" w:color="auto" w:fill="EDEDED"/>
            <w:vAlign w:val="center"/>
          </w:tcPr>
          <w:p w14:paraId="60FAF64F" w14:textId="77777777" w:rsidR="00393B69" w:rsidRPr="00BA29FD" w:rsidRDefault="00393B69" w:rsidP="000451F1">
            <w:pPr>
              <w:spacing w:beforeLines="50" w:before="156" w:afterLines="50" w:after="156"/>
              <w:jc w:val="center"/>
              <w:rPr>
                <w:b/>
                <w:bCs/>
                <w:sz w:val="24"/>
              </w:rPr>
            </w:pPr>
            <w:r w:rsidRPr="00BA29FD">
              <w:rPr>
                <w:b/>
                <w:bCs/>
                <w:sz w:val="24"/>
              </w:rPr>
              <w:t>设计修复操作的代价</w:t>
            </w:r>
            <w:r w:rsidRPr="00BA29FD">
              <w:rPr>
                <w:rFonts w:hint="eastAsia"/>
                <w:b/>
                <w:bCs/>
                <w:sz w:val="24"/>
              </w:rPr>
              <w:t>算法及</w:t>
            </w:r>
            <w:r w:rsidRPr="00BA29FD">
              <w:rPr>
                <w:b/>
                <w:bCs/>
                <w:sz w:val="24"/>
              </w:rPr>
              <w:t>启发式的</w:t>
            </w:r>
            <w:r w:rsidRPr="00BA29FD">
              <w:rPr>
                <w:rFonts w:hint="eastAsia"/>
                <w:b/>
                <w:bCs/>
                <w:sz w:val="24"/>
              </w:rPr>
              <w:t>代价</w:t>
            </w:r>
            <w:r w:rsidRPr="00BA29FD">
              <w:rPr>
                <w:b/>
                <w:bCs/>
                <w:sz w:val="24"/>
              </w:rPr>
              <w:t>估计</w:t>
            </w:r>
            <w:r w:rsidRPr="00BA29FD">
              <w:rPr>
                <w:rFonts w:hint="eastAsia"/>
                <w:b/>
                <w:bCs/>
                <w:sz w:val="24"/>
              </w:rPr>
              <w:t>算法</w:t>
            </w:r>
          </w:p>
        </w:tc>
        <w:tc>
          <w:tcPr>
            <w:tcW w:w="4264" w:type="dxa"/>
            <w:shd w:val="clear" w:color="auto" w:fill="EDEDED"/>
            <w:vAlign w:val="center"/>
          </w:tcPr>
          <w:p w14:paraId="16C812BD" w14:textId="77777777" w:rsidR="00393B69" w:rsidRPr="00BA29FD" w:rsidRDefault="00393B69" w:rsidP="000451F1">
            <w:pPr>
              <w:spacing w:beforeLines="50" w:before="156" w:afterLines="50" w:after="156"/>
              <w:jc w:val="center"/>
              <w:rPr>
                <w:sz w:val="24"/>
              </w:rPr>
            </w:pPr>
            <w:r w:rsidRPr="00BA29FD">
              <w:rPr>
                <w:sz w:val="24"/>
              </w:rPr>
              <w:t>2016.3-2016.6</w:t>
            </w:r>
          </w:p>
        </w:tc>
      </w:tr>
      <w:tr w:rsidR="00393B69" w:rsidRPr="00B06E01" w14:paraId="30F0D007" w14:textId="77777777" w:rsidTr="000451F1">
        <w:tc>
          <w:tcPr>
            <w:tcW w:w="4264" w:type="dxa"/>
            <w:shd w:val="clear" w:color="auto" w:fill="auto"/>
            <w:vAlign w:val="center"/>
          </w:tcPr>
          <w:p w14:paraId="1601031B" w14:textId="77777777" w:rsidR="00393B69" w:rsidRPr="00BA29FD" w:rsidRDefault="00393B69" w:rsidP="000451F1">
            <w:pPr>
              <w:spacing w:beforeLines="50" w:before="156" w:afterLines="50" w:after="156"/>
              <w:jc w:val="center"/>
              <w:rPr>
                <w:b/>
                <w:bCs/>
                <w:sz w:val="24"/>
              </w:rPr>
            </w:pPr>
            <w:r w:rsidRPr="00BA29FD">
              <w:rPr>
                <w:b/>
                <w:bCs/>
                <w:sz w:val="24"/>
              </w:rPr>
              <w:t>算法的性质测试和性能评估</w:t>
            </w:r>
          </w:p>
        </w:tc>
        <w:tc>
          <w:tcPr>
            <w:tcW w:w="4264" w:type="dxa"/>
            <w:shd w:val="clear" w:color="auto" w:fill="auto"/>
            <w:vAlign w:val="center"/>
          </w:tcPr>
          <w:p w14:paraId="3FE0DFA7" w14:textId="77777777" w:rsidR="00393B69" w:rsidRPr="00BA29FD" w:rsidRDefault="00393B69" w:rsidP="000451F1">
            <w:pPr>
              <w:spacing w:beforeLines="50" w:before="156" w:afterLines="50" w:after="156"/>
              <w:jc w:val="center"/>
              <w:rPr>
                <w:sz w:val="24"/>
              </w:rPr>
            </w:pPr>
            <w:r w:rsidRPr="00BA29FD">
              <w:rPr>
                <w:sz w:val="24"/>
              </w:rPr>
              <w:t>2016.7-2016.9</w:t>
            </w:r>
          </w:p>
        </w:tc>
      </w:tr>
      <w:tr w:rsidR="00393B69" w:rsidRPr="00B06E01" w14:paraId="3F43C86C" w14:textId="77777777" w:rsidTr="000451F1">
        <w:tc>
          <w:tcPr>
            <w:tcW w:w="4264" w:type="dxa"/>
            <w:shd w:val="clear" w:color="auto" w:fill="EDEDED"/>
            <w:vAlign w:val="center"/>
          </w:tcPr>
          <w:p w14:paraId="21696586" w14:textId="77777777" w:rsidR="00393B69" w:rsidRPr="00BA29FD" w:rsidRDefault="00393B69" w:rsidP="000451F1">
            <w:pPr>
              <w:spacing w:beforeLines="50" w:before="156" w:afterLines="50" w:after="156"/>
              <w:jc w:val="center"/>
              <w:rPr>
                <w:b/>
                <w:bCs/>
                <w:sz w:val="24"/>
              </w:rPr>
            </w:pPr>
            <w:r w:rsidRPr="00BA29FD">
              <w:rPr>
                <w:b/>
                <w:bCs/>
                <w:sz w:val="24"/>
              </w:rPr>
              <w:t>总结与科技论文撰写</w:t>
            </w:r>
          </w:p>
        </w:tc>
        <w:tc>
          <w:tcPr>
            <w:tcW w:w="4264" w:type="dxa"/>
            <w:shd w:val="clear" w:color="auto" w:fill="EDEDED"/>
            <w:vAlign w:val="center"/>
          </w:tcPr>
          <w:p w14:paraId="63689C5F" w14:textId="77777777" w:rsidR="00393B69" w:rsidRPr="00BA29FD" w:rsidRDefault="00393B69" w:rsidP="000451F1">
            <w:pPr>
              <w:spacing w:beforeLines="50" w:before="156" w:afterLines="50" w:after="156"/>
              <w:jc w:val="center"/>
              <w:rPr>
                <w:sz w:val="24"/>
              </w:rPr>
            </w:pPr>
            <w:r w:rsidRPr="00BA29FD">
              <w:rPr>
                <w:sz w:val="24"/>
              </w:rPr>
              <w:t>2016.10-2016.12</w:t>
            </w:r>
          </w:p>
        </w:tc>
      </w:tr>
      <w:tr w:rsidR="00393B69" w:rsidRPr="00B06E01" w14:paraId="75A9B7C7" w14:textId="77777777" w:rsidTr="000451F1">
        <w:tc>
          <w:tcPr>
            <w:tcW w:w="4264" w:type="dxa"/>
            <w:shd w:val="clear" w:color="auto" w:fill="auto"/>
            <w:vAlign w:val="center"/>
          </w:tcPr>
          <w:p w14:paraId="266C9DE5" w14:textId="77777777" w:rsidR="00393B69" w:rsidRPr="00BA29FD" w:rsidRDefault="00393B69" w:rsidP="000451F1">
            <w:pPr>
              <w:spacing w:beforeLines="50" w:before="156" w:afterLines="50" w:after="156"/>
              <w:jc w:val="center"/>
              <w:rPr>
                <w:b/>
                <w:bCs/>
                <w:sz w:val="24"/>
              </w:rPr>
            </w:pPr>
            <w:r w:rsidRPr="00BA29FD">
              <w:rPr>
                <w:b/>
                <w:bCs/>
                <w:sz w:val="24"/>
              </w:rPr>
              <w:t>撰写毕业论文</w:t>
            </w:r>
          </w:p>
        </w:tc>
        <w:tc>
          <w:tcPr>
            <w:tcW w:w="4264" w:type="dxa"/>
            <w:shd w:val="clear" w:color="auto" w:fill="auto"/>
            <w:vAlign w:val="center"/>
          </w:tcPr>
          <w:p w14:paraId="2FF218AF" w14:textId="77777777" w:rsidR="00393B69" w:rsidRPr="00BA29FD" w:rsidRDefault="00393B69" w:rsidP="000451F1">
            <w:pPr>
              <w:spacing w:beforeLines="50" w:before="156" w:afterLines="50" w:after="156"/>
              <w:jc w:val="center"/>
              <w:rPr>
                <w:sz w:val="24"/>
              </w:rPr>
            </w:pPr>
            <w:r w:rsidRPr="00BA29FD">
              <w:rPr>
                <w:sz w:val="24"/>
              </w:rPr>
              <w:t>2017.1-2017.3</w:t>
            </w:r>
          </w:p>
        </w:tc>
      </w:tr>
    </w:tbl>
    <w:p w14:paraId="0AFC5511" w14:textId="77777777" w:rsidR="00393B69" w:rsidRPr="00393B69" w:rsidRDefault="00393B69" w:rsidP="00393B69">
      <w:pPr>
        <w:ind w:firstLine="420"/>
      </w:pPr>
    </w:p>
    <w:p w14:paraId="4A6E9B8F" w14:textId="77777777" w:rsidR="00DC10EE" w:rsidRDefault="00DC10EE" w:rsidP="00601758">
      <w:pPr>
        <w:pStyle w:val="1"/>
      </w:pPr>
      <w:bookmarkStart w:id="66" w:name="_Toc430716816"/>
      <w:r w:rsidRPr="00DC10EE">
        <w:lastRenderedPageBreak/>
        <w:t>参考文献</w:t>
      </w:r>
      <w:bookmarkEnd w:id="66"/>
    </w:p>
    <w:p w14:paraId="1052A4A7" w14:textId="77777777" w:rsidR="00393B69" w:rsidRDefault="00393B69" w:rsidP="00393B69">
      <w:pPr>
        <w:numPr>
          <w:ilvl w:val="0"/>
          <w:numId w:val="5"/>
        </w:numPr>
        <w:spacing w:beforeLines="50" w:before="156"/>
        <w:rPr>
          <w:sz w:val="23"/>
          <w:szCs w:val="23"/>
        </w:rPr>
      </w:pPr>
      <w:bookmarkStart w:id="67" w:name="_Ref430453756"/>
      <w:proofErr w:type="spellStart"/>
      <w:r w:rsidRPr="003A5D9A">
        <w:rPr>
          <w:sz w:val="23"/>
          <w:szCs w:val="23"/>
        </w:rPr>
        <w:t>Adriansyah</w:t>
      </w:r>
      <w:proofErr w:type="spellEnd"/>
      <w:r w:rsidRPr="003A5D9A">
        <w:rPr>
          <w:sz w:val="23"/>
          <w:szCs w:val="23"/>
        </w:rPr>
        <w:t xml:space="preserve"> A, van </w:t>
      </w:r>
      <w:proofErr w:type="spellStart"/>
      <w:r w:rsidRPr="003A5D9A">
        <w:rPr>
          <w:sz w:val="23"/>
          <w:szCs w:val="23"/>
        </w:rPr>
        <w:t>Dongen</w:t>
      </w:r>
      <w:proofErr w:type="spellEnd"/>
      <w:r w:rsidRPr="003A5D9A">
        <w:rPr>
          <w:sz w:val="23"/>
          <w:szCs w:val="23"/>
        </w:rPr>
        <w:t xml:space="preserve"> B F, van der Aalst W M P. Towards robust conformance checking[C]//Business Process Management Workshops. Springer Berlin Heidelberg, 2011: 122-133.</w:t>
      </w:r>
      <w:bookmarkEnd w:id="67"/>
      <w:r w:rsidRPr="004342E1">
        <w:rPr>
          <w:sz w:val="23"/>
          <w:szCs w:val="23"/>
        </w:rPr>
        <w:t xml:space="preserve"> </w:t>
      </w:r>
    </w:p>
    <w:p w14:paraId="4D835D21" w14:textId="77777777" w:rsidR="00393B69" w:rsidRDefault="00393B69" w:rsidP="00393B69">
      <w:pPr>
        <w:numPr>
          <w:ilvl w:val="0"/>
          <w:numId w:val="5"/>
        </w:numPr>
        <w:spacing w:beforeLines="50" w:before="156"/>
        <w:rPr>
          <w:sz w:val="23"/>
          <w:szCs w:val="23"/>
        </w:rPr>
      </w:pPr>
      <w:bookmarkStart w:id="68" w:name="_Ref430453796"/>
      <w:proofErr w:type="spellStart"/>
      <w:r w:rsidRPr="0028515B">
        <w:rPr>
          <w:sz w:val="23"/>
          <w:szCs w:val="23"/>
        </w:rPr>
        <w:t>Pesic</w:t>
      </w:r>
      <w:proofErr w:type="spellEnd"/>
      <w:r w:rsidRPr="0028515B">
        <w:rPr>
          <w:sz w:val="23"/>
          <w:szCs w:val="23"/>
        </w:rPr>
        <w:t xml:space="preserve"> M, </w:t>
      </w:r>
      <w:proofErr w:type="spellStart"/>
      <w:r w:rsidRPr="0028515B">
        <w:rPr>
          <w:sz w:val="23"/>
          <w:szCs w:val="23"/>
        </w:rPr>
        <w:t>Schonenberg</w:t>
      </w:r>
      <w:proofErr w:type="spellEnd"/>
      <w:r w:rsidRPr="0028515B">
        <w:rPr>
          <w:sz w:val="23"/>
          <w:szCs w:val="23"/>
        </w:rPr>
        <w:t xml:space="preserve"> H, van der Aalst W M P. Declare: Full support for loosely-structured processes[C]//Enterprise Distributed Object Computing Conference, 2007. EDOC 2007. 11th IEEE International. IEEE, 2007: 287-287.</w:t>
      </w:r>
      <w:bookmarkEnd w:id="68"/>
    </w:p>
    <w:p w14:paraId="43989940" w14:textId="77777777" w:rsidR="00393B69" w:rsidRDefault="00393B69" w:rsidP="00393B69">
      <w:pPr>
        <w:numPr>
          <w:ilvl w:val="0"/>
          <w:numId w:val="5"/>
        </w:numPr>
        <w:spacing w:beforeLines="50" w:before="156"/>
        <w:rPr>
          <w:sz w:val="23"/>
          <w:szCs w:val="23"/>
        </w:rPr>
      </w:pPr>
      <w:bookmarkStart w:id="69" w:name="_Ref430453816"/>
      <w:proofErr w:type="spellStart"/>
      <w:r w:rsidRPr="0028515B">
        <w:rPr>
          <w:sz w:val="23"/>
          <w:szCs w:val="23"/>
        </w:rPr>
        <w:t>Pesic</w:t>
      </w:r>
      <w:proofErr w:type="spellEnd"/>
      <w:r w:rsidRPr="0028515B">
        <w:rPr>
          <w:sz w:val="23"/>
          <w:szCs w:val="23"/>
        </w:rPr>
        <w:t xml:space="preserve"> M, van der Aalst W M P. A declarative approach for flexible business processes management[C]//Business Process Management Workshops. Springer Berlin Heidelberg, 2006: 169-180.</w:t>
      </w:r>
      <w:bookmarkEnd w:id="69"/>
    </w:p>
    <w:p w14:paraId="503BF30E" w14:textId="50576E09" w:rsidR="00393B69" w:rsidRDefault="00393B69" w:rsidP="00393B69">
      <w:pPr>
        <w:numPr>
          <w:ilvl w:val="0"/>
          <w:numId w:val="5"/>
        </w:numPr>
        <w:spacing w:beforeLines="50" w:before="156"/>
        <w:rPr>
          <w:sz w:val="23"/>
          <w:szCs w:val="23"/>
        </w:rPr>
      </w:pPr>
      <w:bookmarkStart w:id="70" w:name="_Ref430453843"/>
      <w:r w:rsidRPr="0028515B">
        <w:rPr>
          <w:sz w:val="23"/>
          <w:szCs w:val="23"/>
        </w:rPr>
        <w:t xml:space="preserve">P. </w:t>
      </w:r>
      <w:proofErr w:type="spellStart"/>
      <w:r w:rsidRPr="0028515B">
        <w:rPr>
          <w:sz w:val="23"/>
          <w:szCs w:val="23"/>
        </w:rPr>
        <w:t>Pichler</w:t>
      </w:r>
      <w:proofErr w:type="spellEnd"/>
      <w:r w:rsidRPr="0028515B">
        <w:rPr>
          <w:sz w:val="23"/>
          <w:szCs w:val="23"/>
        </w:rPr>
        <w:t xml:space="preserve">, B. Weber, S. </w:t>
      </w:r>
      <w:proofErr w:type="spellStart"/>
      <w:r w:rsidRPr="0028515B">
        <w:rPr>
          <w:sz w:val="23"/>
          <w:szCs w:val="23"/>
        </w:rPr>
        <w:t>Zugal</w:t>
      </w:r>
      <w:proofErr w:type="spellEnd"/>
      <w:r w:rsidRPr="0028515B">
        <w:rPr>
          <w:sz w:val="23"/>
          <w:szCs w:val="23"/>
        </w:rPr>
        <w:t xml:space="preserve">, J. </w:t>
      </w:r>
      <w:proofErr w:type="spellStart"/>
      <w:r w:rsidRPr="0028515B">
        <w:rPr>
          <w:sz w:val="23"/>
          <w:szCs w:val="23"/>
        </w:rPr>
        <w:t>Pinggera</w:t>
      </w:r>
      <w:proofErr w:type="spellEnd"/>
      <w:r w:rsidRPr="0028515B">
        <w:rPr>
          <w:sz w:val="23"/>
          <w:szCs w:val="23"/>
        </w:rPr>
        <w:t xml:space="preserve">, J. </w:t>
      </w:r>
      <w:proofErr w:type="spellStart"/>
      <w:r w:rsidRPr="0028515B">
        <w:rPr>
          <w:sz w:val="23"/>
          <w:szCs w:val="23"/>
        </w:rPr>
        <w:t>Mendling</w:t>
      </w:r>
      <w:proofErr w:type="spellEnd"/>
      <w:r w:rsidRPr="0028515B">
        <w:rPr>
          <w:sz w:val="23"/>
          <w:szCs w:val="23"/>
        </w:rPr>
        <w:t xml:space="preserve">, H.A. </w:t>
      </w:r>
      <w:proofErr w:type="spellStart"/>
      <w:r w:rsidRPr="0028515B">
        <w:rPr>
          <w:sz w:val="23"/>
          <w:szCs w:val="23"/>
        </w:rPr>
        <w:t>Reijers</w:t>
      </w:r>
      <w:proofErr w:type="spellEnd"/>
      <w:r w:rsidRPr="0028515B">
        <w:rPr>
          <w:sz w:val="23"/>
          <w:szCs w:val="23"/>
        </w:rPr>
        <w:t>, Imperative versus declarative process modeling languages: an empirical investigation, in: Proceedings of Business Process Management Workshops 2010, Lecture Notes in Business Information Processing, vol. 99, 2011, pp. 383–394.</w:t>
      </w:r>
      <w:bookmarkEnd w:id="70"/>
    </w:p>
    <w:p w14:paraId="7EC6FE33" w14:textId="78E35109" w:rsidR="002A6DEC" w:rsidRDefault="002A6DEC" w:rsidP="00393B69">
      <w:pPr>
        <w:numPr>
          <w:ilvl w:val="0"/>
          <w:numId w:val="5"/>
        </w:numPr>
        <w:spacing w:beforeLines="50" w:before="156"/>
        <w:rPr>
          <w:sz w:val="23"/>
          <w:szCs w:val="23"/>
        </w:rPr>
      </w:pPr>
      <w:bookmarkStart w:id="71" w:name="_Ref430694415"/>
      <w:r w:rsidRPr="002A6DEC">
        <w:rPr>
          <w:sz w:val="23"/>
          <w:szCs w:val="23"/>
        </w:rPr>
        <w:t xml:space="preserve">Maggi F M, </w:t>
      </w:r>
      <w:proofErr w:type="spellStart"/>
      <w:r w:rsidRPr="002A6DEC">
        <w:rPr>
          <w:sz w:val="23"/>
          <w:szCs w:val="23"/>
        </w:rPr>
        <w:t>Slaats</w:t>
      </w:r>
      <w:proofErr w:type="spellEnd"/>
      <w:r w:rsidRPr="002A6DEC">
        <w:rPr>
          <w:sz w:val="23"/>
          <w:szCs w:val="23"/>
        </w:rPr>
        <w:t xml:space="preserve"> T, </w:t>
      </w:r>
      <w:proofErr w:type="spellStart"/>
      <w:r w:rsidRPr="002A6DEC">
        <w:rPr>
          <w:sz w:val="23"/>
          <w:szCs w:val="23"/>
        </w:rPr>
        <w:t>Reijers</w:t>
      </w:r>
      <w:proofErr w:type="spellEnd"/>
      <w:r w:rsidRPr="002A6DEC">
        <w:rPr>
          <w:sz w:val="23"/>
          <w:szCs w:val="23"/>
        </w:rPr>
        <w:t xml:space="preserve"> H A. The automated discovery of hybrid processes[M]//Business Process Management. Springer International Publishing, 2014: 392-399.</w:t>
      </w:r>
      <w:bookmarkEnd w:id="71"/>
    </w:p>
    <w:p w14:paraId="26E852E1" w14:textId="77777777" w:rsidR="00393B69" w:rsidRDefault="00393B69" w:rsidP="00393B69">
      <w:pPr>
        <w:numPr>
          <w:ilvl w:val="0"/>
          <w:numId w:val="5"/>
        </w:numPr>
        <w:spacing w:beforeLines="50" w:before="156"/>
        <w:rPr>
          <w:sz w:val="23"/>
          <w:szCs w:val="23"/>
        </w:rPr>
      </w:pPr>
      <w:bookmarkStart w:id="72" w:name="_Ref430453869"/>
      <w:r w:rsidRPr="0028515B">
        <w:rPr>
          <w:sz w:val="23"/>
          <w:szCs w:val="23"/>
        </w:rPr>
        <w:t>Peterson J L. Petri net theory and the modeling of systems[J]. 1981.</w:t>
      </w:r>
      <w:bookmarkEnd w:id="72"/>
    </w:p>
    <w:p w14:paraId="39C03FB4" w14:textId="77777777" w:rsidR="00393B69" w:rsidRDefault="00393B69" w:rsidP="00393B69">
      <w:pPr>
        <w:numPr>
          <w:ilvl w:val="0"/>
          <w:numId w:val="5"/>
        </w:numPr>
        <w:spacing w:beforeLines="50" w:before="156"/>
        <w:rPr>
          <w:sz w:val="23"/>
          <w:szCs w:val="23"/>
        </w:rPr>
      </w:pPr>
      <w:bookmarkStart w:id="73" w:name="_Ref430453882"/>
      <w:r w:rsidRPr="0028515B">
        <w:rPr>
          <w:sz w:val="23"/>
          <w:szCs w:val="23"/>
        </w:rPr>
        <w:t>Karp R M, Miller R E. Parallel program schemata[J]. Journal of Computer and system Sciences, 1969, 3(2): 147-195</w:t>
      </w:r>
      <w:bookmarkEnd w:id="73"/>
    </w:p>
    <w:p w14:paraId="1F58BE8D" w14:textId="77777777" w:rsidR="00393B69" w:rsidRDefault="00393B69" w:rsidP="00393B69">
      <w:pPr>
        <w:numPr>
          <w:ilvl w:val="0"/>
          <w:numId w:val="5"/>
        </w:numPr>
        <w:spacing w:beforeLines="50" w:before="156"/>
        <w:rPr>
          <w:sz w:val="23"/>
          <w:szCs w:val="23"/>
        </w:rPr>
      </w:pPr>
      <w:bookmarkStart w:id="74" w:name="_Ref430453899"/>
      <w:r w:rsidRPr="0028515B">
        <w:rPr>
          <w:sz w:val="23"/>
          <w:szCs w:val="23"/>
        </w:rPr>
        <w:t>Murata T. Petri nets: Properties, analysis and applications[J]. Proceedings of the IEEE, 1989, 77(4): 541-580.</w:t>
      </w:r>
      <w:bookmarkEnd w:id="74"/>
    </w:p>
    <w:p w14:paraId="2A92D8C0" w14:textId="77777777" w:rsidR="00B55FD8" w:rsidRDefault="00B55FD8" w:rsidP="00393B69">
      <w:pPr>
        <w:numPr>
          <w:ilvl w:val="0"/>
          <w:numId w:val="5"/>
        </w:numPr>
        <w:spacing w:beforeLines="50" w:before="156"/>
        <w:rPr>
          <w:sz w:val="23"/>
          <w:szCs w:val="23"/>
        </w:rPr>
      </w:pPr>
      <w:bookmarkStart w:id="75" w:name="_Ref430509755"/>
      <w:bookmarkStart w:id="76" w:name="_Ref430453976"/>
      <w:proofErr w:type="spellStart"/>
      <w:r w:rsidRPr="00B55FD8">
        <w:rPr>
          <w:sz w:val="23"/>
          <w:szCs w:val="23"/>
        </w:rPr>
        <w:t>Shatz</w:t>
      </w:r>
      <w:proofErr w:type="spellEnd"/>
      <w:r w:rsidRPr="00B55FD8">
        <w:rPr>
          <w:sz w:val="23"/>
          <w:szCs w:val="23"/>
        </w:rPr>
        <w:t xml:space="preserve"> S M, </w:t>
      </w:r>
      <w:proofErr w:type="spellStart"/>
      <w:r w:rsidRPr="00B55FD8">
        <w:rPr>
          <w:sz w:val="23"/>
          <w:szCs w:val="23"/>
        </w:rPr>
        <w:t>Tu</w:t>
      </w:r>
      <w:proofErr w:type="spellEnd"/>
      <w:r w:rsidRPr="00B55FD8">
        <w:rPr>
          <w:sz w:val="23"/>
          <w:szCs w:val="23"/>
        </w:rPr>
        <w:t xml:space="preserve"> S, Murata T, et al. An application of Petri net reduction for Ada tasking deadlock analysis[J]. Parallel and Distributed Systems, IEEE Transactions on, 1996, 7(12): 1307-1322.</w:t>
      </w:r>
      <w:bookmarkEnd w:id="75"/>
      <w:r w:rsidRPr="0028515B">
        <w:rPr>
          <w:sz w:val="23"/>
          <w:szCs w:val="23"/>
        </w:rPr>
        <w:t xml:space="preserve"> </w:t>
      </w:r>
    </w:p>
    <w:p w14:paraId="5E921A0F" w14:textId="77777777" w:rsidR="005D4072" w:rsidRPr="005D4072" w:rsidRDefault="005D4072" w:rsidP="005D4072">
      <w:pPr>
        <w:numPr>
          <w:ilvl w:val="0"/>
          <w:numId w:val="5"/>
        </w:numPr>
        <w:spacing w:beforeLines="50" w:before="156"/>
        <w:rPr>
          <w:sz w:val="23"/>
          <w:szCs w:val="23"/>
        </w:rPr>
      </w:pPr>
      <w:bookmarkStart w:id="77" w:name="_Ref430522037"/>
      <w:proofErr w:type="spellStart"/>
      <w:r w:rsidRPr="003B2C28">
        <w:rPr>
          <w:sz w:val="23"/>
          <w:szCs w:val="23"/>
        </w:rPr>
        <w:t>Valmari</w:t>
      </w:r>
      <w:proofErr w:type="spellEnd"/>
      <w:r w:rsidRPr="003B2C28">
        <w:rPr>
          <w:sz w:val="23"/>
          <w:szCs w:val="23"/>
        </w:rPr>
        <w:t xml:space="preserve"> A. A stubborn attack on state explosion[C]//Computer-Aided Verification. Springer Berlin Heidelberg, 1991: 156-165.</w:t>
      </w:r>
      <w:bookmarkEnd w:id="77"/>
    </w:p>
    <w:p w14:paraId="25FEA943" w14:textId="77777777" w:rsidR="00393B69" w:rsidRDefault="00393B69" w:rsidP="00393B69">
      <w:pPr>
        <w:numPr>
          <w:ilvl w:val="0"/>
          <w:numId w:val="5"/>
        </w:numPr>
        <w:spacing w:beforeLines="50" w:before="156"/>
        <w:rPr>
          <w:sz w:val="23"/>
          <w:szCs w:val="23"/>
        </w:rPr>
      </w:pPr>
      <w:bookmarkStart w:id="78" w:name="_Ref430510982"/>
      <w:r w:rsidRPr="0028515B">
        <w:rPr>
          <w:sz w:val="23"/>
          <w:szCs w:val="23"/>
        </w:rPr>
        <w:t xml:space="preserve">McMillan K L. Using </w:t>
      </w:r>
      <w:proofErr w:type="spellStart"/>
      <w:r w:rsidRPr="0028515B">
        <w:rPr>
          <w:sz w:val="23"/>
          <w:szCs w:val="23"/>
        </w:rPr>
        <w:t>unfoldings</w:t>
      </w:r>
      <w:proofErr w:type="spellEnd"/>
      <w:r w:rsidRPr="0028515B">
        <w:rPr>
          <w:sz w:val="23"/>
          <w:szCs w:val="23"/>
        </w:rPr>
        <w:t xml:space="preserve"> to avoid the state explosion problem in the verification of asynchronous circuits[C]//Computer Aided Verification. Springer Berlin Heidelberg, 1993: 164-177.</w:t>
      </w:r>
      <w:bookmarkEnd w:id="76"/>
      <w:bookmarkEnd w:id="78"/>
      <w:r w:rsidRPr="0028515B">
        <w:rPr>
          <w:sz w:val="23"/>
          <w:szCs w:val="23"/>
        </w:rPr>
        <w:t xml:space="preserve"> </w:t>
      </w:r>
    </w:p>
    <w:p w14:paraId="35B033D3" w14:textId="77777777" w:rsidR="00393B69" w:rsidRDefault="00393B69" w:rsidP="00393B69">
      <w:pPr>
        <w:numPr>
          <w:ilvl w:val="0"/>
          <w:numId w:val="5"/>
        </w:numPr>
        <w:spacing w:beforeLines="50" w:before="156"/>
        <w:rPr>
          <w:sz w:val="23"/>
          <w:szCs w:val="23"/>
        </w:rPr>
      </w:pPr>
      <w:bookmarkStart w:id="79" w:name="_Ref430454048"/>
      <w:r w:rsidRPr="0028515B">
        <w:rPr>
          <w:sz w:val="23"/>
          <w:szCs w:val="23"/>
        </w:rPr>
        <w:t xml:space="preserve">Esparza J, </w:t>
      </w:r>
      <w:proofErr w:type="spellStart"/>
      <w:r w:rsidRPr="0028515B">
        <w:rPr>
          <w:sz w:val="23"/>
          <w:szCs w:val="23"/>
        </w:rPr>
        <w:t>Römer</w:t>
      </w:r>
      <w:proofErr w:type="spellEnd"/>
      <w:r w:rsidRPr="0028515B">
        <w:rPr>
          <w:sz w:val="23"/>
          <w:szCs w:val="23"/>
        </w:rPr>
        <w:t xml:space="preserve"> S, </w:t>
      </w:r>
      <w:proofErr w:type="spellStart"/>
      <w:r w:rsidRPr="0028515B">
        <w:rPr>
          <w:sz w:val="23"/>
          <w:szCs w:val="23"/>
        </w:rPr>
        <w:t>Vogler</w:t>
      </w:r>
      <w:proofErr w:type="spellEnd"/>
      <w:r w:rsidRPr="0028515B">
        <w:rPr>
          <w:sz w:val="23"/>
          <w:szCs w:val="23"/>
        </w:rPr>
        <w:t xml:space="preserve"> W. An improvement of McMillan's unfolding algorithm[M]//Tools and Algorithms for the Construction and Analysis of Systems. Springer Berlin Heidelberg, 1996: 87-106.</w:t>
      </w:r>
      <w:bookmarkEnd w:id="79"/>
    </w:p>
    <w:p w14:paraId="43C1003E" w14:textId="77777777" w:rsidR="00393B69" w:rsidRDefault="00393B69" w:rsidP="00393B69">
      <w:pPr>
        <w:numPr>
          <w:ilvl w:val="0"/>
          <w:numId w:val="5"/>
        </w:numPr>
        <w:spacing w:beforeLines="50" w:before="156"/>
        <w:rPr>
          <w:sz w:val="23"/>
          <w:szCs w:val="23"/>
        </w:rPr>
      </w:pPr>
      <w:bookmarkStart w:id="80" w:name="_Ref430454069"/>
      <w:r w:rsidRPr="0028515B">
        <w:rPr>
          <w:sz w:val="23"/>
          <w:szCs w:val="23"/>
        </w:rPr>
        <w:t>Petri C A. Concurrency theory[M]//Petri Nets: Central Models and their properties. Springer Berlin Heidelberg, 1987: 4-24.</w:t>
      </w:r>
      <w:bookmarkEnd w:id="80"/>
    </w:p>
    <w:p w14:paraId="5E331527" w14:textId="77777777" w:rsidR="00573F2D" w:rsidRDefault="00573F2D" w:rsidP="00393B69">
      <w:pPr>
        <w:numPr>
          <w:ilvl w:val="0"/>
          <w:numId w:val="5"/>
        </w:numPr>
        <w:spacing w:beforeLines="50" w:before="156"/>
        <w:rPr>
          <w:sz w:val="23"/>
          <w:szCs w:val="23"/>
        </w:rPr>
      </w:pPr>
      <w:bookmarkStart w:id="81" w:name="_Ref430594473"/>
      <w:r w:rsidRPr="00573F2D">
        <w:rPr>
          <w:sz w:val="23"/>
          <w:szCs w:val="23"/>
        </w:rPr>
        <w:lastRenderedPageBreak/>
        <w:t xml:space="preserve">De </w:t>
      </w:r>
      <w:proofErr w:type="spellStart"/>
      <w:r w:rsidRPr="00573F2D">
        <w:rPr>
          <w:sz w:val="23"/>
          <w:szCs w:val="23"/>
        </w:rPr>
        <w:t>Leoni</w:t>
      </w:r>
      <w:proofErr w:type="spellEnd"/>
      <w:r w:rsidRPr="00573F2D">
        <w:rPr>
          <w:sz w:val="23"/>
          <w:szCs w:val="23"/>
        </w:rPr>
        <w:t xml:space="preserve"> M, Maggi F M, van der Aalst W M P. Aligning event logs and declarative process models for conformance checking[M]//Business Process Management. Springer Berlin Heidelberg, 2012: 82-97.</w:t>
      </w:r>
      <w:bookmarkEnd w:id="81"/>
    </w:p>
    <w:p w14:paraId="68BF4FB5" w14:textId="77777777" w:rsidR="00393B69" w:rsidRDefault="00393B69" w:rsidP="00393B69">
      <w:pPr>
        <w:numPr>
          <w:ilvl w:val="0"/>
          <w:numId w:val="5"/>
        </w:numPr>
        <w:spacing w:beforeLines="50" w:before="156"/>
        <w:rPr>
          <w:sz w:val="23"/>
          <w:szCs w:val="23"/>
        </w:rPr>
      </w:pPr>
      <w:bookmarkStart w:id="82" w:name="_Ref430454089"/>
      <w:r w:rsidRPr="0028515B">
        <w:rPr>
          <w:sz w:val="23"/>
          <w:szCs w:val="23"/>
        </w:rPr>
        <w:t xml:space="preserve">W.M.P. van der Aalst, A. </w:t>
      </w:r>
      <w:proofErr w:type="spellStart"/>
      <w:r w:rsidRPr="0028515B">
        <w:rPr>
          <w:sz w:val="23"/>
          <w:szCs w:val="23"/>
        </w:rPr>
        <w:t>Adriansyah</w:t>
      </w:r>
      <w:proofErr w:type="spellEnd"/>
      <w:r w:rsidRPr="0028515B">
        <w:rPr>
          <w:sz w:val="23"/>
          <w:szCs w:val="23"/>
        </w:rPr>
        <w:t xml:space="preserve">, B.F. van </w:t>
      </w:r>
      <w:proofErr w:type="spellStart"/>
      <w:r w:rsidRPr="0028515B">
        <w:rPr>
          <w:sz w:val="23"/>
          <w:szCs w:val="23"/>
        </w:rPr>
        <w:t>Dongen</w:t>
      </w:r>
      <w:proofErr w:type="spellEnd"/>
      <w:r w:rsidRPr="0028515B">
        <w:rPr>
          <w:sz w:val="23"/>
          <w:szCs w:val="23"/>
        </w:rPr>
        <w:t>, Replaying history on process models for c</w:t>
      </w:r>
      <w:r w:rsidR="00226282">
        <w:rPr>
          <w:sz w:val="23"/>
          <w:szCs w:val="23"/>
        </w:rPr>
        <w:t>onformance checking and perfor</w:t>
      </w:r>
      <w:r w:rsidRPr="0028515B">
        <w:rPr>
          <w:sz w:val="23"/>
          <w:szCs w:val="23"/>
        </w:rPr>
        <w:t xml:space="preserve">mance analysis, Wiley </w:t>
      </w:r>
      <w:proofErr w:type="spellStart"/>
      <w:r w:rsidRPr="0028515B">
        <w:rPr>
          <w:sz w:val="23"/>
          <w:szCs w:val="23"/>
        </w:rPr>
        <w:t>Interdiscip</w:t>
      </w:r>
      <w:proofErr w:type="spellEnd"/>
      <w:r w:rsidRPr="0028515B">
        <w:rPr>
          <w:sz w:val="23"/>
          <w:szCs w:val="23"/>
        </w:rPr>
        <w:t xml:space="preserve">. Rev.: Data Mining </w:t>
      </w:r>
      <w:proofErr w:type="spellStart"/>
      <w:r w:rsidRPr="0028515B">
        <w:rPr>
          <w:sz w:val="23"/>
          <w:szCs w:val="23"/>
        </w:rPr>
        <w:t>Knowl</w:t>
      </w:r>
      <w:proofErr w:type="spellEnd"/>
      <w:r w:rsidRPr="0028515B">
        <w:rPr>
          <w:sz w:val="23"/>
          <w:szCs w:val="23"/>
        </w:rPr>
        <w:t xml:space="preserve">. </w:t>
      </w:r>
      <w:proofErr w:type="spellStart"/>
      <w:r w:rsidRPr="0028515B">
        <w:rPr>
          <w:sz w:val="23"/>
          <w:szCs w:val="23"/>
        </w:rPr>
        <w:t>Discov</w:t>
      </w:r>
      <w:proofErr w:type="spellEnd"/>
      <w:r w:rsidRPr="0028515B">
        <w:rPr>
          <w:sz w:val="23"/>
          <w:szCs w:val="23"/>
        </w:rPr>
        <w:t>. 2 (2) (2012) 182–192.</w:t>
      </w:r>
      <w:bookmarkEnd w:id="82"/>
    </w:p>
    <w:p w14:paraId="0E61CB18" w14:textId="77777777" w:rsidR="00393B69" w:rsidRDefault="00393B69" w:rsidP="00393B69">
      <w:pPr>
        <w:numPr>
          <w:ilvl w:val="0"/>
          <w:numId w:val="5"/>
        </w:numPr>
        <w:spacing w:beforeLines="50" w:before="156"/>
        <w:rPr>
          <w:sz w:val="23"/>
          <w:szCs w:val="23"/>
        </w:rPr>
      </w:pPr>
      <w:bookmarkStart w:id="83" w:name="_Ref430454113"/>
      <w:r w:rsidRPr="00253D71">
        <w:rPr>
          <w:sz w:val="23"/>
          <w:szCs w:val="23"/>
        </w:rPr>
        <w:t xml:space="preserve">A. </w:t>
      </w:r>
      <w:proofErr w:type="spellStart"/>
      <w:r w:rsidRPr="00253D71">
        <w:rPr>
          <w:sz w:val="23"/>
          <w:szCs w:val="23"/>
        </w:rPr>
        <w:t>Adriansyah</w:t>
      </w:r>
      <w:proofErr w:type="spellEnd"/>
      <w:r w:rsidRPr="00253D71">
        <w:rPr>
          <w:sz w:val="23"/>
          <w:szCs w:val="23"/>
        </w:rPr>
        <w:t xml:space="preserve">, B. van </w:t>
      </w:r>
      <w:proofErr w:type="spellStart"/>
      <w:r w:rsidRPr="00253D71">
        <w:rPr>
          <w:sz w:val="23"/>
          <w:szCs w:val="23"/>
        </w:rPr>
        <w:t>Dongen</w:t>
      </w:r>
      <w:proofErr w:type="spellEnd"/>
      <w:r w:rsidRPr="00253D71">
        <w:rPr>
          <w:sz w:val="23"/>
          <w:szCs w:val="23"/>
        </w:rPr>
        <w:t>, W.M.P. van der Aalst, Conformance Checking using Cost-Based Fitness Analysis in: EDOC 2011, IEEE Computer Society, 2011, pp. 55–64.</w:t>
      </w:r>
      <w:bookmarkEnd w:id="83"/>
    </w:p>
    <w:p w14:paraId="58B90041" w14:textId="77777777" w:rsidR="00DF599A" w:rsidRDefault="00DF599A" w:rsidP="00393B69">
      <w:pPr>
        <w:numPr>
          <w:ilvl w:val="0"/>
          <w:numId w:val="5"/>
        </w:numPr>
        <w:spacing w:beforeLines="50" w:before="156"/>
        <w:rPr>
          <w:sz w:val="23"/>
          <w:szCs w:val="23"/>
        </w:rPr>
      </w:pPr>
      <w:bookmarkStart w:id="84" w:name="_Ref430510017"/>
      <w:proofErr w:type="spellStart"/>
      <w:r w:rsidRPr="00DF599A">
        <w:rPr>
          <w:sz w:val="23"/>
          <w:szCs w:val="23"/>
        </w:rPr>
        <w:t>Adriansyah</w:t>
      </w:r>
      <w:proofErr w:type="spellEnd"/>
      <w:r w:rsidRPr="00DF599A">
        <w:rPr>
          <w:sz w:val="23"/>
          <w:szCs w:val="23"/>
        </w:rPr>
        <w:t xml:space="preserve"> A, Munoz-Gama J, Carmona J, et al. Measuring precision of modeled behavior[J]. Information Systems and e-Business Management, 2014, 13(1): 37-67.</w:t>
      </w:r>
      <w:bookmarkEnd w:id="84"/>
    </w:p>
    <w:p w14:paraId="4C4BA1B8" w14:textId="77777777" w:rsidR="00462ACD" w:rsidRDefault="00462ACD" w:rsidP="00393B69">
      <w:pPr>
        <w:numPr>
          <w:ilvl w:val="0"/>
          <w:numId w:val="5"/>
        </w:numPr>
        <w:spacing w:beforeLines="50" w:before="156"/>
        <w:rPr>
          <w:sz w:val="23"/>
          <w:szCs w:val="23"/>
        </w:rPr>
      </w:pPr>
      <w:bookmarkStart w:id="85" w:name="_Ref430510405"/>
      <w:r w:rsidRPr="00462ACD">
        <w:rPr>
          <w:sz w:val="23"/>
          <w:szCs w:val="23"/>
        </w:rPr>
        <w:t>Munoz-Gama J, Carmona J. Enhancing precision in process conformance: stability, confidence and severity[C]//Computational Intelligence and Data Mining (CIDM), 2011 IEEE Symposium on. IEEE, 2011: 184-191.</w:t>
      </w:r>
      <w:bookmarkEnd w:id="85"/>
    </w:p>
    <w:p w14:paraId="0C87DD19" w14:textId="77777777" w:rsidR="00462ACD" w:rsidRDefault="00462ACD" w:rsidP="00393B69">
      <w:pPr>
        <w:numPr>
          <w:ilvl w:val="0"/>
          <w:numId w:val="5"/>
        </w:numPr>
        <w:spacing w:beforeLines="50" w:before="156"/>
        <w:rPr>
          <w:sz w:val="23"/>
          <w:szCs w:val="23"/>
        </w:rPr>
      </w:pPr>
      <w:bookmarkStart w:id="86" w:name="_Ref430510479"/>
      <w:proofErr w:type="spellStart"/>
      <w:r w:rsidRPr="00462ACD">
        <w:rPr>
          <w:sz w:val="23"/>
          <w:szCs w:val="23"/>
        </w:rPr>
        <w:t>Rozinat</w:t>
      </w:r>
      <w:proofErr w:type="spellEnd"/>
      <w:r w:rsidRPr="00462ACD">
        <w:rPr>
          <w:sz w:val="23"/>
          <w:szCs w:val="23"/>
        </w:rPr>
        <w:t xml:space="preserve"> A, van der Aalst W M P. Conformance checking of processes based on monitoring real behavior[J]. Information Systems, 2008, 33(1): 64-95.</w:t>
      </w:r>
      <w:bookmarkEnd w:id="86"/>
    </w:p>
    <w:p w14:paraId="5339C5F9" w14:textId="77777777" w:rsidR="0067563C" w:rsidRDefault="0067563C" w:rsidP="00393B69">
      <w:pPr>
        <w:numPr>
          <w:ilvl w:val="0"/>
          <w:numId w:val="5"/>
        </w:numPr>
        <w:spacing w:beforeLines="50" w:before="156"/>
        <w:rPr>
          <w:sz w:val="23"/>
          <w:szCs w:val="23"/>
        </w:rPr>
      </w:pPr>
      <w:bookmarkStart w:id="87" w:name="_Ref430510255"/>
      <w:r w:rsidRPr="0067563C">
        <w:rPr>
          <w:sz w:val="23"/>
          <w:szCs w:val="23"/>
        </w:rPr>
        <w:t xml:space="preserve">De </w:t>
      </w:r>
      <w:proofErr w:type="spellStart"/>
      <w:r w:rsidRPr="0067563C">
        <w:rPr>
          <w:sz w:val="23"/>
          <w:szCs w:val="23"/>
        </w:rPr>
        <w:t>Weerdt</w:t>
      </w:r>
      <w:proofErr w:type="spellEnd"/>
      <w:r w:rsidRPr="0067563C">
        <w:rPr>
          <w:sz w:val="23"/>
          <w:szCs w:val="23"/>
        </w:rPr>
        <w:t xml:space="preserve"> J, </w:t>
      </w:r>
      <w:proofErr w:type="spellStart"/>
      <w:r w:rsidRPr="0067563C">
        <w:rPr>
          <w:sz w:val="23"/>
          <w:szCs w:val="23"/>
        </w:rPr>
        <w:t>Vanthienen</w:t>
      </w:r>
      <w:proofErr w:type="spellEnd"/>
      <w:r w:rsidRPr="0067563C">
        <w:rPr>
          <w:sz w:val="23"/>
          <w:szCs w:val="23"/>
        </w:rPr>
        <w:t xml:space="preserve"> J, </w:t>
      </w:r>
      <w:proofErr w:type="spellStart"/>
      <w:r w:rsidRPr="0067563C">
        <w:rPr>
          <w:sz w:val="23"/>
          <w:szCs w:val="23"/>
        </w:rPr>
        <w:t>Baesens</w:t>
      </w:r>
      <w:proofErr w:type="spellEnd"/>
      <w:r w:rsidRPr="0067563C">
        <w:rPr>
          <w:sz w:val="23"/>
          <w:szCs w:val="23"/>
        </w:rPr>
        <w:t xml:space="preserve"> B. Determining process model precision and generalization with weighted artificial negative events[J]. Knowledge and Data Engineering, IEEE Transactions on, 2014, 26(8): 1877-1889.</w:t>
      </w:r>
      <w:bookmarkEnd w:id="87"/>
    </w:p>
    <w:p w14:paraId="6A6CBCA4" w14:textId="77777777" w:rsidR="00393B69" w:rsidRDefault="00393B69" w:rsidP="00393B69">
      <w:pPr>
        <w:numPr>
          <w:ilvl w:val="0"/>
          <w:numId w:val="5"/>
        </w:numPr>
        <w:spacing w:beforeLines="50" w:before="156"/>
        <w:rPr>
          <w:sz w:val="23"/>
          <w:szCs w:val="23"/>
        </w:rPr>
      </w:pPr>
      <w:bookmarkStart w:id="88" w:name="_Ref430454176"/>
      <w:proofErr w:type="spellStart"/>
      <w:r w:rsidRPr="0028515B">
        <w:rPr>
          <w:sz w:val="23"/>
          <w:szCs w:val="23"/>
        </w:rPr>
        <w:t>Rozinat</w:t>
      </w:r>
      <w:proofErr w:type="spellEnd"/>
      <w:r w:rsidRPr="0028515B">
        <w:rPr>
          <w:sz w:val="23"/>
          <w:szCs w:val="23"/>
        </w:rPr>
        <w:t xml:space="preserve">, A., de Medeiros, A.K.A., </w:t>
      </w:r>
      <w:proofErr w:type="spellStart"/>
      <w:r w:rsidRPr="0028515B">
        <w:rPr>
          <w:sz w:val="23"/>
          <w:szCs w:val="23"/>
        </w:rPr>
        <w:t>Gu</w:t>
      </w:r>
      <w:proofErr w:type="spellEnd"/>
      <w:r w:rsidRPr="0028515B">
        <w:rPr>
          <w:sz w:val="23"/>
          <w:szCs w:val="23"/>
        </w:rPr>
        <w:t xml:space="preserve"> ̈</w:t>
      </w:r>
      <w:proofErr w:type="spellStart"/>
      <w:r w:rsidRPr="0028515B">
        <w:rPr>
          <w:sz w:val="23"/>
          <w:szCs w:val="23"/>
        </w:rPr>
        <w:t>nther</w:t>
      </w:r>
      <w:proofErr w:type="spellEnd"/>
      <w:r w:rsidRPr="0028515B">
        <w:rPr>
          <w:sz w:val="23"/>
          <w:szCs w:val="23"/>
        </w:rPr>
        <w:t xml:space="preserve">, C.W., </w:t>
      </w:r>
      <w:proofErr w:type="spellStart"/>
      <w:r w:rsidRPr="0028515B">
        <w:rPr>
          <w:sz w:val="23"/>
          <w:szCs w:val="23"/>
        </w:rPr>
        <w:t>Weijters</w:t>
      </w:r>
      <w:proofErr w:type="spellEnd"/>
      <w:r w:rsidRPr="0028515B">
        <w:rPr>
          <w:sz w:val="23"/>
          <w:szCs w:val="23"/>
        </w:rPr>
        <w:t xml:space="preserve">, A.J.M.M.T., van der Aalst, W.M.P.: The Need for a Process Mining Evaluation Framework in Research and Practice. In: </w:t>
      </w:r>
      <w:proofErr w:type="spellStart"/>
      <w:r w:rsidRPr="0028515B">
        <w:rPr>
          <w:sz w:val="23"/>
          <w:szCs w:val="23"/>
        </w:rPr>
        <w:t>ter</w:t>
      </w:r>
      <w:proofErr w:type="spellEnd"/>
      <w:r w:rsidRPr="0028515B">
        <w:rPr>
          <w:sz w:val="23"/>
          <w:szCs w:val="23"/>
        </w:rPr>
        <w:t xml:space="preserve"> Hofstede, A.H.M., </w:t>
      </w:r>
      <w:proofErr w:type="spellStart"/>
      <w:r w:rsidRPr="0028515B">
        <w:rPr>
          <w:sz w:val="23"/>
          <w:szCs w:val="23"/>
        </w:rPr>
        <w:t>Benatallah</w:t>
      </w:r>
      <w:proofErr w:type="spellEnd"/>
      <w:r w:rsidRPr="0028515B">
        <w:rPr>
          <w:sz w:val="23"/>
          <w:szCs w:val="23"/>
        </w:rPr>
        <w:t>, B., Paik, H.-Y. (eds.) BPM Workshops 2007. LNCS, vol. 4928, pp. 84–89. Springer, Heidelberg (2008)</w:t>
      </w:r>
      <w:bookmarkEnd w:id="88"/>
    </w:p>
    <w:p w14:paraId="688DE1F4" w14:textId="77777777" w:rsidR="00393B69" w:rsidRDefault="00393B69" w:rsidP="00393B69">
      <w:pPr>
        <w:numPr>
          <w:ilvl w:val="0"/>
          <w:numId w:val="5"/>
        </w:numPr>
        <w:spacing w:beforeLines="50" w:before="156"/>
        <w:rPr>
          <w:sz w:val="23"/>
          <w:szCs w:val="23"/>
        </w:rPr>
      </w:pPr>
      <w:proofErr w:type="spellStart"/>
      <w:r w:rsidRPr="0028515B">
        <w:rPr>
          <w:sz w:val="23"/>
          <w:szCs w:val="23"/>
        </w:rPr>
        <w:t>Rozinat</w:t>
      </w:r>
      <w:proofErr w:type="spellEnd"/>
      <w:r w:rsidRPr="0028515B">
        <w:rPr>
          <w:sz w:val="23"/>
          <w:szCs w:val="23"/>
        </w:rPr>
        <w:t xml:space="preserve"> A, van der Aalst WMP. Conformance checking of process based on monitoring real behavior. Information Systems, 2008,33(1):64-95. [</w:t>
      </w:r>
      <w:proofErr w:type="spellStart"/>
      <w:r w:rsidRPr="0028515B">
        <w:rPr>
          <w:sz w:val="23"/>
          <w:szCs w:val="23"/>
        </w:rPr>
        <w:t>doi</w:t>
      </w:r>
      <w:proofErr w:type="spellEnd"/>
      <w:r w:rsidRPr="0028515B">
        <w:rPr>
          <w:sz w:val="23"/>
          <w:szCs w:val="23"/>
        </w:rPr>
        <w:t>: 10.1016/j.is.2007.07.001]</w:t>
      </w:r>
    </w:p>
    <w:p w14:paraId="27D2F047" w14:textId="0C40FDF8" w:rsidR="001347AB" w:rsidRDefault="001347AB" w:rsidP="00393B69">
      <w:pPr>
        <w:numPr>
          <w:ilvl w:val="0"/>
          <w:numId w:val="5"/>
        </w:numPr>
        <w:spacing w:beforeLines="50" w:before="156"/>
        <w:rPr>
          <w:sz w:val="23"/>
          <w:szCs w:val="23"/>
        </w:rPr>
      </w:pPr>
      <w:bookmarkStart w:id="89" w:name="_Ref430770693"/>
      <w:r w:rsidRPr="001347AB">
        <w:rPr>
          <w:sz w:val="23"/>
          <w:szCs w:val="23"/>
        </w:rPr>
        <w:t xml:space="preserve">Nielsen M, </w:t>
      </w:r>
      <w:proofErr w:type="spellStart"/>
      <w:r w:rsidRPr="001347AB">
        <w:rPr>
          <w:sz w:val="23"/>
          <w:szCs w:val="23"/>
        </w:rPr>
        <w:t>Plotkin</w:t>
      </w:r>
      <w:proofErr w:type="spellEnd"/>
      <w:r w:rsidRPr="001347AB">
        <w:rPr>
          <w:sz w:val="23"/>
          <w:szCs w:val="23"/>
        </w:rPr>
        <w:t xml:space="preserve"> G, </w:t>
      </w:r>
      <w:proofErr w:type="spellStart"/>
      <w:r w:rsidRPr="001347AB">
        <w:rPr>
          <w:sz w:val="23"/>
          <w:szCs w:val="23"/>
        </w:rPr>
        <w:t>Winskel</w:t>
      </w:r>
      <w:proofErr w:type="spellEnd"/>
      <w:r w:rsidRPr="001347AB">
        <w:rPr>
          <w:sz w:val="23"/>
          <w:szCs w:val="23"/>
        </w:rPr>
        <w:t xml:space="preserve"> G. Petri nets, event structures and domains, part I[J]. Theoretical Computer Science, 1981, 13(1): 85-108.</w:t>
      </w:r>
      <w:bookmarkEnd w:id="89"/>
    </w:p>
    <w:p w14:paraId="26222994" w14:textId="77777777" w:rsidR="00393B69" w:rsidRDefault="00393B69" w:rsidP="00393B69">
      <w:pPr>
        <w:numPr>
          <w:ilvl w:val="0"/>
          <w:numId w:val="5"/>
        </w:numPr>
        <w:spacing w:beforeLines="50" w:before="156"/>
        <w:rPr>
          <w:sz w:val="23"/>
          <w:szCs w:val="23"/>
        </w:rPr>
      </w:pPr>
      <w:bookmarkStart w:id="90" w:name="_Ref430454567"/>
      <w:proofErr w:type="spellStart"/>
      <w:r w:rsidRPr="0028515B">
        <w:rPr>
          <w:sz w:val="23"/>
          <w:szCs w:val="23"/>
        </w:rPr>
        <w:t>Fahland</w:t>
      </w:r>
      <w:proofErr w:type="spellEnd"/>
      <w:r w:rsidRPr="0028515B">
        <w:rPr>
          <w:sz w:val="23"/>
          <w:szCs w:val="23"/>
        </w:rPr>
        <w:t xml:space="preserve"> D, van der Aalst W M P. Model repair—aligning process models to reality[J]. Information Systems, 2015, 47: 220-243.</w:t>
      </w:r>
      <w:bookmarkEnd w:id="90"/>
    </w:p>
    <w:p w14:paraId="07A1E7BD" w14:textId="77777777" w:rsidR="00393B69" w:rsidRDefault="00393B69" w:rsidP="00393B69">
      <w:pPr>
        <w:numPr>
          <w:ilvl w:val="0"/>
          <w:numId w:val="5"/>
        </w:numPr>
        <w:spacing w:beforeLines="50" w:before="156"/>
        <w:rPr>
          <w:sz w:val="23"/>
          <w:szCs w:val="23"/>
        </w:rPr>
      </w:pPr>
      <w:bookmarkStart w:id="91" w:name="_Ref430454606"/>
      <w:r w:rsidRPr="00B02572">
        <w:rPr>
          <w:sz w:val="23"/>
          <w:szCs w:val="23"/>
        </w:rPr>
        <w:t xml:space="preserve">Rogge-Solti A, van der Aalst W M P, </w:t>
      </w:r>
      <w:proofErr w:type="spellStart"/>
      <w:r w:rsidRPr="00B02572">
        <w:rPr>
          <w:sz w:val="23"/>
          <w:szCs w:val="23"/>
        </w:rPr>
        <w:t>Weske</w:t>
      </w:r>
      <w:proofErr w:type="spellEnd"/>
      <w:r w:rsidRPr="00B02572">
        <w:rPr>
          <w:sz w:val="23"/>
          <w:szCs w:val="23"/>
        </w:rPr>
        <w:t xml:space="preserve"> M. Discovering stochastic Petri nets with arbitrary delay distributions from event logs[C]//Business Process Management Workshops. Springer International Publishing, 2014: 15-27.</w:t>
      </w:r>
      <w:bookmarkEnd w:id="91"/>
    </w:p>
    <w:p w14:paraId="6943F062" w14:textId="77777777" w:rsidR="00393B69" w:rsidRDefault="00393B69" w:rsidP="00393B69">
      <w:pPr>
        <w:numPr>
          <w:ilvl w:val="0"/>
          <w:numId w:val="5"/>
        </w:numPr>
        <w:spacing w:beforeLines="50" w:before="156"/>
        <w:rPr>
          <w:sz w:val="23"/>
          <w:szCs w:val="23"/>
        </w:rPr>
      </w:pPr>
      <w:bookmarkStart w:id="92" w:name="_Ref430454664"/>
      <w:r w:rsidRPr="0028515B">
        <w:rPr>
          <w:sz w:val="23"/>
          <w:szCs w:val="23"/>
        </w:rPr>
        <w:t>Wang J, Song S, Zhu X, et al. Efficient recovery of missing events[J]. Proceedings of the VLDB Endowment, 2013, 6(10): 841-852. ICDE 2015</w:t>
      </w:r>
      <w:bookmarkEnd w:id="92"/>
      <w:r w:rsidRPr="0028515B">
        <w:rPr>
          <w:sz w:val="23"/>
          <w:szCs w:val="23"/>
        </w:rPr>
        <w:t xml:space="preserve"> </w:t>
      </w:r>
    </w:p>
    <w:p w14:paraId="6E69DEAD" w14:textId="77777777" w:rsidR="00393B69" w:rsidRDefault="00393B69" w:rsidP="00393B69">
      <w:pPr>
        <w:numPr>
          <w:ilvl w:val="0"/>
          <w:numId w:val="5"/>
        </w:numPr>
        <w:spacing w:beforeLines="50" w:before="156"/>
        <w:rPr>
          <w:sz w:val="23"/>
          <w:szCs w:val="23"/>
        </w:rPr>
      </w:pPr>
      <w:bookmarkStart w:id="93" w:name="_Ref430508973"/>
      <w:r w:rsidRPr="00A64A22">
        <w:rPr>
          <w:sz w:val="23"/>
          <w:szCs w:val="23"/>
        </w:rPr>
        <w:t>Wang J, Song S, Lin X, et al. Cleaning Structured Event Logs: A Graph Repair Approach[J].</w:t>
      </w:r>
      <w:bookmarkEnd w:id="93"/>
      <w:r w:rsidRPr="00A64A22">
        <w:rPr>
          <w:sz w:val="23"/>
          <w:szCs w:val="23"/>
        </w:rPr>
        <w:t xml:space="preserve"> </w:t>
      </w:r>
    </w:p>
    <w:p w14:paraId="6E909572" w14:textId="77777777" w:rsidR="00393B69" w:rsidRDefault="00393B69" w:rsidP="00393B69">
      <w:pPr>
        <w:numPr>
          <w:ilvl w:val="0"/>
          <w:numId w:val="5"/>
        </w:numPr>
        <w:spacing w:beforeLines="50" w:before="156"/>
        <w:rPr>
          <w:sz w:val="23"/>
          <w:szCs w:val="23"/>
        </w:rPr>
      </w:pPr>
      <w:bookmarkStart w:id="94" w:name="_Ref430454629"/>
      <w:r>
        <w:rPr>
          <w:sz w:val="23"/>
          <w:szCs w:val="23"/>
        </w:rPr>
        <w:lastRenderedPageBreak/>
        <w:t>D</w:t>
      </w:r>
      <w:r w:rsidRPr="00A64A22">
        <w:rPr>
          <w:sz w:val="23"/>
          <w:szCs w:val="23"/>
        </w:rPr>
        <w:t xml:space="preserve">e </w:t>
      </w:r>
      <w:proofErr w:type="spellStart"/>
      <w:r w:rsidRPr="00A64A22">
        <w:rPr>
          <w:sz w:val="23"/>
          <w:szCs w:val="23"/>
        </w:rPr>
        <w:t>Leoni</w:t>
      </w:r>
      <w:proofErr w:type="spellEnd"/>
      <w:r w:rsidRPr="00A64A22">
        <w:rPr>
          <w:sz w:val="23"/>
          <w:szCs w:val="23"/>
        </w:rPr>
        <w:t xml:space="preserve"> M, Maggi F M, van der Aalst W M P. An alignment-based framework to check the conformance of declarative process models and to preprocess event-log data[J]. Information Systems, 2015, 47: 258-277.</w:t>
      </w:r>
      <w:bookmarkEnd w:id="94"/>
    </w:p>
    <w:p w14:paraId="3BC22755" w14:textId="77777777" w:rsidR="00393B69" w:rsidRDefault="00393B69" w:rsidP="00393B69">
      <w:pPr>
        <w:numPr>
          <w:ilvl w:val="0"/>
          <w:numId w:val="5"/>
        </w:numPr>
        <w:spacing w:beforeLines="50" w:before="156"/>
        <w:rPr>
          <w:sz w:val="23"/>
          <w:szCs w:val="23"/>
        </w:rPr>
      </w:pPr>
      <w:bookmarkStart w:id="95" w:name="_Ref430454423"/>
      <w:r w:rsidRPr="00A64A22">
        <w:rPr>
          <w:sz w:val="23"/>
          <w:szCs w:val="23"/>
        </w:rPr>
        <w:t xml:space="preserve">De </w:t>
      </w:r>
      <w:proofErr w:type="spellStart"/>
      <w:r w:rsidRPr="00A64A22">
        <w:rPr>
          <w:sz w:val="23"/>
          <w:szCs w:val="23"/>
        </w:rPr>
        <w:t>Leoni</w:t>
      </w:r>
      <w:proofErr w:type="spellEnd"/>
      <w:r w:rsidRPr="00A64A22">
        <w:rPr>
          <w:sz w:val="23"/>
          <w:szCs w:val="23"/>
        </w:rPr>
        <w:t xml:space="preserve"> M, van der Aalst W M P, van </w:t>
      </w:r>
      <w:proofErr w:type="spellStart"/>
      <w:r w:rsidRPr="00A64A22">
        <w:rPr>
          <w:sz w:val="23"/>
          <w:szCs w:val="23"/>
        </w:rPr>
        <w:t>Dongen</w:t>
      </w:r>
      <w:proofErr w:type="spellEnd"/>
      <w:r w:rsidRPr="00A64A22">
        <w:rPr>
          <w:sz w:val="23"/>
          <w:szCs w:val="23"/>
        </w:rPr>
        <w:t xml:space="preserve"> B F. Data-and resource-aware conformance checking of business processes[C]//Business Information Systems. Springer Berlin Heidelberg, 2012: 48-59.</w:t>
      </w:r>
      <w:bookmarkEnd w:id="95"/>
    </w:p>
    <w:p w14:paraId="226BB788" w14:textId="77777777" w:rsidR="0050196B" w:rsidRDefault="0050196B" w:rsidP="00393B69">
      <w:pPr>
        <w:numPr>
          <w:ilvl w:val="0"/>
          <w:numId w:val="5"/>
        </w:numPr>
        <w:spacing w:beforeLines="50" w:before="156"/>
        <w:rPr>
          <w:sz w:val="23"/>
          <w:szCs w:val="23"/>
        </w:rPr>
      </w:pPr>
      <w:bookmarkStart w:id="96" w:name="_Ref430509638"/>
      <w:proofErr w:type="spellStart"/>
      <w:r w:rsidRPr="0050196B">
        <w:rPr>
          <w:sz w:val="23"/>
          <w:szCs w:val="23"/>
        </w:rPr>
        <w:t>Taghiabadi</w:t>
      </w:r>
      <w:proofErr w:type="spellEnd"/>
      <w:r w:rsidRPr="0050196B">
        <w:rPr>
          <w:sz w:val="23"/>
          <w:szCs w:val="23"/>
        </w:rPr>
        <w:t xml:space="preserve"> E R, </w:t>
      </w:r>
      <w:proofErr w:type="spellStart"/>
      <w:r w:rsidRPr="0050196B">
        <w:rPr>
          <w:sz w:val="23"/>
          <w:szCs w:val="23"/>
        </w:rPr>
        <w:t>Gromov</w:t>
      </w:r>
      <w:proofErr w:type="spellEnd"/>
      <w:r w:rsidRPr="0050196B">
        <w:rPr>
          <w:sz w:val="23"/>
          <w:szCs w:val="23"/>
        </w:rPr>
        <w:t xml:space="preserve"> V, </w:t>
      </w:r>
      <w:proofErr w:type="spellStart"/>
      <w:r w:rsidRPr="0050196B">
        <w:rPr>
          <w:sz w:val="23"/>
          <w:szCs w:val="23"/>
        </w:rPr>
        <w:t>Fahland</w:t>
      </w:r>
      <w:proofErr w:type="spellEnd"/>
      <w:r w:rsidRPr="0050196B">
        <w:rPr>
          <w:sz w:val="23"/>
          <w:szCs w:val="23"/>
        </w:rPr>
        <w:t xml:space="preserve"> D, et al. Compliance checking of data-aware and resource-aware compliance requirements[C]//On the Move to Meaningful Internet Systems: OTM 2014 Conferences. Springer Berlin Heidelberg, 2014: 237-257.</w:t>
      </w:r>
      <w:bookmarkEnd w:id="96"/>
    </w:p>
    <w:p w14:paraId="196C931B" w14:textId="77777777" w:rsidR="00393B69" w:rsidRDefault="00393B69" w:rsidP="00393B69">
      <w:pPr>
        <w:numPr>
          <w:ilvl w:val="0"/>
          <w:numId w:val="5"/>
        </w:numPr>
        <w:spacing w:beforeLines="50" w:before="156"/>
        <w:rPr>
          <w:sz w:val="23"/>
          <w:szCs w:val="23"/>
        </w:rPr>
      </w:pPr>
      <w:bookmarkStart w:id="97" w:name="_Ref430454377"/>
      <w:proofErr w:type="spellStart"/>
      <w:r w:rsidRPr="00A64A22">
        <w:rPr>
          <w:sz w:val="23"/>
          <w:szCs w:val="23"/>
        </w:rPr>
        <w:t>Engelfriet</w:t>
      </w:r>
      <w:proofErr w:type="spellEnd"/>
      <w:r w:rsidRPr="00A64A22">
        <w:rPr>
          <w:sz w:val="23"/>
          <w:szCs w:val="23"/>
        </w:rPr>
        <w:t xml:space="preserve"> J. Branching processes of Petri nets[J]. </w:t>
      </w:r>
      <w:proofErr w:type="spellStart"/>
      <w:r w:rsidRPr="00A64A22">
        <w:rPr>
          <w:sz w:val="23"/>
          <w:szCs w:val="23"/>
        </w:rPr>
        <w:t>Acta</w:t>
      </w:r>
      <w:proofErr w:type="spellEnd"/>
      <w:r w:rsidRPr="00A64A22">
        <w:rPr>
          <w:sz w:val="23"/>
          <w:szCs w:val="23"/>
        </w:rPr>
        <w:t xml:space="preserve"> </w:t>
      </w:r>
      <w:proofErr w:type="spellStart"/>
      <w:r w:rsidRPr="00A64A22">
        <w:rPr>
          <w:sz w:val="23"/>
          <w:szCs w:val="23"/>
        </w:rPr>
        <w:t>Informatica</w:t>
      </w:r>
      <w:proofErr w:type="spellEnd"/>
      <w:r w:rsidRPr="00A64A22">
        <w:rPr>
          <w:sz w:val="23"/>
          <w:szCs w:val="23"/>
        </w:rPr>
        <w:t>, 1991, 28(6): 575-591.</w:t>
      </w:r>
      <w:bookmarkEnd w:id="97"/>
    </w:p>
    <w:p w14:paraId="75543D36" w14:textId="77777777" w:rsidR="00A10E4C" w:rsidRDefault="00393B69" w:rsidP="00393B69">
      <w:pPr>
        <w:numPr>
          <w:ilvl w:val="0"/>
          <w:numId w:val="5"/>
        </w:numPr>
        <w:spacing w:beforeLines="50" w:before="156"/>
      </w:pPr>
      <w:bookmarkStart w:id="98" w:name="_Ref430509141"/>
      <w:r w:rsidRPr="00A64A22">
        <w:rPr>
          <w:sz w:val="23"/>
          <w:szCs w:val="23"/>
        </w:rPr>
        <w:t xml:space="preserve">R. </w:t>
      </w:r>
      <w:proofErr w:type="spellStart"/>
      <w:r w:rsidRPr="00A64A22">
        <w:rPr>
          <w:sz w:val="23"/>
          <w:szCs w:val="23"/>
        </w:rPr>
        <w:t>Dechter</w:t>
      </w:r>
      <w:proofErr w:type="spellEnd"/>
      <w:r w:rsidRPr="00A64A22">
        <w:rPr>
          <w:sz w:val="23"/>
          <w:szCs w:val="23"/>
        </w:rPr>
        <w:t>, J. Pearl, Generalized best-first search strategies and the optimality of An, J. ACM (JACM) 32 (1985) 505–536.</w:t>
      </w:r>
      <w:bookmarkEnd w:id="98"/>
      <w:r w:rsidRPr="00A64A22">
        <w:t xml:space="preserve"> </w:t>
      </w:r>
    </w:p>
    <w:p w14:paraId="3BBD289E" w14:textId="77777777" w:rsidR="00393B69" w:rsidRPr="00C66D72" w:rsidRDefault="00393B69" w:rsidP="00393B69">
      <w:pPr>
        <w:numPr>
          <w:ilvl w:val="0"/>
          <w:numId w:val="5"/>
        </w:numPr>
        <w:spacing w:beforeLines="50" w:before="156"/>
      </w:pPr>
      <w:bookmarkStart w:id="99" w:name="_Ref430510584"/>
      <w:r w:rsidRPr="00A10E4C">
        <w:rPr>
          <w:sz w:val="23"/>
          <w:szCs w:val="23"/>
        </w:rPr>
        <w:t xml:space="preserve">V. </w:t>
      </w:r>
      <w:proofErr w:type="spellStart"/>
      <w:r w:rsidRPr="00A10E4C">
        <w:rPr>
          <w:sz w:val="23"/>
          <w:szCs w:val="23"/>
        </w:rPr>
        <w:t>Levenshtein</w:t>
      </w:r>
      <w:proofErr w:type="spellEnd"/>
      <w:r w:rsidRPr="00A10E4C">
        <w:rPr>
          <w:sz w:val="23"/>
          <w:szCs w:val="23"/>
        </w:rPr>
        <w:t xml:space="preserve">, Binary codes capable of correcting deletions, </w:t>
      </w:r>
      <w:proofErr w:type="spellStart"/>
      <w:r w:rsidRPr="00A10E4C">
        <w:rPr>
          <w:sz w:val="23"/>
          <w:szCs w:val="23"/>
        </w:rPr>
        <w:t>inser</w:t>
      </w:r>
      <w:proofErr w:type="spellEnd"/>
      <w:r w:rsidRPr="00A10E4C">
        <w:rPr>
          <w:sz w:val="23"/>
          <w:szCs w:val="23"/>
        </w:rPr>
        <w:t xml:space="preserve">- </w:t>
      </w:r>
      <w:proofErr w:type="spellStart"/>
      <w:r w:rsidRPr="00A10E4C">
        <w:rPr>
          <w:sz w:val="23"/>
          <w:szCs w:val="23"/>
        </w:rPr>
        <w:t>tions</w:t>
      </w:r>
      <w:proofErr w:type="spellEnd"/>
      <w:r w:rsidRPr="00A10E4C">
        <w:rPr>
          <w:sz w:val="23"/>
          <w:szCs w:val="23"/>
        </w:rPr>
        <w:t xml:space="preserve">, and reversals, </w:t>
      </w:r>
      <w:proofErr w:type="spellStart"/>
      <w:r w:rsidRPr="00A10E4C">
        <w:rPr>
          <w:sz w:val="23"/>
          <w:szCs w:val="23"/>
        </w:rPr>
        <w:t>Sov</w:t>
      </w:r>
      <w:proofErr w:type="spellEnd"/>
      <w:r w:rsidRPr="00A10E4C">
        <w:rPr>
          <w:sz w:val="23"/>
          <w:szCs w:val="23"/>
        </w:rPr>
        <w:t xml:space="preserve">. Phys. </w:t>
      </w:r>
      <w:proofErr w:type="spellStart"/>
      <w:r w:rsidRPr="00A10E4C">
        <w:rPr>
          <w:sz w:val="23"/>
          <w:szCs w:val="23"/>
        </w:rPr>
        <w:t>Dokl</w:t>
      </w:r>
      <w:proofErr w:type="spellEnd"/>
      <w:r w:rsidRPr="00A10E4C">
        <w:rPr>
          <w:sz w:val="23"/>
          <w:szCs w:val="23"/>
        </w:rPr>
        <w:t>. 10 (8) (1966) 707–710.</w:t>
      </w:r>
      <w:bookmarkEnd w:id="99"/>
    </w:p>
    <w:p w14:paraId="62CC13BB" w14:textId="77777777" w:rsidR="00C66D72" w:rsidRPr="00C66D72" w:rsidRDefault="00C66D72" w:rsidP="00393B69">
      <w:pPr>
        <w:numPr>
          <w:ilvl w:val="0"/>
          <w:numId w:val="5"/>
        </w:numPr>
        <w:spacing w:beforeLines="50" w:before="156"/>
        <w:rPr>
          <w:sz w:val="23"/>
          <w:szCs w:val="23"/>
        </w:rPr>
      </w:pPr>
      <w:bookmarkStart w:id="100" w:name="_Ref430521274"/>
      <w:proofErr w:type="spellStart"/>
      <w:r w:rsidRPr="00C66D72">
        <w:rPr>
          <w:sz w:val="23"/>
          <w:szCs w:val="23"/>
        </w:rPr>
        <w:t>Cormen</w:t>
      </w:r>
      <w:proofErr w:type="spellEnd"/>
      <w:r w:rsidRPr="00C66D72">
        <w:rPr>
          <w:sz w:val="23"/>
          <w:szCs w:val="23"/>
        </w:rPr>
        <w:t xml:space="preserve"> T H. Introduction to algorithms[M]. MIT press, 2009</w:t>
      </w:r>
      <w:r w:rsidRPr="00C66D72">
        <w:rPr>
          <w:rFonts w:hint="eastAsia"/>
          <w:sz w:val="23"/>
          <w:szCs w:val="23"/>
        </w:rPr>
        <w:t>:</w:t>
      </w:r>
      <w:r w:rsidRPr="00C66D72">
        <w:rPr>
          <w:sz w:val="23"/>
          <w:szCs w:val="23"/>
        </w:rPr>
        <w:t xml:space="preserve"> 414-425.</w:t>
      </w:r>
      <w:bookmarkEnd w:id="100"/>
    </w:p>
    <w:sectPr w:rsidR="00C66D72" w:rsidRPr="00C66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2" w:author="Wen Lijie" w:date="2015-09-22T10:21:00Z" w:initials="WL">
    <w:p w14:paraId="1F1480FA" w14:textId="3CD976F7" w:rsidR="00CA3D85" w:rsidRDefault="00CA3D85">
      <w:pPr>
        <w:pStyle w:val="ab"/>
      </w:pPr>
      <w:r>
        <w:rPr>
          <w:rStyle w:val="aa"/>
        </w:rPr>
        <w:annotationRef/>
      </w:r>
      <w:r>
        <w:rPr>
          <w:rFonts w:hint="eastAsia"/>
        </w:rPr>
        <w:t>可以索引剪枝</w:t>
      </w:r>
    </w:p>
  </w:comment>
  <w:comment w:id="57" w:author="Wen Lijie" w:date="2015-09-24T23:56:00Z" w:initials="WL">
    <w:p w14:paraId="6810BF39" w14:textId="0AE28580" w:rsidR="00CA3D85" w:rsidRDefault="00CA3D85">
      <w:pPr>
        <w:pStyle w:val="ab"/>
      </w:pPr>
      <w:r>
        <w:rPr>
          <w:rStyle w:val="aa"/>
        </w:rPr>
        <w:annotationRef/>
      </w:r>
      <w:r>
        <w:rPr>
          <w:rFonts w:hint="eastAsia"/>
        </w:rPr>
        <w:t>缺少对应的内容</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1480FA" w15:done="0"/>
  <w15:commentEx w15:paraId="6810BF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黑体">
    <w:charset w:val="88"/>
    <w:family w:val="auto"/>
    <w:pitch w:val="variable"/>
    <w:sig w:usb0="800002BF" w:usb1="38CF7CFA" w:usb2="00000016" w:usb3="00000000" w:csb0="00140001" w:csb1="00000000"/>
  </w:font>
  <w:font w:name="Heiti SC Light">
    <w:altName w:val="Microsoft YaHei UI"/>
    <w:panose1 w:val="02000000000000000000"/>
    <w:charset w:val="50"/>
    <w:family w:val="auto"/>
    <w:pitch w:val="variable"/>
    <w:sig w:usb0="8000002F" w:usb1="090F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Apple Color Emoji">
    <w:altName w:val="Microsoft JhengHei Light"/>
    <w:panose1 w:val="00000000000000000000"/>
    <w:charset w:val="88"/>
    <w:family w:val="auto"/>
    <w:pitch w:val="variable"/>
    <w:sig w:usb0="00000003" w:usb1="18080000" w:usb2="14000010" w:usb3="00000000" w:csb0="00100001" w:csb1="00000000"/>
  </w:font>
  <w:font w:name="MS Mincho">
    <w:panose1 w:val="02020609040205080304"/>
    <w:charset w:val="80"/>
    <w:family w:val="auto"/>
    <w:pitch w:val="variable"/>
    <w:sig w:usb0="E00002FF" w:usb1="6AC7FDFB" w:usb2="08000012" w:usb3="00000000" w:csb0="0002009F" w:csb1="00000000"/>
  </w:font>
  <w:font w:name="Segoe UI Symbol">
    <w:altName w:val="Calibri"/>
    <w:charset w:val="00"/>
    <w:family w:val="swiss"/>
    <w:pitch w:val="variable"/>
    <w:sig w:usb0="800001E3" w:usb1="1200FFEF" w:usb2="0064C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0E41"/>
    <w:multiLevelType w:val="hybridMultilevel"/>
    <w:tmpl w:val="3594E084"/>
    <w:lvl w:ilvl="0" w:tplc="080049CA">
      <w:start w:val="1"/>
      <w:numFmt w:val="japaneseCounting"/>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1C6395"/>
    <w:multiLevelType w:val="hybridMultilevel"/>
    <w:tmpl w:val="0DC46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790283"/>
    <w:multiLevelType w:val="hybridMultilevel"/>
    <w:tmpl w:val="2C6EED5C"/>
    <w:lvl w:ilvl="0" w:tplc="5E4AD4C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7CB5E65"/>
    <w:multiLevelType w:val="hybridMultilevel"/>
    <w:tmpl w:val="BB16BECC"/>
    <w:lvl w:ilvl="0" w:tplc="FCA01E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DDF76EF"/>
    <w:multiLevelType w:val="multilevel"/>
    <w:tmpl w:val="EFE6FEE6"/>
    <w:lvl w:ilvl="0">
      <w:start w:val="1"/>
      <w:numFmt w:val="decimal"/>
      <w:pStyle w:val="1"/>
      <w:lvlText w:val="%1"/>
      <w:lvlJc w:val="left"/>
      <w:pPr>
        <w:ind w:left="432" w:hanging="432"/>
      </w:pPr>
      <w:rPr>
        <w:rFonts w:hint="eastAsia"/>
        <w:sz w:val="44"/>
        <w:szCs w:val="44"/>
      </w:rPr>
    </w:lvl>
    <w:lvl w:ilvl="1">
      <w:start w:val="1"/>
      <w:numFmt w:val="decimal"/>
      <w:pStyle w:val="2"/>
      <w:lvlText w:val="%1.%2"/>
      <w:lvlJc w:val="left"/>
      <w:pPr>
        <w:ind w:left="576" w:hanging="576"/>
      </w:pPr>
      <w:rPr>
        <w:rFonts w:hint="eastAsia"/>
        <w:sz w:val="32"/>
      </w:rPr>
    </w:lvl>
    <w:lvl w:ilvl="2">
      <w:start w:val="1"/>
      <w:numFmt w:val="decimal"/>
      <w:pStyle w:val="3"/>
      <w:lvlText w:val="%1.%2.%3"/>
      <w:lvlJc w:val="left"/>
      <w:pPr>
        <w:ind w:left="720" w:hanging="720"/>
      </w:pPr>
      <w:rPr>
        <w:rFonts w:hint="eastAsia"/>
        <w:sz w:val="32"/>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nsid w:val="698B58B8"/>
    <w:multiLevelType w:val="hybridMultilevel"/>
    <w:tmpl w:val="A2B0C71A"/>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6DF80D40"/>
    <w:multiLevelType w:val="hybridMultilevel"/>
    <w:tmpl w:val="0B1479CC"/>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6E3109E3"/>
    <w:multiLevelType w:val="hybridMultilevel"/>
    <w:tmpl w:val="EBCEFFC6"/>
    <w:lvl w:ilvl="0" w:tplc="4CD63E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6FC817AA"/>
    <w:multiLevelType w:val="hybridMultilevel"/>
    <w:tmpl w:val="328439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64E5A7B"/>
    <w:multiLevelType w:val="hybridMultilevel"/>
    <w:tmpl w:val="D5282162"/>
    <w:lvl w:ilvl="0" w:tplc="6AE68E1E">
      <w:start w:val="1"/>
      <w:numFmt w:val="bullet"/>
      <w:lvlText w:val="•"/>
      <w:lvlJc w:val="left"/>
      <w:pPr>
        <w:ind w:left="840" w:hanging="42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4"/>
  </w:num>
  <w:num w:numId="3">
    <w:abstractNumId w:val="1"/>
  </w:num>
  <w:num w:numId="4">
    <w:abstractNumId w:val="8"/>
  </w:num>
  <w:num w:numId="5">
    <w:abstractNumId w:val="2"/>
  </w:num>
  <w:num w:numId="6">
    <w:abstractNumId w:val="3"/>
  </w:num>
  <w:num w:numId="7">
    <w:abstractNumId w:val="9"/>
  </w:num>
  <w:num w:numId="8">
    <w:abstractNumId w:val="6"/>
  </w:num>
  <w:num w:numId="9">
    <w:abstractNumId w:val="5"/>
  </w:num>
  <w:num w:numId="10">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肖永博">
    <w15:presenceInfo w15:providerId="Windows Live" w15:userId="93c0ddc0a335ff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6"/>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0EE"/>
    <w:rsid w:val="00002E56"/>
    <w:rsid w:val="00003C56"/>
    <w:rsid w:val="000451F1"/>
    <w:rsid w:val="000464DD"/>
    <w:rsid w:val="000540D7"/>
    <w:rsid w:val="000634E8"/>
    <w:rsid w:val="00067037"/>
    <w:rsid w:val="000705DD"/>
    <w:rsid w:val="00081D27"/>
    <w:rsid w:val="000C50E0"/>
    <w:rsid w:val="000C67C9"/>
    <w:rsid w:val="000D0D8C"/>
    <w:rsid w:val="000D1F05"/>
    <w:rsid w:val="000D3554"/>
    <w:rsid w:val="000F5155"/>
    <w:rsid w:val="0010651B"/>
    <w:rsid w:val="00117414"/>
    <w:rsid w:val="00132898"/>
    <w:rsid w:val="001347AB"/>
    <w:rsid w:val="00143A30"/>
    <w:rsid w:val="00152795"/>
    <w:rsid w:val="001826FF"/>
    <w:rsid w:val="0019263D"/>
    <w:rsid w:val="0019452E"/>
    <w:rsid w:val="001B1B08"/>
    <w:rsid w:val="001B2E38"/>
    <w:rsid w:val="001E38A2"/>
    <w:rsid w:val="002255A5"/>
    <w:rsid w:val="00226282"/>
    <w:rsid w:val="002263D4"/>
    <w:rsid w:val="00243393"/>
    <w:rsid w:val="00266606"/>
    <w:rsid w:val="002719D5"/>
    <w:rsid w:val="002735BC"/>
    <w:rsid w:val="00273BC4"/>
    <w:rsid w:val="0028656F"/>
    <w:rsid w:val="00287A3D"/>
    <w:rsid w:val="002A6DEC"/>
    <w:rsid w:val="002C524C"/>
    <w:rsid w:val="002C56ED"/>
    <w:rsid w:val="002D6AA1"/>
    <w:rsid w:val="002D7A6E"/>
    <w:rsid w:val="002F5103"/>
    <w:rsid w:val="003153CD"/>
    <w:rsid w:val="0032570C"/>
    <w:rsid w:val="00344838"/>
    <w:rsid w:val="00376370"/>
    <w:rsid w:val="003821FE"/>
    <w:rsid w:val="00393B69"/>
    <w:rsid w:val="003B2C28"/>
    <w:rsid w:val="003C1709"/>
    <w:rsid w:val="003C2DBA"/>
    <w:rsid w:val="003C62F8"/>
    <w:rsid w:val="003F3366"/>
    <w:rsid w:val="00403A8C"/>
    <w:rsid w:val="00410A26"/>
    <w:rsid w:val="0041489A"/>
    <w:rsid w:val="00417358"/>
    <w:rsid w:val="0044733E"/>
    <w:rsid w:val="00462ACD"/>
    <w:rsid w:val="00474C6F"/>
    <w:rsid w:val="004905AA"/>
    <w:rsid w:val="004924EE"/>
    <w:rsid w:val="004A3806"/>
    <w:rsid w:val="004E3EFB"/>
    <w:rsid w:val="0050196B"/>
    <w:rsid w:val="0050208F"/>
    <w:rsid w:val="005066ED"/>
    <w:rsid w:val="005138A1"/>
    <w:rsid w:val="00516619"/>
    <w:rsid w:val="00536000"/>
    <w:rsid w:val="00540322"/>
    <w:rsid w:val="00547CCD"/>
    <w:rsid w:val="005736EA"/>
    <w:rsid w:val="00573F2D"/>
    <w:rsid w:val="00577504"/>
    <w:rsid w:val="00584B01"/>
    <w:rsid w:val="00584B60"/>
    <w:rsid w:val="005B2A7F"/>
    <w:rsid w:val="005B3AA5"/>
    <w:rsid w:val="005D4072"/>
    <w:rsid w:val="005E4CC9"/>
    <w:rsid w:val="00601758"/>
    <w:rsid w:val="00604789"/>
    <w:rsid w:val="00615B61"/>
    <w:rsid w:val="0061715A"/>
    <w:rsid w:val="0062389D"/>
    <w:rsid w:val="00631E12"/>
    <w:rsid w:val="006323B6"/>
    <w:rsid w:val="006330CD"/>
    <w:rsid w:val="00637996"/>
    <w:rsid w:val="006421E8"/>
    <w:rsid w:val="0067563C"/>
    <w:rsid w:val="006902B8"/>
    <w:rsid w:val="006C2244"/>
    <w:rsid w:val="006E0D79"/>
    <w:rsid w:val="006E6BAD"/>
    <w:rsid w:val="006E7917"/>
    <w:rsid w:val="006F249E"/>
    <w:rsid w:val="006F314F"/>
    <w:rsid w:val="007526C4"/>
    <w:rsid w:val="00753135"/>
    <w:rsid w:val="0075502A"/>
    <w:rsid w:val="007578B0"/>
    <w:rsid w:val="00787F68"/>
    <w:rsid w:val="007917A6"/>
    <w:rsid w:val="007E4C50"/>
    <w:rsid w:val="00822370"/>
    <w:rsid w:val="00826B72"/>
    <w:rsid w:val="00836A4E"/>
    <w:rsid w:val="008607A6"/>
    <w:rsid w:val="00871640"/>
    <w:rsid w:val="00884586"/>
    <w:rsid w:val="008A5874"/>
    <w:rsid w:val="008B5D3A"/>
    <w:rsid w:val="008C775C"/>
    <w:rsid w:val="008D3F14"/>
    <w:rsid w:val="008F5651"/>
    <w:rsid w:val="00901BE4"/>
    <w:rsid w:val="00906CBA"/>
    <w:rsid w:val="00914B9F"/>
    <w:rsid w:val="009415D8"/>
    <w:rsid w:val="0095189B"/>
    <w:rsid w:val="009523F6"/>
    <w:rsid w:val="00957396"/>
    <w:rsid w:val="0098447E"/>
    <w:rsid w:val="0098504B"/>
    <w:rsid w:val="00990AD4"/>
    <w:rsid w:val="009D0692"/>
    <w:rsid w:val="009D5F0C"/>
    <w:rsid w:val="009F66D0"/>
    <w:rsid w:val="00A10E4C"/>
    <w:rsid w:val="00A41086"/>
    <w:rsid w:val="00A47522"/>
    <w:rsid w:val="00A72B92"/>
    <w:rsid w:val="00A96131"/>
    <w:rsid w:val="00AA271D"/>
    <w:rsid w:val="00AF0F58"/>
    <w:rsid w:val="00AF115E"/>
    <w:rsid w:val="00AF505E"/>
    <w:rsid w:val="00AF6913"/>
    <w:rsid w:val="00AF7D66"/>
    <w:rsid w:val="00B02AA5"/>
    <w:rsid w:val="00B12983"/>
    <w:rsid w:val="00B216EE"/>
    <w:rsid w:val="00B33A3F"/>
    <w:rsid w:val="00B37864"/>
    <w:rsid w:val="00B525D0"/>
    <w:rsid w:val="00B550B3"/>
    <w:rsid w:val="00B55FD8"/>
    <w:rsid w:val="00B60B33"/>
    <w:rsid w:val="00B664F8"/>
    <w:rsid w:val="00B83FE5"/>
    <w:rsid w:val="00B86035"/>
    <w:rsid w:val="00B942CE"/>
    <w:rsid w:val="00B9538D"/>
    <w:rsid w:val="00B96CFC"/>
    <w:rsid w:val="00BC67F1"/>
    <w:rsid w:val="00BD7641"/>
    <w:rsid w:val="00C01358"/>
    <w:rsid w:val="00C056FC"/>
    <w:rsid w:val="00C05796"/>
    <w:rsid w:val="00C24AE4"/>
    <w:rsid w:val="00C3409D"/>
    <w:rsid w:val="00C34FFF"/>
    <w:rsid w:val="00C46343"/>
    <w:rsid w:val="00C5324E"/>
    <w:rsid w:val="00C570A0"/>
    <w:rsid w:val="00C66D72"/>
    <w:rsid w:val="00C717CE"/>
    <w:rsid w:val="00C76596"/>
    <w:rsid w:val="00C92454"/>
    <w:rsid w:val="00CA3D85"/>
    <w:rsid w:val="00CA3F41"/>
    <w:rsid w:val="00CC6964"/>
    <w:rsid w:val="00CE08F3"/>
    <w:rsid w:val="00D159A7"/>
    <w:rsid w:val="00D2573B"/>
    <w:rsid w:val="00D25901"/>
    <w:rsid w:val="00D25B1B"/>
    <w:rsid w:val="00D42B85"/>
    <w:rsid w:val="00D45AA3"/>
    <w:rsid w:val="00D47B8D"/>
    <w:rsid w:val="00D60D24"/>
    <w:rsid w:val="00D65A35"/>
    <w:rsid w:val="00D83796"/>
    <w:rsid w:val="00D93FA3"/>
    <w:rsid w:val="00D953CD"/>
    <w:rsid w:val="00D97201"/>
    <w:rsid w:val="00DA0AE0"/>
    <w:rsid w:val="00DA3BCF"/>
    <w:rsid w:val="00DA5265"/>
    <w:rsid w:val="00DC10EE"/>
    <w:rsid w:val="00DF599A"/>
    <w:rsid w:val="00DF7A55"/>
    <w:rsid w:val="00E03CAB"/>
    <w:rsid w:val="00E13E71"/>
    <w:rsid w:val="00E23DE8"/>
    <w:rsid w:val="00E44BEB"/>
    <w:rsid w:val="00E65D0C"/>
    <w:rsid w:val="00E70536"/>
    <w:rsid w:val="00E76452"/>
    <w:rsid w:val="00E82BFB"/>
    <w:rsid w:val="00EA1AED"/>
    <w:rsid w:val="00EA37ED"/>
    <w:rsid w:val="00EC7D8B"/>
    <w:rsid w:val="00EC7D94"/>
    <w:rsid w:val="00ED2606"/>
    <w:rsid w:val="00ED2678"/>
    <w:rsid w:val="00EF2F56"/>
    <w:rsid w:val="00F01A8D"/>
    <w:rsid w:val="00F01F55"/>
    <w:rsid w:val="00F02427"/>
    <w:rsid w:val="00F125C5"/>
    <w:rsid w:val="00F12F4A"/>
    <w:rsid w:val="00F16FF0"/>
    <w:rsid w:val="00F3369B"/>
    <w:rsid w:val="00F41E29"/>
    <w:rsid w:val="00F64AAD"/>
    <w:rsid w:val="00F7054F"/>
    <w:rsid w:val="00F71BB3"/>
    <w:rsid w:val="00F72875"/>
    <w:rsid w:val="00F80E63"/>
    <w:rsid w:val="00F921F6"/>
    <w:rsid w:val="00F9787C"/>
    <w:rsid w:val="00FA7EEB"/>
    <w:rsid w:val="00FF0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A9B859"/>
  <w15:docId w15:val="{55A4E4D9-ABE0-4E76-B76A-821C6EF80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E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DC10EE"/>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C10EE"/>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C10EE"/>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C10EE"/>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C10EE"/>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C10EE"/>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rsid w:val="00DC10EE"/>
    <w:pPr>
      <w:keepNext/>
      <w:keepLines/>
      <w:numPr>
        <w:ilvl w:val="6"/>
        <w:numId w:val="2"/>
      </w:numPr>
      <w:spacing w:before="240" w:after="64" w:line="320" w:lineRule="auto"/>
      <w:outlineLvl w:val="6"/>
    </w:pPr>
    <w:rPr>
      <w:b/>
      <w:bCs/>
      <w:sz w:val="24"/>
    </w:rPr>
  </w:style>
  <w:style w:type="paragraph" w:styleId="8">
    <w:name w:val="heading 8"/>
    <w:basedOn w:val="a"/>
    <w:next w:val="a"/>
    <w:link w:val="80"/>
    <w:uiPriority w:val="9"/>
    <w:semiHidden/>
    <w:unhideWhenUsed/>
    <w:qFormat/>
    <w:rsid w:val="00DC10EE"/>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rsid w:val="00DC10EE"/>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C10EE"/>
    <w:pPr>
      <w:ind w:firstLineChars="200" w:firstLine="420"/>
    </w:pPr>
  </w:style>
  <w:style w:type="character" w:customStyle="1" w:styleId="10">
    <w:name w:val="标题 1字符"/>
    <w:basedOn w:val="a0"/>
    <w:link w:val="1"/>
    <w:uiPriority w:val="9"/>
    <w:rsid w:val="00DC10EE"/>
    <w:rPr>
      <w:rFonts w:ascii="Times New Roman" w:eastAsia="宋体" w:hAnsi="Times New Roman" w:cs="Times New Roman"/>
      <w:b/>
      <w:bCs/>
      <w:kern w:val="44"/>
      <w:sz w:val="44"/>
      <w:szCs w:val="44"/>
    </w:rPr>
  </w:style>
  <w:style w:type="character" w:customStyle="1" w:styleId="20">
    <w:name w:val="标题 2字符"/>
    <w:basedOn w:val="a0"/>
    <w:link w:val="2"/>
    <w:uiPriority w:val="9"/>
    <w:rsid w:val="00DC10EE"/>
    <w:rPr>
      <w:rFonts w:asciiTheme="majorHAnsi" w:eastAsiaTheme="majorEastAsia" w:hAnsiTheme="majorHAnsi" w:cstheme="majorBidi"/>
      <w:b/>
      <w:bCs/>
      <w:sz w:val="32"/>
      <w:szCs w:val="32"/>
    </w:rPr>
  </w:style>
  <w:style w:type="character" w:customStyle="1" w:styleId="30">
    <w:name w:val="标题 3字符"/>
    <w:basedOn w:val="a0"/>
    <w:link w:val="3"/>
    <w:uiPriority w:val="9"/>
    <w:rsid w:val="00DC10EE"/>
    <w:rPr>
      <w:rFonts w:ascii="Times New Roman" w:eastAsia="宋体" w:hAnsi="Times New Roman" w:cs="Times New Roman"/>
      <w:b/>
      <w:bCs/>
      <w:sz w:val="32"/>
      <w:szCs w:val="32"/>
    </w:rPr>
  </w:style>
  <w:style w:type="character" w:customStyle="1" w:styleId="40">
    <w:name w:val="标题 4字符"/>
    <w:basedOn w:val="a0"/>
    <w:link w:val="4"/>
    <w:uiPriority w:val="9"/>
    <w:semiHidden/>
    <w:rsid w:val="00DC10EE"/>
    <w:rPr>
      <w:rFonts w:asciiTheme="majorHAnsi" w:eastAsiaTheme="majorEastAsia" w:hAnsiTheme="majorHAnsi" w:cstheme="majorBidi"/>
      <w:b/>
      <w:bCs/>
      <w:sz w:val="28"/>
      <w:szCs w:val="28"/>
    </w:rPr>
  </w:style>
  <w:style w:type="character" w:customStyle="1" w:styleId="50">
    <w:name w:val="标题 5字符"/>
    <w:basedOn w:val="a0"/>
    <w:link w:val="5"/>
    <w:uiPriority w:val="9"/>
    <w:semiHidden/>
    <w:rsid w:val="00DC10EE"/>
    <w:rPr>
      <w:rFonts w:ascii="Times New Roman" w:eastAsia="宋体" w:hAnsi="Times New Roman" w:cs="Times New Roman"/>
      <w:b/>
      <w:bCs/>
      <w:sz w:val="28"/>
      <w:szCs w:val="28"/>
    </w:rPr>
  </w:style>
  <w:style w:type="character" w:customStyle="1" w:styleId="60">
    <w:name w:val="标题 6字符"/>
    <w:basedOn w:val="a0"/>
    <w:link w:val="6"/>
    <w:uiPriority w:val="9"/>
    <w:semiHidden/>
    <w:rsid w:val="00DC10EE"/>
    <w:rPr>
      <w:rFonts w:asciiTheme="majorHAnsi" w:eastAsiaTheme="majorEastAsia" w:hAnsiTheme="majorHAnsi" w:cstheme="majorBidi"/>
      <w:b/>
      <w:bCs/>
      <w:sz w:val="24"/>
      <w:szCs w:val="24"/>
    </w:rPr>
  </w:style>
  <w:style w:type="character" w:customStyle="1" w:styleId="70">
    <w:name w:val="标题 7字符"/>
    <w:basedOn w:val="a0"/>
    <w:link w:val="7"/>
    <w:uiPriority w:val="9"/>
    <w:semiHidden/>
    <w:rsid w:val="00DC10EE"/>
    <w:rPr>
      <w:rFonts w:ascii="Times New Roman" w:eastAsia="宋体" w:hAnsi="Times New Roman" w:cs="Times New Roman"/>
      <w:b/>
      <w:bCs/>
      <w:sz w:val="24"/>
      <w:szCs w:val="24"/>
    </w:rPr>
  </w:style>
  <w:style w:type="character" w:customStyle="1" w:styleId="80">
    <w:name w:val="标题 8字符"/>
    <w:basedOn w:val="a0"/>
    <w:link w:val="8"/>
    <w:uiPriority w:val="9"/>
    <w:semiHidden/>
    <w:rsid w:val="00DC10EE"/>
    <w:rPr>
      <w:rFonts w:asciiTheme="majorHAnsi" w:eastAsiaTheme="majorEastAsia" w:hAnsiTheme="majorHAnsi" w:cstheme="majorBidi"/>
      <w:sz w:val="24"/>
      <w:szCs w:val="24"/>
    </w:rPr>
  </w:style>
  <w:style w:type="character" w:customStyle="1" w:styleId="90">
    <w:name w:val="标题 9字符"/>
    <w:basedOn w:val="a0"/>
    <w:link w:val="9"/>
    <w:uiPriority w:val="9"/>
    <w:semiHidden/>
    <w:rsid w:val="00DC10EE"/>
    <w:rPr>
      <w:rFonts w:asciiTheme="majorHAnsi" w:eastAsiaTheme="majorEastAsia" w:hAnsiTheme="majorHAnsi" w:cstheme="majorBidi"/>
      <w:szCs w:val="21"/>
    </w:rPr>
  </w:style>
  <w:style w:type="character" w:styleId="a4">
    <w:name w:val="Placeholder Text"/>
    <w:basedOn w:val="a0"/>
    <w:uiPriority w:val="99"/>
    <w:semiHidden/>
    <w:rsid w:val="00601758"/>
    <w:rPr>
      <w:color w:val="808080"/>
    </w:rPr>
  </w:style>
  <w:style w:type="paragraph" w:styleId="a5">
    <w:name w:val="TOC Heading"/>
    <w:basedOn w:val="1"/>
    <w:next w:val="a"/>
    <w:uiPriority w:val="39"/>
    <w:unhideWhenUsed/>
    <w:qFormat/>
    <w:rsid w:val="00EA1AE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EA1AE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FF0F04"/>
    <w:pPr>
      <w:widowControl/>
      <w:tabs>
        <w:tab w:val="left" w:pos="440"/>
        <w:tab w:val="right" w:leader="dot" w:pos="8296"/>
      </w:tabs>
      <w:spacing w:after="100" w:line="259" w:lineRule="auto"/>
      <w:jc w:val="center"/>
    </w:pPr>
    <w:rPr>
      <w:rFonts w:asciiTheme="minorHAnsi" w:eastAsiaTheme="minorEastAsia" w:hAnsiTheme="minorHAnsi"/>
      <w:kern w:val="0"/>
      <w:sz w:val="22"/>
      <w:szCs w:val="22"/>
    </w:rPr>
  </w:style>
  <w:style w:type="paragraph" w:styleId="31">
    <w:name w:val="toc 3"/>
    <w:basedOn w:val="a"/>
    <w:next w:val="a"/>
    <w:autoRedefine/>
    <w:uiPriority w:val="39"/>
    <w:unhideWhenUsed/>
    <w:rsid w:val="00EA1AED"/>
    <w:pPr>
      <w:widowControl/>
      <w:spacing w:after="100" w:line="259" w:lineRule="auto"/>
      <w:ind w:left="440"/>
      <w:jc w:val="left"/>
    </w:pPr>
    <w:rPr>
      <w:rFonts w:asciiTheme="minorHAnsi" w:eastAsiaTheme="minorEastAsia" w:hAnsiTheme="minorHAnsi"/>
      <w:kern w:val="0"/>
      <w:sz w:val="22"/>
      <w:szCs w:val="22"/>
    </w:rPr>
  </w:style>
  <w:style w:type="character" w:styleId="a6">
    <w:name w:val="Hyperlink"/>
    <w:basedOn w:val="a0"/>
    <w:uiPriority w:val="99"/>
    <w:unhideWhenUsed/>
    <w:rsid w:val="00EA1AED"/>
    <w:rPr>
      <w:color w:val="0563C1" w:themeColor="hyperlink"/>
      <w:u w:val="single"/>
    </w:rPr>
  </w:style>
  <w:style w:type="paragraph" w:styleId="a7">
    <w:name w:val="caption"/>
    <w:basedOn w:val="a"/>
    <w:next w:val="a"/>
    <w:uiPriority w:val="35"/>
    <w:unhideWhenUsed/>
    <w:qFormat/>
    <w:rsid w:val="000451F1"/>
    <w:rPr>
      <w:rFonts w:asciiTheme="majorHAnsi" w:eastAsia="黑体" w:hAnsiTheme="majorHAnsi" w:cstheme="majorBidi"/>
      <w:sz w:val="20"/>
      <w:szCs w:val="20"/>
    </w:rPr>
  </w:style>
  <w:style w:type="paragraph" w:styleId="a8">
    <w:name w:val="Balloon Text"/>
    <w:basedOn w:val="a"/>
    <w:link w:val="a9"/>
    <w:uiPriority w:val="99"/>
    <w:semiHidden/>
    <w:unhideWhenUsed/>
    <w:rsid w:val="00E82BFB"/>
    <w:rPr>
      <w:rFonts w:ascii="Heiti SC Light" w:eastAsia="Heiti SC Light"/>
      <w:sz w:val="18"/>
      <w:szCs w:val="18"/>
    </w:rPr>
  </w:style>
  <w:style w:type="character" w:customStyle="1" w:styleId="a9">
    <w:name w:val="批注框文本字符"/>
    <w:basedOn w:val="a0"/>
    <w:link w:val="a8"/>
    <w:uiPriority w:val="99"/>
    <w:semiHidden/>
    <w:rsid w:val="00E82BFB"/>
    <w:rPr>
      <w:rFonts w:ascii="Heiti SC Light" w:eastAsia="Heiti SC Light" w:hAnsi="Times New Roman" w:cs="Times New Roman"/>
      <w:sz w:val="18"/>
      <w:szCs w:val="18"/>
    </w:rPr>
  </w:style>
  <w:style w:type="character" w:styleId="aa">
    <w:name w:val="annotation reference"/>
    <w:basedOn w:val="a0"/>
    <w:uiPriority w:val="99"/>
    <w:semiHidden/>
    <w:unhideWhenUsed/>
    <w:rsid w:val="00E82BFB"/>
    <w:rPr>
      <w:sz w:val="21"/>
      <w:szCs w:val="21"/>
    </w:rPr>
  </w:style>
  <w:style w:type="paragraph" w:styleId="ab">
    <w:name w:val="annotation text"/>
    <w:basedOn w:val="a"/>
    <w:link w:val="ac"/>
    <w:uiPriority w:val="99"/>
    <w:semiHidden/>
    <w:unhideWhenUsed/>
    <w:rsid w:val="00E82BFB"/>
    <w:pPr>
      <w:jc w:val="left"/>
    </w:pPr>
  </w:style>
  <w:style w:type="character" w:customStyle="1" w:styleId="ac">
    <w:name w:val="批注文字字符"/>
    <w:basedOn w:val="a0"/>
    <w:link w:val="ab"/>
    <w:uiPriority w:val="99"/>
    <w:semiHidden/>
    <w:rsid w:val="00E82BFB"/>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E82BFB"/>
    <w:rPr>
      <w:b/>
      <w:bCs/>
    </w:rPr>
  </w:style>
  <w:style w:type="character" w:customStyle="1" w:styleId="ae">
    <w:name w:val="批注主题字符"/>
    <w:basedOn w:val="ac"/>
    <w:link w:val="ad"/>
    <w:uiPriority w:val="99"/>
    <w:semiHidden/>
    <w:rsid w:val="00E82BFB"/>
    <w:rPr>
      <w:rFonts w:ascii="Times New Roman" w:eastAsia="宋体" w:hAnsi="Times New Roman" w:cs="Times New Roman"/>
      <w:b/>
      <w:bCs/>
      <w:szCs w:val="24"/>
    </w:rPr>
  </w:style>
  <w:style w:type="paragraph" w:styleId="af">
    <w:name w:val="Normal (Web)"/>
    <w:basedOn w:val="a"/>
    <w:uiPriority w:val="99"/>
    <w:semiHidden/>
    <w:unhideWhenUsed/>
    <w:rsid w:val="002A6DEC"/>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452475">
      <w:bodyDiv w:val="1"/>
      <w:marLeft w:val="0"/>
      <w:marRight w:val="0"/>
      <w:marTop w:val="0"/>
      <w:marBottom w:val="0"/>
      <w:divBdr>
        <w:top w:val="none" w:sz="0" w:space="0" w:color="auto"/>
        <w:left w:val="none" w:sz="0" w:space="0" w:color="auto"/>
        <w:bottom w:val="none" w:sz="0" w:space="0" w:color="auto"/>
        <w:right w:val="none" w:sz="0" w:space="0" w:color="auto"/>
      </w:divBdr>
    </w:div>
    <w:div w:id="839661203">
      <w:bodyDiv w:val="1"/>
      <w:marLeft w:val="0"/>
      <w:marRight w:val="0"/>
      <w:marTop w:val="0"/>
      <w:marBottom w:val="0"/>
      <w:divBdr>
        <w:top w:val="none" w:sz="0" w:space="0" w:color="auto"/>
        <w:left w:val="none" w:sz="0" w:space="0" w:color="auto"/>
        <w:bottom w:val="none" w:sz="0" w:space="0" w:color="auto"/>
        <w:right w:val="none" w:sz="0" w:space="0" w:color="auto"/>
      </w:divBdr>
      <w:divsChild>
        <w:div w:id="596718997">
          <w:marLeft w:val="547"/>
          <w:marRight w:val="0"/>
          <w:marTop w:val="0"/>
          <w:marBottom w:val="0"/>
          <w:divBdr>
            <w:top w:val="none" w:sz="0" w:space="0" w:color="auto"/>
            <w:left w:val="none" w:sz="0" w:space="0" w:color="auto"/>
            <w:bottom w:val="none" w:sz="0" w:space="0" w:color="auto"/>
            <w:right w:val="none" w:sz="0" w:space="0" w:color="auto"/>
          </w:divBdr>
        </w:div>
      </w:divsChild>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817987302">
      <w:bodyDiv w:val="1"/>
      <w:marLeft w:val="0"/>
      <w:marRight w:val="0"/>
      <w:marTop w:val="0"/>
      <w:marBottom w:val="0"/>
      <w:divBdr>
        <w:top w:val="none" w:sz="0" w:space="0" w:color="auto"/>
        <w:left w:val="none" w:sz="0" w:space="0" w:color="auto"/>
        <w:bottom w:val="none" w:sz="0" w:space="0" w:color="auto"/>
        <w:right w:val="none" w:sz="0" w:space="0" w:color="auto"/>
      </w:divBdr>
      <w:divsChild>
        <w:div w:id="17946635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emf"/><Relationship Id="rId27" Type="http://schemas.openxmlformats.org/officeDocument/2006/relationships/image" Target="media/image20.png"/><Relationship Id="rId28" Type="http://schemas.openxmlformats.org/officeDocument/2006/relationships/comments" Target="comments.xml"/><Relationship Id="rId29" Type="http://schemas.microsoft.com/office/2011/relationships/commentsExtended" Target="commentsExtended.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txhgenius@163.com" TargetMode="External"/><Relationship Id="rId7" Type="http://schemas.openxmlformats.org/officeDocument/2006/relationships/hyperlink" Target="mailto:huizhang@tsinghua.edu.cn"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7C632-B963-1944-AE75-885C74626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27</Pages>
  <Words>4730</Words>
  <Characters>26962</Characters>
  <Application>Microsoft Macintosh Word</Application>
  <DocSecurity>0</DocSecurity>
  <Lines>224</Lines>
  <Paragraphs>63</Paragraphs>
  <ScaleCrop>false</ScaleCrop>
  <Company/>
  <LinksUpToDate>false</LinksUpToDate>
  <CharactersWithSpaces>31629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肖永博</dc:creator>
  <cp:keywords/>
  <dc:description/>
  <cp:lastModifiedBy>肖永博</cp:lastModifiedBy>
  <cp:revision>327</cp:revision>
  <dcterms:created xsi:type="dcterms:W3CDTF">2015-09-19T07:05:00Z</dcterms:created>
  <dcterms:modified xsi:type="dcterms:W3CDTF">2015-09-27T08:48:00Z</dcterms:modified>
</cp:coreProperties>
</file>