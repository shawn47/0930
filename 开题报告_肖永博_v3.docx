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777777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0"/>
      </w:pPr>
      <w:r>
        <w:lastRenderedPageBreak/>
        <w:t>目录</w:t>
      </w:r>
    </w:p>
    <w:p w14:paraId="6618D13E" w14:textId="77777777" w:rsidR="00EC7D8B" w:rsidRDefault="00FF0F04">
      <w:pPr>
        <w:pStyle w:val="10"/>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430594840" w:history="1">
        <w:r w:rsidR="00EC7D8B" w:rsidRPr="002C7C28">
          <w:rPr>
            <w:rStyle w:val="a5"/>
            <w:noProof/>
          </w:rPr>
          <w:t>1</w:t>
        </w:r>
        <w:r w:rsidR="00EC7D8B">
          <w:rPr>
            <w:rFonts w:cstheme="minorBidi"/>
            <w:noProof/>
            <w:kern w:val="2"/>
            <w:sz w:val="21"/>
          </w:rPr>
          <w:tab/>
        </w:r>
        <w:r w:rsidR="00EC7D8B" w:rsidRPr="002C7C28">
          <w:rPr>
            <w:rStyle w:val="a5"/>
            <w:rFonts w:hint="eastAsia"/>
            <w:noProof/>
          </w:rPr>
          <w:t>选题背景</w:t>
        </w:r>
        <w:r w:rsidR="00EC7D8B">
          <w:rPr>
            <w:noProof/>
            <w:webHidden/>
          </w:rPr>
          <w:tab/>
        </w:r>
        <w:r w:rsidR="00EC7D8B">
          <w:rPr>
            <w:noProof/>
            <w:webHidden/>
          </w:rPr>
          <w:fldChar w:fldCharType="begin"/>
        </w:r>
        <w:r w:rsidR="00EC7D8B">
          <w:rPr>
            <w:noProof/>
            <w:webHidden/>
          </w:rPr>
          <w:instrText xml:space="preserve"> PAGEREF _Toc430594840 \h </w:instrText>
        </w:r>
        <w:r w:rsidR="00EC7D8B">
          <w:rPr>
            <w:noProof/>
            <w:webHidden/>
          </w:rPr>
        </w:r>
        <w:r w:rsidR="00EC7D8B">
          <w:rPr>
            <w:noProof/>
            <w:webHidden/>
          </w:rPr>
          <w:fldChar w:fldCharType="separate"/>
        </w:r>
        <w:r w:rsidR="00EC7D8B">
          <w:rPr>
            <w:noProof/>
            <w:webHidden/>
          </w:rPr>
          <w:t>3</w:t>
        </w:r>
        <w:r w:rsidR="00EC7D8B">
          <w:rPr>
            <w:noProof/>
            <w:webHidden/>
          </w:rPr>
          <w:fldChar w:fldCharType="end"/>
        </w:r>
      </w:hyperlink>
    </w:p>
    <w:p w14:paraId="61202BE3" w14:textId="77777777" w:rsidR="00EC7D8B" w:rsidRDefault="00D83796">
      <w:pPr>
        <w:pStyle w:val="10"/>
        <w:rPr>
          <w:rFonts w:cstheme="minorBidi"/>
          <w:noProof/>
          <w:kern w:val="2"/>
          <w:sz w:val="21"/>
        </w:rPr>
      </w:pPr>
      <w:hyperlink w:anchor="_Toc430594841" w:history="1">
        <w:r w:rsidR="00EC7D8B" w:rsidRPr="002C7C28">
          <w:rPr>
            <w:rStyle w:val="a5"/>
            <w:noProof/>
          </w:rPr>
          <w:t>2</w:t>
        </w:r>
        <w:r w:rsidR="00EC7D8B">
          <w:rPr>
            <w:rFonts w:cstheme="minorBidi"/>
            <w:noProof/>
            <w:kern w:val="2"/>
            <w:sz w:val="21"/>
          </w:rPr>
          <w:tab/>
        </w:r>
        <w:r w:rsidR="00EC7D8B" w:rsidRPr="002C7C28">
          <w:rPr>
            <w:rStyle w:val="a5"/>
            <w:rFonts w:hint="eastAsia"/>
            <w:noProof/>
          </w:rPr>
          <w:t>国内外研究现状</w:t>
        </w:r>
        <w:r w:rsidR="00EC7D8B">
          <w:rPr>
            <w:noProof/>
            <w:webHidden/>
          </w:rPr>
          <w:tab/>
        </w:r>
        <w:r w:rsidR="00EC7D8B">
          <w:rPr>
            <w:noProof/>
            <w:webHidden/>
          </w:rPr>
          <w:fldChar w:fldCharType="begin"/>
        </w:r>
        <w:r w:rsidR="00EC7D8B">
          <w:rPr>
            <w:noProof/>
            <w:webHidden/>
          </w:rPr>
          <w:instrText xml:space="preserve"> PAGEREF _Toc430594841 \h </w:instrText>
        </w:r>
        <w:r w:rsidR="00EC7D8B">
          <w:rPr>
            <w:noProof/>
            <w:webHidden/>
          </w:rPr>
        </w:r>
        <w:r w:rsidR="00EC7D8B">
          <w:rPr>
            <w:noProof/>
            <w:webHidden/>
          </w:rPr>
          <w:fldChar w:fldCharType="separate"/>
        </w:r>
        <w:r w:rsidR="00EC7D8B">
          <w:rPr>
            <w:noProof/>
            <w:webHidden/>
          </w:rPr>
          <w:t>4</w:t>
        </w:r>
        <w:r w:rsidR="00EC7D8B">
          <w:rPr>
            <w:noProof/>
            <w:webHidden/>
          </w:rPr>
          <w:fldChar w:fldCharType="end"/>
        </w:r>
      </w:hyperlink>
    </w:p>
    <w:p w14:paraId="2A4080AD" w14:textId="77777777" w:rsidR="00EC7D8B" w:rsidRDefault="00D83796">
      <w:pPr>
        <w:pStyle w:val="20"/>
        <w:tabs>
          <w:tab w:val="left" w:pos="840"/>
          <w:tab w:val="right" w:leader="dot" w:pos="8296"/>
        </w:tabs>
        <w:rPr>
          <w:rFonts w:cstheme="minorBidi"/>
          <w:noProof/>
          <w:kern w:val="2"/>
          <w:sz w:val="21"/>
        </w:rPr>
      </w:pPr>
      <w:hyperlink w:anchor="_Toc430594842" w:history="1">
        <w:r w:rsidR="00EC7D8B" w:rsidRPr="002C7C28">
          <w:rPr>
            <w:rStyle w:val="a5"/>
            <w:noProof/>
          </w:rPr>
          <w:t>2.1</w:t>
        </w:r>
        <w:r w:rsidR="00EC7D8B">
          <w:rPr>
            <w:rFonts w:cstheme="minorBidi"/>
            <w:noProof/>
            <w:kern w:val="2"/>
            <w:sz w:val="21"/>
          </w:rPr>
          <w:tab/>
        </w:r>
        <w:r w:rsidR="00EC7D8B" w:rsidRPr="002C7C28">
          <w:rPr>
            <w:rStyle w:val="a5"/>
            <w:rFonts w:hint="eastAsia"/>
            <w:noProof/>
          </w:rPr>
          <w:t>流程模型</w:t>
        </w:r>
        <w:r w:rsidR="00EC7D8B">
          <w:rPr>
            <w:noProof/>
            <w:webHidden/>
          </w:rPr>
          <w:tab/>
        </w:r>
        <w:r w:rsidR="00EC7D8B">
          <w:rPr>
            <w:noProof/>
            <w:webHidden/>
          </w:rPr>
          <w:fldChar w:fldCharType="begin"/>
        </w:r>
        <w:r w:rsidR="00EC7D8B">
          <w:rPr>
            <w:noProof/>
            <w:webHidden/>
          </w:rPr>
          <w:instrText xml:space="preserve"> PAGEREF _Toc430594842 \h </w:instrText>
        </w:r>
        <w:r w:rsidR="00EC7D8B">
          <w:rPr>
            <w:noProof/>
            <w:webHidden/>
          </w:rPr>
        </w:r>
        <w:r w:rsidR="00EC7D8B">
          <w:rPr>
            <w:noProof/>
            <w:webHidden/>
          </w:rPr>
          <w:fldChar w:fldCharType="separate"/>
        </w:r>
        <w:r w:rsidR="00EC7D8B">
          <w:rPr>
            <w:noProof/>
            <w:webHidden/>
          </w:rPr>
          <w:t>5</w:t>
        </w:r>
        <w:r w:rsidR="00EC7D8B">
          <w:rPr>
            <w:noProof/>
            <w:webHidden/>
          </w:rPr>
          <w:fldChar w:fldCharType="end"/>
        </w:r>
      </w:hyperlink>
    </w:p>
    <w:p w14:paraId="07954531" w14:textId="77777777" w:rsidR="00EC7D8B" w:rsidRDefault="00D83796">
      <w:pPr>
        <w:pStyle w:val="30"/>
        <w:tabs>
          <w:tab w:val="left" w:pos="1260"/>
          <w:tab w:val="right" w:leader="dot" w:pos="8296"/>
        </w:tabs>
        <w:rPr>
          <w:rFonts w:cstheme="minorBidi"/>
          <w:noProof/>
          <w:kern w:val="2"/>
          <w:sz w:val="21"/>
        </w:rPr>
      </w:pPr>
      <w:hyperlink w:anchor="_Toc430594843" w:history="1">
        <w:r w:rsidR="00EC7D8B" w:rsidRPr="002C7C28">
          <w:rPr>
            <w:rStyle w:val="a5"/>
            <w:noProof/>
          </w:rPr>
          <w:t>2.1.1</w:t>
        </w:r>
        <w:r w:rsidR="00EC7D8B">
          <w:rPr>
            <w:rFonts w:cstheme="minorBidi"/>
            <w:noProof/>
            <w:kern w:val="2"/>
            <w:sz w:val="21"/>
          </w:rPr>
          <w:tab/>
        </w:r>
        <w:r w:rsidR="00EC7D8B" w:rsidRPr="002C7C28">
          <w:rPr>
            <w:rStyle w:val="a5"/>
            <w:noProof/>
          </w:rPr>
          <w:t>Declarative</w:t>
        </w:r>
        <w:r w:rsidR="00EC7D8B" w:rsidRPr="002C7C28">
          <w:rPr>
            <w:rStyle w:val="a5"/>
            <w:rFonts w:hint="eastAsia"/>
            <w:noProof/>
          </w:rPr>
          <w:t>模型</w:t>
        </w:r>
        <w:r w:rsidR="00EC7D8B">
          <w:rPr>
            <w:noProof/>
            <w:webHidden/>
          </w:rPr>
          <w:tab/>
        </w:r>
        <w:r w:rsidR="00EC7D8B">
          <w:rPr>
            <w:noProof/>
            <w:webHidden/>
          </w:rPr>
          <w:fldChar w:fldCharType="begin"/>
        </w:r>
        <w:r w:rsidR="00EC7D8B">
          <w:rPr>
            <w:noProof/>
            <w:webHidden/>
          </w:rPr>
          <w:instrText xml:space="preserve"> PAGEREF _Toc430594843 \h </w:instrText>
        </w:r>
        <w:r w:rsidR="00EC7D8B">
          <w:rPr>
            <w:noProof/>
            <w:webHidden/>
          </w:rPr>
        </w:r>
        <w:r w:rsidR="00EC7D8B">
          <w:rPr>
            <w:noProof/>
            <w:webHidden/>
          </w:rPr>
          <w:fldChar w:fldCharType="separate"/>
        </w:r>
        <w:r w:rsidR="00EC7D8B">
          <w:rPr>
            <w:noProof/>
            <w:webHidden/>
          </w:rPr>
          <w:t>5</w:t>
        </w:r>
        <w:r w:rsidR="00EC7D8B">
          <w:rPr>
            <w:noProof/>
            <w:webHidden/>
          </w:rPr>
          <w:fldChar w:fldCharType="end"/>
        </w:r>
      </w:hyperlink>
    </w:p>
    <w:p w14:paraId="048C2233" w14:textId="77777777" w:rsidR="00EC7D8B" w:rsidRDefault="00D83796">
      <w:pPr>
        <w:pStyle w:val="30"/>
        <w:tabs>
          <w:tab w:val="left" w:pos="1260"/>
          <w:tab w:val="right" w:leader="dot" w:pos="8296"/>
        </w:tabs>
        <w:rPr>
          <w:rFonts w:cstheme="minorBidi"/>
          <w:noProof/>
          <w:kern w:val="2"/>
          <w:sz w:val="21"/>
        </w:rPr>
      </w:pPr>
      <w:hyperlink w:anchor="_Toc430594844" w:history="1">
        <w:r w:rsidR="00EC7D8B" w:rsidRPr="002C7C28">
          <w:rPr>
            <w:rStyle w:val="a5"/>
            <w:noProof/>
          </w:rPr>
          <w:t>2.1.2</w:t>
        </w:r>
        <w:r w:rsidR="00EC7D8B">
          <w:rPr>
            <w:rFonts w:cstheme="minorBidi"/>
            <w:noProof/>
            <w:kern w:val="2"/>
            <w:sz w:val="21"/>
          </w:rPr>
          <w:tab/>
        </w:r>
        <w:r w:rsidR="00EC7D8B" w:rsidRPr="002C7C28">
          <w:rPr>
            <w:rStyle w:val="a5"/>
            <w:noProof/>
          </w:rPr>
          <w:t>Imperative</w:t>
        </w:r>
        <w:r w:rsidR="00EC7D8B" w:rsidRPr="002C7C28">
          <w:rPr>
            <w:rStyle w:val="a5"/>
            <w:rFonts w:hint="eastAsia"/>
            <w:noProof/>
          </w:rPr>
          <w:t>模型</w:t>
        </w:r>
        <w:r w:rsidR="00EC7D8B">
          <w:rPr>
            <w:noProof/>
            <w:webHidden/>
          </w:rPr>
          <w:tab/>
        </w:r>
        <w:r w:rsidR="00EC7D8B">
          <w:rPr>
            <w:noProof/>
            <w:webHidden/>
          </w:rPr>
          <w:fldChar w:fldCharType="begin"/>
        </w:r>
        <w:r w:rsidR="00EC7D8B">
          <w:rPr>
            <w:noProof/>
            <w:webHidden/>
          </w:rPr>
          <w:instrText xml:space="preserve"> PAGEREF _Toc430594844 \h </w:instrText>
        </w:r>
        <w:r w:rsidR="00EC7D8B">
          <w:rPr>
            <w:noProof/>
            <w:webHidden/>
          </w:rPr>
        </w:r>
        <w:r w:rsidR="00EC7D8B">
          <w:rPr>
            <w:noProof/>
            <w:webHidden/>
          </w:rPr>
          <w:fldChar w:fldCharType="separate"/>
        </w:r>
        <w:r w:rsidR="00EC7D8B">
          <w:rPr>
            <w:noProof/>
            <w:webHidden/>
          </w:rPr>
          <w:t>6</w:t>
        </w:r>
        <w:r w:rsidR="00EC7D8B">
          <w:rPr>
            <w:noProof/>
            <w:webHidden/>
          </w:rPr>
          <w:fldChar w:fldCharType="end"/>
        </w:r>
      </w:hyperlink>
    </w:p>
    <w:p w14:paraId="0F08B740" w14:textId="77777777" w:rsidR="00EC7D8B" w:rsidRDefault="00D83796">
      <w:pPr>
        <w:pStyle w:val="20"/>
        <w:tabs>
          <w:tab w:val="left" w:pos="840"/>
          <w:tab w:val="right" w:leader="dot" w:pos="8296"/>
        </w:tabs>
        <w:rPr>
          <w:rFonts w:cstheme="minorBidi"/>
          <w:noProof/>
          <w:kern w:val="2"/>
          <w:sz w:val="21"/>
        </w:rPr>
      </w:pPr>
      <w:hyperlink w:anchor="_Toc430594845" w:history="1">
        <w:r w:rsidR="00EC7D8B" w:rsidRPr="002C7C28">
          <w:rPr>
            <w:rStyle w:val="a5"/>
            <w:noProof/>
          </w:rPr>
          <w:t>2.2</w:t>
        </w:r>
        <w:r w:rsidR="00EC7D8B">
          <w:rPr>
            <w:rFonts w:cstheme="minorBidi"/>
            <w:noProof/>
            <w:kern w:val="2"/>
            <w:sz w:val="21"/>
          </w:rPr>
          <w:tab/>
        </w:r>
        <w:r w:rsidR="00EC7D8B" w:rsidRPr="002C7C28">
          <w:rPr>
            <w:rStyle w:val="a5"/>
            <w:rFonts w:hint="eastAsia"/>
            <w:noProof/>
          </w:rPr>
          <w:t>符合性检测</w:t>
        </w:r>
        <w:r w:rsidR="00EC7D8B">
          <w:rPr>
            <w:noProof/>
            <w:webHidden/>
          </w:rPr>
          <w:tab/>
        </w:r>
        <w:r w:rsidR="00EC7D8B">
          <w:rPr>
            <w:noProof/>
            <w:webHidden/>
          </w:rPr>
          <w:fldChar w:fldCharType="begin"/>
        </w:r>
        <w:r w:rsidR="00EC7D8B">
          <w:rPr>
            <w:noProof/>
            <w:webHidden/>
          </w:rPr>
          <w:instrText xml:space="preserve"> PAGEREF _Toc430594845 \h </w:instrText>
        </w:r>
        <w:r w:rsidR="00EC7D8B">
          <w:rPr>
            <w:noProof/>
            <w:webHidden/>
          </w:rPr>
        </w:r>
        <w:r w:rsidR="00EC7D8B">
          <w:rPr>
            <w:noProof/>
            <w:webHidden/>
          </w:rPr>
          <w:fldChar w:fldCharType="separate"/>
        </w:r>
        <w:r w:rsidR="00EC7D8B">
          <w:rPr>
            <w:noProof/>
            <w:webHidden/>
          </w:rPr>
          <w:t>8</w:t>
        </w:r>
        <w:r w:rsidR="00EC7D8B">
          <w:rPr>
            <w:noProof/>
            <w:webHidden/>
          </w:rPr>
          <w:fldChar w:fldCharType="end"/>
        </w:r>
      </w:hyperlink>
    </w:p>
    <w:p w14:paraId="5C6AD8FB" w14:textId="77777777" w:rsidR="00EC7D8B" w:rsidRDefault="00D83796">
      <w:pPr>
        <w:pStyle w:val="30"/>
        <w:tabs>
          <w:tab w:val="left" w:pos="1260"/>
          <w:tab w:val="right" w:leader="dot" w:pos="8296"/>
        </w:tabs>
        <w:rPr>
          <w:rFonts w:cstheme="minorBidi"/>
          <w:noProof/>
          <w:kern w:val="2"/>
          <w:sz w:val="21"/>
        </w:rPr>
      </w:pPr>
      <w:hyperlink w:anchor="_Toc430594846" w:history="1">
        <w:r w:rsidR="00EC7D8B" w:rsidRPr="002C7C28">
          <w:rPr>
            <w:rStyle w:val="a5"/>
            <w:noProof/>
          </w:rPr>
          <w:t>2.2.1</w:t>
        </w:r>
        <w:r w:rsidR="00EC7D8B">
          <w:rPr>
            <w:rFonts w:cstheme="minorBidi"/>
            <w:noProof/>
            <w:kern w:val="2"/>
            <w:sz w:val="21"/>
          </w:rPr>
          <w:tab/>
        </w:r>
        <w:r w:rsidR="00EC7D8B" w:rsidRPr="002C7C28">
          <w:rPr>
            <w:rStyle w:val="a5"/>
            <w:rFonts w:hint="eastAsia"/>
            <w:noProof/>
          </w:rPr>
          <w:t>度量维度</w:t>
        </w:r>
        <w:r w:rsidR="00EC7D8B">
          <w:rPr>
            <w:noProof/>
            <w:webHidden/>
          </w:rPr>
          <w:tab/>
        </w:r>
        <w:r w:rsidR="00EC7D8B">
          <w:rPr>
            <w:noProof/>
            <w:webHidden/>
          </w:rPr>
          <w:fldChar w:fldCharType="begin"/>
        </w:r>
        <w:r w:rsidR="00EC7D8B">
          <w:rPr>
            <w:noProof/>
            <w:webHidden/>
          </w:rPr>
          <w:instrText xml:space="preserve"> PAGEREF _Toc430594846 \h </w:instrText>
        </w:r>
        <w:r w:rsidR="00EC7D8B">
          <w:rPr>
            <w:noProof/>
            <w:webHidden/>
          </w:rPr>
        </w:r>
        <w:r w:rsidR="00EC7D8B">
          <w:rPr>
            <w:noProof/>
            <w:webHidden/>
          </w:rPr>
          <w:fldChar w:fldCharType="separate"/>
        </w:r>
        <w:r w:rsidR="00EC7D8B">
          <w:rPr>
            <w:noProof/>
            <w:webHidden/>
          </w:rPr>
          <w:t>8</w:t>
        </w:r>
        <w:r w:rsidR="00EC7D8B">
          <w:rPr>
            <w:noProof/>
            <w:webHidden/>
          </w:rPr>
          <w:fldChar w:fldCharType="end"/>
        </w:r>
      </w:hyperlink>
    </w:p>
    <w:p w14:paraId="0A130102" w14:textId="77777777" w:rsidR="00EC7D8B" w:rsidRDefault="00D83796">
      <w:pPr>
        <w:pStyle w:val="30"/>
        <w:tabs>
          <w:tab w:val="left" w:pos="1260"/>
          <w:tab w:val="right" w:leader="dot" w:pos="8296"/>
        </w:tabs>
        <w:rPr>
          <w:rFonts w:cstheme="minorBidi"/>
          <w:noProof/>
          <w:kern w:val="2"/>
          <w:sz w:val="21"/>
        </w:rPr>
      </w:pPr>
      <w:hyperlink w:anchor="_Toc430594847" w:history="1">
        <w:r w:rsidR="00EC7D8B" w:rsidRPr="002C7C28">
          <w:rPr>
            <w:rStyle w:val="a5"/>
            <w:noProof/>
          </w:rPr>
          <w:t>2.2.2</w:t>
        </w:r>
        <w:r w:rsidR="00EC7D8B">
          <w:rPr>
            <w:rFonts w:cstheme="minorBidi"/>
            <w:noProof/>
            <w:kern w:val="2"/>
            <w:sz w:val="21"/>
          </w:rPr>
          <w:tab/>
        </w:r>
        <w:r w:rsidR="00EC7D8B" w:rsidRPr="002C7C28">
          <w:rPr>
            <w:rStyle w:val="a5"/>
            <w:rFonts w:hint="eastAsia"/>
            <w:noProof/>
          </w:rPr>
          <w:t>符合性检测方法</w:t>
        </w:r>
        <w:r w:rsidR="00EC7D8B">
          <w:rPr>
            <w:noProof/>
            <w:webHidden/>
          </w:rPr>
          <w:tab/>
        </w:r>
        <w:r w:rsidR="00EC7D8B">
          <w:rPr>
            <w:noProof/>
            <w:webHidden/>
          </w:rPr>
          <w:fldChar w:fldCharType="begin"/>
        </w:r>
        <w:r w:rsidR="00EC7D8B">
          <w:rPr>
            <w:noProof/>
            <w:webHidden/>
          </w:rPr>
          <w:instrText xml:space="preserve"> PAGEREF _Toc430594847 \h </w:instrText>
        </w:r>
        <w:r w:rsidR="00EC7D8B">
          <w:rPr>
            <w:noProof/>
            <w:webHidden/>
          </w:rPr>
        </w:r>
        <w:r w:rsidR="00EC7D8B">
          <w:rPr>
            <w:noProof/>
            <w:webHidden/>
          </w:rPr>
          <w:fldChar w:fldCharType="separate"/>
        </w:r>
        <w:r w:rsidR="00EC7D8B">
          <w:rPr>
            <w:noProof/>
            <w:webHidden/>
          </w:rPr>
          <w:t>11</w:t>
        </w:r>
        <w:r w:rsidR="00EC7D8B">
          <w:rPr>
            <w:noProof/>
            <w:webHidden/>
          </w:rPr>
          <w:fldChar w:fldCharType="end"/>
        </w:r>
      </w:hyperlink>
    </w:p>
    <w:p w14:paraId="161A6BD1" w14:textId="77777777" w:rsidR="00EC7D8B" w:rsidRDefault="00D83796">
      <w:pPr>
        <w:pStyle w:val="20"/>
        <w:tabs>
          <w:tab w:val="left" w:pos="840"/>
          <w:tab w:val="right" w:leader="dot" w:pos="8296"/>
        </w:tabs>
        <w:rPr>
          <w:rFonts w:cstheme="minorBidi"/>
          <w:noProof/>
          <w:kern w:val="2"/>
          <w:sz w:val="21"/>
        </w:rPr>
      </w:pPr>
      <w:hyperlink w:anchor="_Toc430594848" w:history="1">
        <w:r w:rsidR="00EC7D8B" w:rsidRPr="002C7C28">
          <w:rPr>
            <w:rStyle w:val="a5"/>
            <w:noProof/>
          </w:rPr>
          <w:t>2.3</w:t>
        </w:r>
        <w:r w:rsidR="00EC7D8B">
          <w:rPr>
            <w:rFonts w:cstheme="minorBidi"/>
            <w:noProof/>
            <w:kern w:val="2"/>
            <w:sz w:val="21"/>
          </w:rPr>
          <w:tab/>
        </w:r>
        <w:r w:rsidR="00EC7D8B" w:rsidRPr="002C7C28">
          <w:rPr>
            <w:rStyle w:val="a5"/>
            <w:rFonts w:hint="eastAsia"/>
            <w:noProof/>
          </w:rPr>
          <w:t>展开技术</w:t>
        </w:r>
        <w:r w:rsidR="00EC7D8B">
          <w:rPr>
            <w:noProof/>
            <w:webHidden/>
          </w:rPr>
          <w:tab/>
        </w:r>
        <w:r w:rsidR="00EC7D8B">
          <w:rPr>
            <w:noProof/>
            <w:webHidden/>
          </w:rPr>
          <w:fldChar w:fldCharType="begin"/>
        </w:r>
        <w:r w:rsidR="00EC7D8B">
          <w:rPr>
            <w:noProof/>
            <w:webHidden/>
          </w:rPr>
          <w:instrText xml:space="preserve"> PAGEREF _Toc430594848 \h </w:instrText>
        </w:r>
        <w:r w:rsidR="00EC7D8B">
          <w:rPr>
            <w:noProof/>
            <w:webHidden/>
          </w:rPr>
        </w:r>
        <w:r w:rsidR="00EC7D8B">
          <w:rPr>
            <w:noProof/>
            <w:webHidden/>
          </w:rPr>
          <w:fldChar w:fldCharType="separate"/>
        </w:r>
        <w:r w:rsidR="00EC7D8B">
          <w:rPr>
            <w:noProof/>
            <w:webHidden/>
          </w:rPr>
          <w:t>12</w:t>
        </w:r>
        <w:r w:rsidR="00EC7D8B">
          <w:rPr>
            <w:noProof/>
            <w:webHidden/>
          </w:rPr>
          <w:fldChar w:fldCharType="end"/>
        </w:r>
      </w:hyperlink>
    </w:p>
    <w:p w14:paraId="0EA6EC59" w14:textId="77777777" w:rsidR="00EC7D8B" w:rsidRDefault="00D83796">
      <w:pPr>
        <w:pStyle w:val="30"/>
        <w:tabs>
          <w:tab w:val="left" w:pos="1260"/>
          <w:tab w:val="right" w:leader="dot" w:pos="8296"/>
        </w:tabs>
        <w:rPr>
          <w:rFonts w:cstheme="minorBidi"/>
          <w:noProof/>
          <w:kern w:val="2"/>
          <w:sz w:val="21"/>
        </w:rPr>
      </w:pPr>
      <w:hyperlink w:anchor="_Toc430594849" w:history="1">
        <w:r w:rsidR="00EC7D8B" w:rsidRPr="002C7C28">
          <w:rPr>
            <w:rStyle w:val="a5"/>
            <w:noProof/>
          </w:rPr>
          <w:t>2.3.1</w:t>
        </w:r>
        <w:r w:rsidR="00EC7D8B">
          <w:rPr>
            <w:rFonts w:cstheme="minorBidi"/>
            <w:noProof/>
            <w:kern w:val="2"/>
            <w:sz w:val="21"/>
          </w:rPr>
          <w:tab/>
        </w:r>
        <w:r w:rsidR="00EC7D8B" w:rsidRPr="002C7C28">
          <w:rPr>
            <w:rStyle w:val="a5"/>
            <w:rFonts w:hint="eastAsia"/>
            <w:noProof/>
          </w:rPr>
          <w:t>分支流程</w:t>
        </w:r>
        <w:r w:rsidR="00EC7D8B">
          <w:rPr>
            <w:noProof/>
            <w:webHidden/>
          </w:rPr>
          <w:tab/>
        </w:r>
        <w:r w:rsidR="00EC7D8B">
          <w:rPr>
            <w:noProof/>
            <w:webHidden/>
          </w:rPr>
          <w:fldChar w:fldCharType="begin"/>
        </w:r>
        <w:r w:rsidR="00EC7D8B">
          <w:rPr>
            <w:noProof/>
            <w:webHidden/>
          </w:rPr>
          <w:instrText xml:space="preserve"> PAGEREF _Toc430594849 \h </w:instrText>
        </w:r>
        <w:r w:rsidR="00EC7D8B">
          <w:rPr>
            <w:noProof/>
            <w:webHidden/>
          </w:rPr>
        </w:r>
        <w:r w:rsidR="00EC7D8B">
          <w:rPr>
            <w:noProof/>
            <w:webHidden/>
          </w:rPr>
          <w:fldChar w:fldCharType="separate"/>
        </w:r>
        <w:r w:rsidR="00EC7D8B">
          <w:rPr>
            <w:noProof/>
            <w:webHidden/>
          </w:rPr>
          <w:t>12</w:t>
        </w:r>
        <w:r w:rsidR="00EC7D8B">
          <w:rPr>
            <w:noProof/>
            <w:webHidden/>
          </w:rPr>
          <w:fldChar w:fldCharType="end"/>
        </w:r>
      </w:hyperlink>
    </w:p>
    <w:p w14:paraId="34C5C762" w14:textId="77777777" w:rsidR="00EC7D8B" w:rsidRDefault="00D83796">
      <w:pPr>
        <w:pStyle w:val="30"/>
        <w:tabs>
          <w:tab w:val="left" w:pos="1260"/>
          <w:tab w:val="right" w:leader="dot" w:pos="8296"/>
        </w:tabs>
        <w:rPr>
          <w:rFonts w:cstheme="minorBidi"/>
          <w:noProof/>
          <w:kern w:val="2"/>
          <w:sz w:val="21"/>
        </w:rPr>
      </w:pPr>
      <w:hyperlink w:anchor="_Toc430594850" w:history="1">
        <w:r w:rsidR="00EC7D8B" w:rsidRPr="002C7C28">
          <w:rPr>
            <w:rStyle w:val="a5"/>
            <w:noProof/>
          </w:rPr>
          <w:t>2.3.2</w:t>
        </w:r>
        <w:r w:rsidR="00EC7D8B">
          <w:rPr>
            <w:rFonts w:cstheme="minorBidi"/>
            <w:noProof/>
            <w:kern w:val="2"/>
            <w:sz w:val="21"/>
          </w:rPr>
          <w:tab/>
        </w:r>
        <w:r w:rsidR="00EC7D8B" w:rsidRPr="002C7C28">
          <w:rPr>
            <w:rStyle w:val="a5"/>
            <w:rFonts w:hint="eastAsia"/>
            <w:noProof/>
          </w:rPr>
          <w:t>完全有限前缀</w:t>
        </w:r>
        <w:r w:rsidR="00EC7D8B">
          <w:rPr>
            <w:noProof/>
            <w:webHidden/>
          </w:rPr>
          <w:tab/>
        </w:r>
        <w:r w:rsidR="00EC7D8B">
          <w:rPr>
            <w:noProof/>
            <w:webHidden/>
          </w:rPr>
          <w:fldChar w:fldCharType="begin"/>
        </w:r>
        <w:r w:rsidR="00EC7D8B">
          <w:rPr>
            <w:noProof/>
            <w:webHidden/>
          </w:rPr>
          <w:instrText xml:space="preserve"> PAGEREF _Toc430594850 \h </w:instrText>
        </w:r>
        <w:r w:rsidR="00EC7D8B">
          <w:rPr>
            <w:noProof/>
            <w:webHidden/>
          </w:rPr>
        </w:r>
        <w:r w:rsidR="00EC7D8B">
          <w:rPr>
            <w:noProof/>
            <w:webHidden/>
          </w:rPr>
          <w:fldChar w:fldCharType="separate"/>
        </w:r>
        <w:r w:rsidR="00EC7D8B">
          <w:rPr>
            <w:noProof/>
            <w:webHidden/>
          </w:rPr>
          <w:t>13</w:t>
        </w:r>
        <w:r w:rsidR="00EC7D8B">
          <w:rPr>
            <w:noProof/>
            <w:webHidden/>
          </w:rPr>
          <w:fldChar w:fldCharType="end"/>
        </w:r>
      </w:hyperlink>
    </w:p>
    <w:p w14:paraId="227EC528" w14:textId="77777777" w:rsidR="00EC7D8B" w:rsidRDefault="00D83796">
      <w:pPr>
        <w:pStyle w:val="20"/>
        <w:tabs>
          <w:tab w:val="left" w:pos="840"/>
          <w:tab w:val="right" w:leader="dot" w:pos="8296"/>
        </w:tabs>
        <w:rPr>
          <w:rFonts w:cstheme="minorBidi"/>
          <w:noProof/>
          <w:kern w:val="2"/>
          <w:sz w:val="21"/>
        </w:rPr>
      </w:pPr>
      <w:hyperlink w:anchor="_Toc430594851" w:history="1">
        <w:r w:rsidR="00EC7D8B" w:rsidRPr="002C7C28">
          <w:rPr>
            <w:rStyle w:val="a5"/>
            <w:noProof/>
          </w:rPr>
          <w:t>2.4</w:t>
        </w:r>
        <w:r w:rsidR="00EC7D8B">
          <w:rPr>
            <w:rFonts w:cstheme="minorBidi"/>
            <w:noProof/>
            <w:kern w:val="2"/>
            <w:sz w:val="21"/>
          </w:rPr>
          <w:tab/>
        </w:r>
        <w:r w:rsidR="00EC7D8B" w:rsidRPr="002C7C28">
          <w:rPr>
            <w:rStyle w:val="a5"/>
            <w:rFonts w:hint="eastAsia"/>
            <w:noProof/>
          </w:rPr>
          <w:t>日志模型修复</w:t>
        </w:r>
        <w:r w:rsidR="00EC7D8B">
          <w:rPr>
            <w:noProof/>
            <w:webHidden/>
          </w:rPr>
          <w:tab/>
        </w:r>
        <w:r w:rsidR="00EC7D8B">
          <w:rPr>
            <w:noProof/>
            <w:webHidden/>
          </w:rPr>
          <w:fldChar w:fldCharType="begin"/>
        </w:r>
        <w:r w:rsidR="00EC7D8B">
          <w:rPr>
            <w:noProof/>
            <w:webHidden/>
          </w:rPr>
          <w:instrText xml:space="preserve"> PAGEREF _Toc430594851 \h </w:instrText>
        </w:r>
        <w:r w:rsidR="00EC7D8B">
          <w:rPr>
            <w:noProof/>
            <w:webHidden/>
          </w:rPr>
        </w:r>
        <w:r w:rsidR="00EC7D8B">
          <w:rPr>
            <w:noProof/>
            <w:webHidden/>
          </w:rPr>
          <w:fldChar w:fldCharType="separate"/>
        </w:r>
        <w:r w:rsidR="00EC7D8B">
          <w:rPr>
            <w:noProof/>
            <w:webHidden/>
          </w:rPr>
          <w:t>14</w:t>
        </w:r>
        <w:r w:rsidR="00EC7D8B">
          <w:rPr>
            <w:noProof/>
            <w:webHidden/>
          </w:rPr>
          <w:fldChar w:fldCharType="end"/>
        </w:r>
      </w:hyperlink>
    </w:p>
    <w:p w14:paraId="745E5F1A" w14:textId="77777777" w:rsidR="00EC7D8B" w:rsidRDefault="00D83796">
      <w:pPr>
        <w:pStyle w:val="30"/>
        <w:tabs>
          <w:tab w:val="left" w:pos="1260"/>
          <w:tab w:val="right" w:leader="dot" w:pos="8296"/>
        </w:tabs>
        <w:rPr>
          <w:rFonts w:cstheme="minorBidi"/>
          <w:noProof/>
          <w:kern w:val="2"/>
          <w:sz w:val="21"/>
        </w:rPr>
      </w:pPr>
      <w:hyperlink w:anchor="_Toc430594852" w:history="1">
        <w:r w:rsidR="00EC7D8B" w:rsidRPr="002C7C28">
          <w:rPr>
            <w:rStyle w:val="a5"/>
            <w:noProof/>
          </w:rPr>
          <w:t>2.4.1</w:t>
        </w:r>
        <w:r w:rsidR="00EC7D8B">
          <w:rPr>
            <w:rFonts w:cstheme="minorBidi"/>
            <w:noProof/>
            <w:kern w:val="2"/>
            <w:sz w:val="21"/>
          </w:rPr>
          <w:tab/>
        </w:r>
        <w:r w:rsidR="00EC7D8B" w:rsidRPr="002C7C28">
          <w:rPr>
            <w:rStyle w:val="a5"/>
            <w:rFonts w:hint="eastAsia"/>
            <w:noProof/>
          </w:rPr>
          <w:t>基于控制流的日志模型修复</w:t>
        </w:r>
        <w:r w:rsidR="00EC7D8B">
          <w:rPr>
            <w:noProof/>
            <w:webHidden/>
          </w:rPr>
          <w:tab/>
        </w:r>
        <w:r w:rsidR="00EC7D8B">
          <w:rPr>
            <w:noProof/>
            <w:webHidden/>
          </w:rPr>
          <w:fldChar w:fldCharType="begin"/>
        </w:r>
        <w:r w:rsidR="00EC7D8B">
          <w:rPr>
            <w:noProof/>
            <w:webHidden/>
          </w:rPr>
          <w:instrText xml:space="preserve"> PAGEREF _Toc430594852 \h </w:instrText>
        </w:r>
        <w:r w:rsidR="00EC7D8B">
          <w:rPr>
            <w:noProof/>
            <w:webHidden/>
          </w:rPr>
        </w:r>
        <w:r w:rsidR="00EC7D8B">
          <w:rPr>
            <w:noProof/>
            <w:webHidden/>
          </w:rPr>
          <w:fldChar w:fldCharType="separate"/>
        </w:r>
        <w:r w:rsidR="00EC7D8B">
          <w:rPr>
            <w:noProof/>
            <w:webHidden/>
          </w:rPr>
          <w:t>14</w:t>
        </w:r>
        <w:r w:rsidR="00EC7D8B">
          <w:rPr>
            <w:noProof/>
            <w:webHidden/>
          </w:rPr>
          <w:fldChar w:fldCharType="end"/>
        </w:r>
      </w:hyperlink>
    </w:p>
    <w:p w14:paraId="637364E6" w14:textId="77777777" w:rsidR="00EC7D8B" w:rsidRDefault="00D83796">
      <w:pPr>
        <w:pStyle w:val="30"/>
        <w:tabs>
          <w:tab w:val="left" w:pos="1260"/>
          <w:tab w:val="right" w:leader="dot" w:pos="8296"/>
        </w:tabs>
        <w:rPr>
          <w:rFonts w:cstheme="minorBidi"/>
          <w:noProof/>
          <w:kern w:val="2"/>
          <w:sz w:val="21"/>
        </w:rPr>
      </w:pPr>
      <w:hyperlink w:anchor="_Toc430594853" w:history="1">
        <w:r w:rsidR="00EC7D8B" w:rsidRPr="002C7C28">
          <w:rPr>
            <w:rStyle w:val="a5"/>
            <w:noProof/>
          </w:rPr>
          <w:t>2.4.2</w:t>
        </w:r>
        <w:r w:rsidR="00EC7D8B">
          <w:rPr>
            <w:rFonts w:cstheme="minorBidi"/>
            <w:noProof/>
            <w:kern w:val="2"/>
            <w:sz w:val="21"/>
          </w:rPr>
          <w:tab/>
        </w:r>
        <w:r w:rsidR="00EC7D8B" w:rsidRPr="002C7C28">
          <w:rPr>
            <w:rStyle w:val="a5"/>
            <w:rFonts w:hint="eastAsia"/>
            <w:noProof/>
          </w:rPr>
          <w:t>基于多维度的日志模型修复</w:t>
        </w:r>
        <w:r w:rsidR="00EC7D8B">
          <w:rPr>
            <w:noProof/>
            <w:webHidden/>
          </w:rPr>
          <w:tab/>
        </w:r>
        <w:r w:rsidR="00EC7D8B">
          <w:rPr>
            <w:noProof/>
            <w:webHidden/>
          </w:rPr>
          <w:fldChar w:fldCharType="begin"/>
        </w:r>
        <w:r w:rsidR="00EC7D8B">
          <w:rPr>
            <w:noProof/>
            <w:webHidden/>
          </w:rPr>
          <w:instrText xml:space="preserve"> PAGEREF _Toc430594853 \h </w:instrText>
        </w:r>
        <w:r w:rsidR="00EC7D8B">
          <w:rPr>
            <w:noProof/>
            <w:webHidden/>
          </w:rPr>
        </w:r>
        <w:r w:rsidR="00EC7D8B">
          <w:rPr>
            <w:noProof/>
            <w:webHidden/>
          </w:rPr>
          <w:fldChar w:fldCharType="separate"/>
        </w:r>
        <w:r w:rsidR="00EC7D8B">
          <w:rPr>
            <w:noProof/>
            <w:webHidden/>
          </w:rPr>
          <w:t>16</w:t>
        </w:r>
        <w:r w:rsidR="00EC7D8B">
          <w:rPr>
            <w:noProof/>
            <w:webHidden/>
          </w:rPr>
          <w:fldChar w:fldCharType="end"/>
        </w:r>
      </w:hyperlink>
    </w:p>
    <w:p w14:paraId="5CF2C084" w14:textId="77777777" w:rsidR="00EC7D8B" w:rsidRDefault="00D83796">
      <w:pPr>
        <w:pStyle w:val="30"/>
        <w:tabs>
          <w:tab w:val="left" w:pos="1260"/>
          <w:tab w:val="right" w:leader="dot" w:pos="8296"/>
        </w:tabs>
        <w:rPr>
          <w:rFonts w:cstheme="minorBidi"/>
          <w:noProof/>
          <w:kern w:val="2"/>
          <w:sz w:val="21"/>
        </w:rPr>
      </w:pPr>
      <w:hyperlink w:anchor="_Toc430594854" w:history="1">
        <w:r w:rsidR="00EC7D8B" w:rsidRPr="002C7C28">
          <w:rPr>
            <w:rStyle w:val="a5"/>
            <w:noProof/>
          </w:rPr>
          <w:t>2.4.3</w:t>
        </w:r>
        <w:r w:rsidR="00EC7D8B">
          <w:rPr>
            <w:rFonts w:cstheme="minorBidi"/>
            <w:noProof/>
            <w:kern w:val="2"/>
            <w:sz w:val="21"/>
          </w:rPr>
          <w:tab/>
        </w:r>
        <w:r w:rsidR="00EC7D8B" w:rsidRPr="002C7C28">
          <w:rPr>
            <w:rStyle w:val="a5"/>
            <w:rFonts w:hint="eastAsia"/>
            <w:noProof/>
          </w:rPr>
          <w:t>小结</w:t>
        </w:r>
        <w:r w:rsidR="00EC7D8B">
          <w:rPr>
            <w:noProof/>
            <w:webHidden/>
          </w:rPr>
          <w:tab/>
        </w:r>
        <w:r w:rsidR="00EC7D8B">
          <w:rPr>
            <w:noProof/>
            <w:webHidden/>
          </w:rPr>
          <w:fldChar w:fldCharType="begin"/>
        </w:r>
        <w:r w:rsidR="00EC7D8B">
          <w:rPr>
            <w:noProof/>
            <w:webHidden/>
          </w:rPr>
          <w:instrText xml:space="preserve"> PAGEREF _Toc430594854 \h </w:instrText>
        </w:r>
        <w:r w:rsidR="00EC7D8B">
          <w:rPr>
            <w:noProof/>
            <w:webHidden/>
          </w:rPr>
        </w:r>
        <w:r w:rsidR="00EC7D8B">
          <w:rPr>
            <w:noProof/>
            <w:webHidden/>
          </w:rPr>
          <w:fldChar w:fldCharType="separate"/>
        </w:r>
        <w:r w:rsidR="00EC7D8B">
          <w:rPr>
            <w:noProof/>
            <w:webHidden/>
          </w:rPr>
          <w:t>17</w:t>
        </w:r>
        <w:r w:rsidR="00EC7D8B">
          <w:rPr>
            <w:noProof/>
            <w:webHidden/>
          </w:rPr>
          <w:fldChar w:fldCharType="end"/>
        </w:r>
      </w:hyperlink>
    </w:p>
    <w:p w14:paraId="67D0768C" w14:textId="77777777" w:rsidR="00EC7D8B" w:rsidRDefault="00D83796">
      <w:pPr>
        <w:pStyle w:val="10"/>
        <w:rPr>
          <w:rFonts w:cstheme="minorBidi"/>
          <w:noProof/>
          <w:kern w:val="2"/>
          <w:sz w:val="21"/>
        </w:rPr>
      </w:pPr>
      <w:hyperlink w:anchor="_Toc430594855" w:history="1">
        <w:r w:rsidR="00EC7D8B" w:rsidRPr="002C7C28">
          <w:rPr>
            <w:rStyle w:val="a5"/>
            <w:noProof/>
          </w:rPr>
          <w:t>3</w:t>
        </w:r>
        <w:r w:rsidR="00EC7D8B">
          <w:rPr>
            <w:rFonts w:cstheme="minorBidi"/>
            <w:noProof/>
            <w:kern w:val="2"/>
            <w:sz w:val="21"/>
          </w:rPr>
          <w:tab/>
        </w:r>
        <w:r w:rsidR="00EC7D8B" w:rsidRPr="002C7C28">
          <w:rPr>
            <w:rStyle w:val="a5"/>
            <w:rFonts w:hint="eastAsia"/>
            <w:noProof/>
          </w:rPr>
          <w:t>研究内容</w:t>
        </w:r>
        <w:r w:rsidR="00EC7D8B">
          <w:rPr>
            <w:noProof/>
            <w:webHidden/>
          </w:rPr>
          <w:tab/>
        </w:r>
        <w:r w:rsidR="00EC7D8B">
          <w:rPr>
            <w:noProof/>
            <w:webHidden/>
          </w:rPr>
          <w:fldChar w:fldCharType="begin"/>
        </w:r>
        <w:r w:rsidR="00EC7D8B">
          <w:rPr>
            <w:noProof/>
            <w:webHidden/>
          </w:rPr>
          <w:instrText xml:space="preserve"> PAGEREF _Toc430594855 \h </w:instrText>
        </w:r>
        <w:r w:rsidR="00EC7D8B">
          <w:rPr>
            <w:noProof/>
            <w:webHidden/>
          </w:rPr>
        </w:r>
        <w:r w:rsidR="00EC7D8B">
          <w:rPr>
            <w:noProof/>
            <w:webHidden/>
          </w:rPr>
          <w:fldChar w:fldCharType="separate"/>
        </w:r>
        <w:r w:rsidR="00EC7D8B">
          <w:rPr>
            <w:noProof/>
            <w:webHidden/>
          </w:rPr>
          <w:t>17</w:t>
        </w:r>
        <w:r w:rsidR="00EC7D8B">
          <w:rPr>
            <w:noProof/>
            <w:webHidden/>
          </w:rPr>
          <w:fldChar w:fldCharType="end"/>
        </w:r>
      </w:hyperlink>
    </w:p>
    <w:p w14:paraId="4360B698" w14:textId="77777777" w:rsidR="00EC7D8B" w:rsidRDefault="00D83796">
      <w:pPr>
        <w:pStyle w:val="20"/>
        <w:tabs>
          <w:tab w:val="left" w:pos="840"/>
          <w:tab w:val="right" w:leader="dot" w:pos="8296"/>
        </w:tabs>
        <w:rPr>
          <w:rFonts w:cstheme="minorBidi"/>
          <w:noProof/>
          <w:kern w:val="2"/>
          <w:sz w:val="21"/>
        </w:rPr>
      </w:pPr>
      <w:hyperlink w:anchor="_Toc430594856" w:history="1">
        <w:r w:rsidR="00EC7D8B" w:rsidRPr="002C7C28">
          <w:rPr>
            <w:rStyle w:val="a5"/>
            <w:noProof/>
          </w:rPr>
          <w:t>3.1</w:t>
        </w:r>
        <w:r w:rsidR="00EC7D8B">
          <w:rPr>
            <w:rFonts w:cstheme="minorBidi"/>
            <w:noProof/>
            <w:kern w:val="2"/>
            <w:sz w:val="21"/>
          </w:rPr>
          <w:tab/>
        </w:r>
        <w:r w:rsidR="00EC7D8B" w:rsidRPr="002C7C28">
          <w:rPr>
            <w:rStyle w:val="a5"/>
            <w:rFonts w:hint="eastAsia"/>
            <w:noProof/>
          </w:rPr>
          <w:t>日志修复问题的形式化定义</w:t>
        </w:r>
        <w:r w:rsidR="00EC7D8B">
          <w:rPr>
            <w:noProof/>
            <w:webHidden/>
          </w:rPr>
          <w:tab/>
        </w:r>
        <w:r w:rsidR="00EC7D8B">
          <w:rPr>
            <w:noProof/>
            <w:webHidden/>
          </w:rPr>
          <w:fldChar w:fldCharType="begin"/>
        </w:r>
        <w:r w:rsidR="00EC7D8B">
          <w:rPr>
            <w:noProof/>
            <w:webHidden/>
          </w:rPr>
          <w:instrText xml:space="preserve"> PAGEREF _Toc430594856 \h </w:instrText>
        </w:r>
        <w:r w:rsidR="00EC7D8B">
          <w:rPr>
            <w:noProof/>
            <w:webHidden/>
          </w:rPr>
        </w:r>
        <w:r w:rsidR="00EC7D8B">
          <w:rPr>
            <w:noProof/>
            <w:webHidden/>
          </w:rPr>
          <w:fldChar w:fldCharType="separate"/>
        </w:r>
        <w:r w:rsidR="00EC7D8B">
          <w:rPr>
            <w:noProof/>
            <w:webHidden/>
          </w:rPr>
          <w:t>17</w:t>
        </w:r>
        <w:r w:rsidR="00EC7D8B">
          <w:rPr>
            <w:noProof/>
            <w:webHidden/>
          </w:rPr>
          <w:fldChar w:fldCharType="end"/>
        </w:r>
      </w:hyperlink>
    </w:p>
    <w:p w14:paraId="7049C7F9" w14:textId="77777777" w:rsidR="00EC7D8B" w:rsidRDefault="00D83796">
      <w:pPr>
        <w:pStyle w:val="20"/>
        <w:tabs>
          <w:tab w:val="left" w:pos="840"/>
          <w:tab w:val="right" w:leader="dot" w:pos="8296"/>
        </w:tabs>
        <w:rPr>
          <w:rFonts w:cstheme="minorBidi"/>
          <w:noProof/>
          <w:kern w:val="2"/>
          <w:sz w:val="21"/>
        </w:rPr>
      </w:pPr>
      <w:hyperlink w:anchor="_Toc430594857" w:history="1">
        <w:r w:rsidR="00EC7D8B" w:rsidRPr="002C7C28">
          <w:rPr>
            <w:rStyle w:val="a5"/>
            <w:noProof/>
          </w:rPr>
          <w:t>3.2</w:t>
        </w:r>
        <w:r w:rsidR="00EC7D8B">
          <w:rPr>
            <w:rFonts w:cstheme="minorBidi"/>
            <w:noProof/>
            <w:kern w:val="2"/>
            <w:sz w:val="21"/>
          </w:rPr>
          <w:tab/>
        </w:r>
        <w:r w:rsidR="00EC7D8B" w:rsidRPr="002C7C28">
          <w:rPr>
            <w:rStyle w:val="a5"/>
            <w:rFonts w:hint="eastAsia"/>
            <w:noProof/>
          </w:rPr>
          <w:t>日志修复问题的复杂性分析</w:t>
        </w:r>
        <w:r w:rsidR="00EC7D8B">
          <w:rPr>
            <w:noProof/>
            <w:webHidden/>
          </w:rPr>
          <w:tab/>
        </w:r>
        <w:r w:rsidR="00EC7D8B">
          <w:rPr>
            <w:noProof/>
            <w:webHidden/>
          </w:rPr>
          <w:fldChar w:fldCharType="begin"/>
        </w:r>
        <w:r w:rsidR="00EC7D8B">
          <w:rPr>
            <w:noProof/>
            <w:webHidden/>
          </w:rPr>
          <w:instrText xml:space="preserve"> PAGEREF _Toc430594857 \h </w:instrText>
        </w:r>
        <w:r w:rsidR="00EC7D8B">
          <w:rPr>
            <w:noProof/>
            <w:webHidden/>
          </w:rPr>
        </w:r>
        <w:r w:rsidR="00EC7D8B">
          <w:rPr>
            <w:noProof/>
            <w:webHidden/>
          </w:rPr>
          <w:fldChar w:fldCharType="separate"/>
        </w:r>
        <w:r w:rsidR="00EC7D8B">
          <w:rPr>
            <w:noProof/>
            <w:webHidden/>
          </w:rPr>
          <w:t>18</w:t>
        </w:r>
        <w:r w:rsidR="00EC7D8B">
          <w:rPr>
            <w:noProof/>
            <w:webHidden/>
          </w:rPr>
          <w:fldChar w:fldCharType="end"/>
        </w:r>
      </w:hyperlink>
    </w:p>
    <w:p w14:paraId="598984BB" w14:textId="77777777" w:rsidR="00EC7D8B" w:rsidRDefault="00D83796">
      <w:pPr>
        <w:pStyle w:val="20"/>
        <w:tabs>
          <w:tab w:val="left" w:pos="840"/>
          <w:tab w:val="right" w:leader="dot" w:pos="8296"/>
        </w:tabs>
        <w:rPr>
          <w:rFonts w:cstheme="minorBidi"/>
          <w:noProof/>
          <w:kern w:val="2"/>
          <w:sz w:val="21"/>
        </w:rPr>
      </w:pPr>
      <w:hyperlink w:anchor="_Toc430594858" w:history="1">
        <w:r w:rsidR="00EC7D8B" w:rsidRPr="002C7C28">
          <w:rPr>
            <w:rStyle w:val="a5"/>
            <w:noProof/>
          </w:rPr>
          <w:t>3.3</w:t>
        </w:r>
        <w:r w:rsidR="00EC7D8B">
          <w:rPr>
            <w:rFonts w:cstheme="minorBidi"/>
            <w:noProof/>
            <w:kern w:val="2"/>
            <w:sz w:val="21"/>
          </w:rPr>
          <w:tab/>
        </w:r>
        <w:r w:rsidR="00EC7D8B" w:rsidRPr="002C7C28">
          <w:rPr>
            <w:rStyle w:val="a5"/>
            <w:rFonts w:hint="eastAsia"/>
            <w:noProof/>
          </w:rPr>
          <w:t>日志修复问题的多种解决方法</w:t>
        </w:r>
        <w:r w:rsidR="00EC7D8B">
          <w:rPr>
            <w:noProof/>
            <w:webHidden/>
          </w:rPr>
          <w:tab/>
        </w:r>
        <w:r w:rsidR="00EC7D8B">
          <w:rPr>
            <w:noProof/>
            <w:webHidden/>
          </w:rPr>
          <w:fldChar w:fldCharType="begin"/>
        </w:r>
        <w:r w:rsidR="00EC7D8B">
          <w:rPr>
            <w:noProof/>
            <w:webHidden/>
          </w:rPr>
          <w:instrText xml:space="preserve"> PAGEREF _Toc430594858 \h </w:instrText>
        </w:r>
        <w:r w:rsidR="00EC7D8B">
          <w:rPr>
            <w:noProof/>
            <w:webHidden/>
          </w:rPr>
        </w:r>
        <w:r w:rsidR="00EC7D8B">
          <w:rPr>
            <w:noProof/>
            <w:webHidden/>
          </w:rPr>
          <w:fldChar w:fldCharType="separate"/>
        </w:r>
        <w:r w:rsidR="00EC7D8B">
          <w:rPr>
            <w:noProof/>
            <w:webHidden/>
          </w:rPr>
          <w:t>18</w:t>
        </w:r>
        <w:r w:rsidR="00EC7D8B">
          <w:rPr>
            <w:noProof/>
            <w:webHidden/>
          </w:rPr>
          <w:fldChar w:fldCharType="end"/>
        </w:r>
      </w:hyperlink>
    </w:p>
    <w:p w14:paraId="0BB5DBB8" w14:textId="77777777" w:rsidR="00EC7D8B" w:rsidRDefault="00D83796">
      <w:pPr>
        <w:pStyle w:val="20"/>
        <w:tabs>
          <w:tab w:val="left" w:pos="840"/>
          <w:tab w:val="right" w:leader="dot" w:pos="8296"/>
        </w:tabs>
        <w:rPr>
          <w:rFonts w:cstheme="minorBidi"/>
          <w:noProof/>
          <w:kern w:val="2"/>
          <w:sz w:val="21"/>
        </w:rPr>
      </w:pPr>
      <w:hyperlink w:anchor="_Toc430594859" w:history="1">
        <w:r w:rsidR="00EC7D8B" w:rsidRPr="002C7C28">
          <w:rPr>
            <w:rStyle w:val="a5"/>
            <w:noProof/>
          </w:rPr>
          <w:t>3.4</w:t>
        </w:r>
        <w:r w:rsidR="00EC7D8B">
          <w:rPr>
            <w:rFonts w:cstheme="minorBidi"/>
            <w:noProof/>
            <w:kern w:val="2"/>
            <w:sz w:val="21"/>
          </w:rPr>
          <w:tab/>
        </w:r>
        <w:r w:rsidR="00EC7D8B" w:rsidRPr="002C7C28">
          <w:rPr>
            <w:rStyle w:val="a5"/>
            <w:rFonts w:hint="eastAsia"/>
            <w:noProof/>
          </w:rPr>
          <w:t>评估与对比算法结果与性能</w:t>
        </w:r>
        <w:r w:rsidR="00EC7D8B">
          <w:rPr>
            <w:noProof/>
            <w:webHidden/>
          </w:rPr>
          <w:tab/>
        </w:r>
        <w:r w:rsidR="00EC7D8B">
          <w:rPr>
            <w:noProof/>
            <w:webHidden/>
          </w:rPr>
          <w:fldChar w:fldCharType="begin"/>
        </w:r>
        <w:r w:rsidR="00EC7D8B">
          <w:rPr>
            <w:noProof/>
            <w:webHidden/>
          </w:rPr>
          <w:instrText xml:space="preserve"> PAGEREF _Toc430594859 \h </w:instrText>
        </w:r>
        <w:r w:rsidR="00EC7D8B">
          <w:rPr>
            <w:noProof/>
            <w:webHidden/>
          </w:rPr>
        </w:r>
        <w:r w:rsidR="00EC7D8B">
          <w:rPr>
            <w:noProof/>
            <w:webHidden/>
          </w:rPr>
          <w:fldChar w:fldCharType="separate"/>
        </w:r>
        <w:r w:rsidR="00EC7D8B">
          <w:rPr>
            <w:noProof/>
            <w:webHidden/>
          </w:rPr>
          <w:t>18</w:t>
        </w:r>
        <w:r w:rsidR="00EC7D8B">
          <w:rPr>
            <w:noProof/>
            <w:webHidden/>
          </w:rPr>
          <w:fldChar w:fldCharType="end"/>
        </w:r>
      </w:hyperlink>
    </w:p>
    <w:p w14:paraId="5ABAD6E4" w14:textId="77777777" w:rsidR="00EC7D8B" w:rsidRDefault="00D83796">
      <w:pPr>
        <w:pStyle w:val="10"/>
        <w:rPr>
          <w:rFonts w:cstheme="minorBidi"/>
          <w:noProof/>
          <w:kern w:val="2"/>
          <w:sz w:val="21"/>
        </w:rPr>
      </w:pPr>
      <w:hyperlink w:anchor="_Toc430594860" w:history="1">
        <w:r w:rsidR="00EC7D8B" w:rsidRPr="002C7C28">
          <w:rPr>
            <w:rStyle w:val="a5"/>
            <w:noProof/>
          </w:rPr>
          <w:t>4</w:t>
        </w:r>
        <w:r w:rsidR="00EC7D8B">
          <w:rPr>
            <w:rFonts w:cstheme="minorBidi"/>
            <w:noProof/>
            <w:kern w:val="2"/>
            <w:sz w:val="21"/>
          </w:rPr>
          <w:tab/>
        </w:r>
        <w:r w:rsidR="00EC7D8B" w:rsidRPr="002C7C28">
          <w:rPr>
            <w:rStyle w:val="a5"/>
            <w:rFonts w:hint="eastAsia"/>
            <w:noProof/>
          </w:rPr>
          <w:t>研究方法</w:t>
        </w:r>
        <w:r w:rsidR="00EC7D8B">
          <w:rPr>
            <w:noProof/>
            <w:webHidden/>
          </w:rPr>
          <w:tab/>
        </w:r>
        <w:r w:rsidR="00EC7D8B">
          <w:rPr>
            <w:noProof/>
            <w:webHidden/>
          </w:rPr>
          <w:fldChar w:fldCharType="begin"/>
        </w:r>
        <w:r w:rsidR="00EC7D8B">
          <w:rPr>
            <w:noProof/>
            <w:webHidden/>
          </w:rPr>
          <w:instrText xml:space="preserve"> PAGEREF _Toc430594860 \h </w:instrText>
        </w:r>
        <w:r w:rsidR="00EC7D8B">
          <w:rPr>
            <w:noProof/>
            <w:webHidden/>
          </w:rPr>
        </w:r>
        <w:r w:rsidR="00EC7D8B">
          <w:rPr>
            <w:noProof/>
            <w:webHidden/>
          </w:rPr>
          <w:fldChar w:fldCharType="separate"/>
        </w:r>
        <w:r w:rsidR="00EC7D8B">
          <w:rPr>
            <w:noProof/>
            <w:webHidden/>
          </w:rPr>
          <w:t>18</w:t>
        </w:r>
        <w:r w:rsidR="00EC7D8B">
          <w:rPr>
            <w:noProof/>
            <w:webHidden/>
          </w:rPr>
          <w:fldChar w:fldCharType="end"/>
        </w:r>
      </w:hyperlink>
    </w:p>
    <w:p w14:paraId="4CD2D9BF" w14:textId="77777777" w:rsidR="00EC7D8B" w:rsidRDefault="00D83796">
      <w:pPr>
        <w:pStyle w:val="20"/>
        <w:tabs>
          <w:tab w:val="left" w:pos="840"/>
          <w:tab w:val="right" w:leader="dot" w:pos="8296"/>
        </w:tabs>
        <w:rPr>
          <w:rFonts w:cstheme="minorBidi"/>
          <w:noProof/>
          <w:kern w:val="2"/>
          <w:sz w:val="21"/>
        </w:rPr>
      </w:pPr>
      <w:hyperlink w:anchor="_Toc430594861" w:history="1">
        <w:r w:rsidR="00EC7D8B" w:rsidRPr="002C7C28">
          <w:rPr>
            <w:rStyle w:val="a5"/>
            <w:noProof/>
          </w:rPr>
          <w:t>4.1</w:t>
        </w:r>
        <w:r w:rsidR="00EC7D8B">
          <w:rPr>
            <w:rFonts w:cstheme="minorBidi"/>
            <w:noProof/>
            <w:kern w:val="2"/>
            <w:sz w:val="21"/>
          </w:rPr>
          <w:tab/>
        </w:r>
        <w:r w:rsidR="00EC7D8B" w:rsidRPr="002C7C28">
          <w:rPr>
            <w:rStyle w:val="a5"/>
            <w:rFonts w:hint="eastAsia"/>
            <w:noProof/>
          </w:rPr>
          <w:t>问题的形式化定义</w:t>
        </w:r>
        <w:r w:rsidR="00EC7D8B">
          <w:rPr>
            <w:noProof/>
            <w:webHidden/>
          </w:rPr>
          <w:tab/>
        </w:r>
        <w:r w:rsidR="00EC7D8B">
          <w:rPr>
            <w:noProof/>
            <w:webHidden/>
          </w:rPr>
          <w:fldChar w:fldCharType="begin"/>
        </w:r>
        <w:r w:rsidR="00EC7D8B">
          <w:rPr>
            <w:noProof/>
            <w:webHidden/>
          </w:rPr>
          <w:instrText xml:space="preserve"> PAGEREF _Toc430594861 \h </w:instrText>
        </w:r>
        <w:r w:rsidR="00EC7D8B">
          <w:rPr>
            <w:noProof/>
            <w:webHidden/>
          </w:rPr>
        </w:r>
        <w:r w:rsidR="00EC7D8B">
          <w:rPr>
            <w:noProof/>
            <w:webHidden/>
          </w:rPr>
          <w:fldChar w:fldCharType="separate"/>
        </w:r>
        <w:r w:rsidR="00EC7D8B">
          <w:rPr>
            <w:noProof/>
            <w:webHidden/>
          </w:rPr>
          <w:t>18</w:t>
        </w:r>
        <w:r w:rsidR="00EC7D8B">
          <w:rPr>
            <w:noProof/>
            <w:webHidden/>
          </w:rPr>
          <w:fldChar w:fldCharType="end"/>
        </w:r>
      </w:hyperlink>
    </w:p>
    <w:p w14:paraId="4FF843F6" w14:textId="77777777" w:rsidR="00EC7D8B" w:rsidRDefault="00D83796">
      <w:pPr>
        <w:pStyle w:val="20"/>
        <w:tabs>
          <w:tab w:val="left" w:pos="840"/>
          <w:tab w:val="right" w:leader="dot" w:pos="8296"/>
        </w:tabs>
        <w:rPr>
          <w:rFonts w:cstheme="minorBidi"/>
          <w:noProof/>
          <w:kern w:val="2"/>
          <w:sz w:val="21"/>
        </w:rPr>
      </w:pPr>
      <w:hyperlink w:anchor="_Toc430594862" w:history="1">
        <w:r w:rsidR="00EC7D8B" w:rsidRPr="002C7C28">
          <w:rPr>
            <w:rStyle w:val="a5"/>
            <w:noProof/>
          </w:rPr>
          <w:t>4.2</w:t>
        </w:r>
        <w:r w:rsidR="00EC7D8B">
          <w:rPr>
            <w:rFonts w:cstheme="minorBidi"/>
            <w:noProof/>
            <w:kern w:val="2"/>
            <w:sz w:val="21"/>
          </w:rPr>
          <w:tab/>
        </w:r>
        <w:r w:rsidR="00EC7D8B" w:rsidRPr="002C7C28">
          <w:rPr>
            <w:rStyle w:val="a5"/>
            <w:rFonts w:hint="eastAsia"/>
            <w:noProof/>
          </w:rPr>
          <w:t>通过归约的方法来验证日志修复问题的复杂性</w:t>
        </w:r>
        <w:r w:rsidR="00EC7D8B">
          <w:rPr>
            <w:noProof/>
            <w:webHidden/>
          </w:rPr>
          <w:tab/>
        </w:r>
        <w:r w:rsidR="00EC7D8B">
          <w:rPr>
            <w:noProof/>
            <w:webHidden/>
          </w:rPr>
          <w:fldChar w:fldCharType="begin"/>
        </w:r>
        <w:r w:rsidR="00EC7D8B">
          <w:rPr>
            <w:noProof/>
            <w:webHidden/>
          </w:rPr>
          <w:instrText xml:space="preserve"> PAGEREF _Toc430594862 \h </w:instrText>
        </w:r>
        <w:r w:rsidR="00EC7D8B">
          <w:rPr>
            <w:noProof/>
            <w:webHidden/>
          </w:rPr>
        </w:r>
        <w:r w:rsidR="00EC7D8B">
          <w:rPr>
            <w:noProof/>
            <w:webHidden/>
          </w:rPr>
          <w:fldChar w:fldCharType="separate"/>
        </w:r>
        <w:r w:rsidR="00EC7D8B">
          <w:rPr>
            <w:noProof/>
            <w:webHidden/>
          </w:rPr>
          <w:t>18</w:t>
        </w:r>
        <w:r w:rsidR="00EC7D8B">
          <w:rPr>
            <w:noProof/>
            <w:webHidden/>
          </w:rPr>
          <w:fldChar w:fldCharType="end"/>
        </w:r>
      </w:hyperlink>
    </w:p>
    <w:p w14:paraId="02540A77" w14:textId="77777777" w:rsidR="00EC7D8B" w:rsidRDefault="00D83796">
      <w:pPr>
        <w:pStyle w:val="20"/>
        <w:tabs>
          <w:tab w:val="left" w:pos="840"/>
          <w:tab w:val="right" w:leader="dot" w:pos="8296"/>
        </w:tabs>
        <w:rPr>
          <w:rFonts w:cstheme="minorBidi"/>
          <w:noProof/>
          <w:kern w:val="2"/>
          <w:sz w:val="21"/>
        </w:rPr>
      </w:pPr>
      <w:hyperlink w:anchor="_Toc430594863" w:history="1">
        <w:r w:rsidR="00EC7D8B" w:rsidRPr="002C7C28">
          <w:rPr>
            <w:rStyle w:val="a5"/>
            <w:noProof/>
          </w:rPr>
          <w:t>4.3</w:t>
        </w:r>
        <w:r w:rsidR="00EC7D8B">
          <w:rPr>
            <w:rFonts w:cstheme="minorBidi"/>
            <w:noProof/>
            <w:kern w:val="2"/>
            <w:sz w:val="21"/>
          </w:rPr>
          <w:tab/>
        </w:r>
        <w:r w:rsidR="00EC7D8B" w:rsidRPr="002C7C28">
          <w:rPr>
            <w:rStyle w:val="a5"/>
            <w:rFonts w:hint="eastAsia"/>
            <w:noProof/>
          </w:rPr>
          <w:t>设计日志修复问题的多种解决方法</w:t>
        </w:r>
        <w:r w:rsidR="00EC7D8B">
          <w:rPr>
            <w:noProof/>
            <w:webHidden/>
          </w:rPr>
          <w:tab/>
        </w:r>
        <w:r w:rsidR="00EC7D8B">
          <w:rPr>
            <w:noProof/>
            <w:webHidden/>
          </w:rPr>
          <w:fldChar w:fldCharType="begin"/>
        </w:r>
        <w:r w:rsidR="00EC7D8B">
          <w:rPr>
            <w:noProof/>
            <w:webHidden/>
          </w:rPr>
          <w:instrText xml:space="preserve"> PAGEREF _Toc430594863 \h </w:instrText>
        </w:r>
        <w:r w:rsidR="00EC7D8B">
          <w:rPr>
            <w:noProof/>
            <w:webHidden/>
          </w:rPr>
        </w:r>
        <w:r w:rsidR="00EC7D8B">
          <w:rPr>
            <w:noProof/>
            <w:webHidden/>
          </w:rPr>
          <w:fldChar w:fldCharType="separate"/>
        </w:r>
        <w:r w:rsidR="00EC7D8B">
          <w:rPr>
            <w:noProof/>
            <w:webHidden/>
          </w:rPr>
          <w:t>19</w:t>
        </w:r>
        <w:r w:rsidR="00EC7D8B">
          <w:rPr>
            <w:noProof/>
            <w:webHidden/>
          </w:rPr>
          <w:fldChar w:fldCharType="end"/>
        </w:r>
      </w:hyperlink>
    </w:p>
    <w:p w14:paraId="6D221F64" w14:textId="77777777" w:rsidR="00EC7D8B" w:rsidRDefault="00D83796">
      <w:pPr>
        <w:pStyle w:val="30"/>
        <w:tabs>
          <w:tab w:val="left" w:pos="1260"/>
          <w:tab w:val="right" w:leader="dot" w:pos="8296"/>
        </w:tabs>
        <w:rPr>
          <w:rFonts w:cstheme="minorBidi"/>
          <w:noProof/>
          <w:kern w:val="2"/>
          <w:sz w:val="21"/>
        </w:rPr>
      </w:pPr>
      <w:hyperlink w:anchor="_Toc430594864" w:history="1">
        <w:r w:rsidR="00EC7D8B" w:rsidRPr="002C7C28">
          <w:rPr>
            <w:rStyle w:val="a5"/>
            <w:noProof/>
          </w:rPr>
          <w:t>4.3.1</w:t>
        </w:r>
        <w:r w:rsidR="00EC7D8B">
          <w:rPr>
            <w:rFonts w:cstheme="minorBidi"/>
            <w:noProof/>
            <w:kern w:val="2"/>
            <w:sz w:val="21"/>
          </w:rPr>
          <w:tab/>
        </w:r>
        <w:r w:rsidR="00EC7D8B" w:rsidRPr="002C7C28">
          <w:rPr>
            <w:rStyle w:val="a5"/>
            <w:noProof/>
          </w:rPr>
          <w:t>A*</w:t>
        </w:r>
        <w:r w:rsidR="00EC7D8B" w:rsidRPr="002C7C28">
          <w:rPr>
            <w:rStyle w:val="a5"/>
            <w:rFonts w:hint="eastAsia"/>
            <w:noProof/>
          </w:rPr>
          <w:t>算法设计</w:t>
        </w:r>
        <w:r w:rsidR="00EC7D8B">
          <w:rPr>
            <w:noProof/>
            <w:webHidden/>
          </w:rPr>
          <w:tab/>
        </w:r>
        <w:r w:rsidR="00EC7D8B">
          <w:rPr>
            <w:noProof/>
            <w:webHidden/>
          </w:rPr>
          <w:fldChar w:fldCharType="begin"/>
        </w:r>
        <w:r w:rsidR="00EC7D8B">
          <w:rPr>
            <w:noProof/>
            <w:webHidden/>
          </w:rPr>
          <w:instrText xml:space="preserve"> PAGEREF _Toc430594864 \h </w:instrText>
        </w:r>
        <w:r w:rsidR="00EC7D8B">
          <w:rPr>
            <w:noProof/>
            <w:webHidden/>
          </w:rPr>
        </w:r>
        <w:r w:rsidR="00EC7D8B">
          <w:rPr>
            <w:noProof/>
            <w:webHidden/>
          </w:rPr>
          <w:fldChar w:fldCharType="separate"/>
        </w:r>
        <w:r w:rsidR="00EC7D8B">
          <w:rPr>
            <w:noProof/>
            <w:webHidden/>
          </w:rPr>
          <w:t>19</w:t>
        </w:r>
        <w:r w:rsidR="00EC7D8B">
          <w:rPr>
            <w:noProof/>
            <w:webHidden/>
          </w:rPr>
          <w:fldChar w:fldCharType="end"/>
        </w:r>
      </w:hyperlink>
    </w:p>
    <w:p w14:paraId="511B26F5" w14:textId="77777777" w:rsidR="00EC7D8B" w:rsidRDefault="00D83796">
      <w:pPr>
        <w:pStyle w:val="30"/>
        <w:tabs>
          <w:tab w:val="left" w:pos="1260"/>
          <w:tab w:val="right" w:leader="dot" w:pos="8296"/>
        </w:tabs>
        <w:rPr>
          <w:rFonts w:cstheme="minorBidi"/>
          <w:noProof/>
          <w:kern w:val="2"/>
          <w:sz w:val="21"/>
        </w:rPr>
      </w:pPr>
      <w:hyperlink w:anchor="_Toc430594865" w:history="1">
        <w:r w:rsidR="00EC7D8B" w:rsidRPr="002C7C28">
          <w:rPr>
            <w:rStyle w:val="a5"/>
            <w:noProof/>
          </w:rPr>
          <w:t>4.3.2</w:t>
        </w:r>
        <w:r w:rsidR="00EC7D8B">
          <w:rPr>
            <w:rFonts w:cstheme="minorBidi"/>
            <w:noProof/>
            <w:kern w:val="2"/>
            <w:sz w:val="21"/>
          </w:rPr>
          <w:tab/>
        </w:r>
        <w:r w:rsidR="00EC7D8B" w:rsidRPr="002C7C28">
          <w:rPr>
            <w:rStyle w:val="a5"/>
            <w:rFonts w:hint="eastAsia"/>
            <w:noProof/>
          </w:rPr>
          <w:t>加速算法设计</w:t>
        </w:r>
        <w:r w:rsidR="00EC7D8B">
          <w:rPr>
            <w:noProof/>
            <w:webHidden/>
          </w:rPr>
          <w:tab/>
        </w:r>
        <w:r w:rsidR="00EC7D8B">
          <w:rPr>
            <w:noProof/>
            <w:webHidden/>
          </w:rPr>
          <w:fldChar w:fldCharType="begin"/>
        </w:r>
        <w:r w:rsidR="00EC7D8B">
          <w:rPr>
            <w:noProof/>
            <w:webHidden/>
          </w:rPr>
          <w:instrText xml:space="preserve"> PAGEREF _Toc430594865 \h </w:instrText>
        </w:r>
        <w:r w:rsidR="00EC7D8B">
          <w:rPr>
            <w:noProof/>
            <w:webHidden/>
          </w:rPr>
        </w:r>
        <w:r w:rsidR="00EC7D8B">
          <w:rPr>
            <w:noProof/>
            <w:webHidden/>
          </w:rPr>
          <w:fldChar w:fldCharType="separate"/>
        </w:r>
        <w:r w:rsidR="00EC7D8B">
          <w:rPr>
            <w:noProof/>
            <w:webHidden/>
          </w:rPr>
          <w:t>20</w:t>
        </w:r>
        <w:r w:rsidR="00EC7D8B">
          <w:rPr>
            <w:noProof/>
            <w:webHidden/>
          </w:rPr>
          <w:fldChar w:fldCharType="end"/>
        </w:r>
      </w:hyperlink>
    </w:p>
    <w:p w14:paraId="19B25781" w14:textId="77777777" w:rsidR="00EC7D8B" w:rsidRDefault="00D83796">
      <w:pPr>
        <w:pStyle w:val="30"/>
        <w:tabs>
          <w:tab w:val="left" w:pos="1260"/>
          <w:tab w:val="right" w:leader="dot" w:pos="8296"/>
        </w:tabs>
        <w:rPr>
          <w:rFonts w:cstheme="minorBidi"/>
          <w:noProof/>
          <w:kern w:val="2"/>
          <w:sz w:val="21"/>
        </w:rPr>
      </w:pPr>
      <w:hyperlink w:anchor="_Toc430594866" w:history="1">
        <w:r w:rsidR="00EC7D8B" w:rsidRPr="002C7C28">
          <w:rPr>
            <w:rStyle w:val="a5"/>
            <w:noProof/>
          </w:rPr>
          <w:t>4.3.3</w:t>
        </w:r>
        <w:r w:rsidR="00EC7D8B">
          <w:rPr>
            <w:rFonts w:cstheme="minorBidi"/>
            <w:noProof/>
            <w:kern w:val="2"/>
            <w:sz w:val="21"/>
          </w:rPr>
          <w:tab/>
        </w:r>
        <w:r w:rsidR="00EC7D8B" w:rsidRPr="002C7C28">
          <w:rPr>
            <w:rStyle w:val="a5"/>
            <w:rFonts w:hint="eastAsia"/>
            <w:noProof/>
          </w:rPr>
          <w:t>贪心算法设计</w:t>
        </w:r>
        <w:r w:rsidR="00EC7D8B">
          <w:rPr>
            <w:noProof/>
            <w:webHidden/>
          </w:rPr>
          <w:tab/>
        </w:r>
        <w:r w:rsidR="00EC7D8B">
          <w:rPr>
            <w:noProof/>
            <w:webHidden/>
          </w:rPr>
          <w:fldChar w:fldCharType="begin"/>
        </w:r>
        <w:r w:rsidR="00EC7D8B">
          <w:rPr>
            <w:noProof/>
            <w:webHidden/>
          </w:rPr>
          <w:instrText xml:space="preserve"> PAGEREF _Toc430594866 \h </w:instrText>
        </w:r>
        <w:r w:rsidR="00EC7D8B">
          <w:rPr>
            <w:noProof/>
            <w:webHidden/>
          </w:rPr>
        </w:r>
        <w:r w:rsidR="00EC7D8B">
          <w:rPr>
            <w:noProof/>
            <w:webHidden/>
          </w:rPr>
          <w:fldChar w:fldCharType="separate"/>
        </w:r>
        <w:r w:rsidR="00EC7D8B">
          <w:rPr>
            <w:noProof/>
            <w:webHidden/>
          </w:rPr>
          <w:t>20</w:t>
        </w:r>
        <w:r w:rsidR="00EC7D8B">
          <w:rPr>
            <w:noProof/>
            <w:webHidden/>
          </w:rPr>
          <w:fldChar w:fldCharType="end"/>
        </w:r>
      </w:hyperlink>
    </w:p>
    <w:p w14:paraId="69D3A2D0" w14:textId="77777777" w:rsidR="00EC7D8B" w:rsidRDefault="00D83796">
      <w:pPr>
        <w:pStyle w:val="20"/>
        <w:tabs>
          <w:tab w:val="left" w:pos="840"/>
          <w:tab w:val="right" w:leader="dot" w:pos="8296"/>
        </w:tabs>
        <w:rPr>
          <w:rFonts w:cstheme="minorBidi"/>
          <w:noProof/>
          <w:kern w:val="2"/>
          <w:sz w:val="21"/>
        </w:rPr>
      </w:pPr>
      <w:hyperlink w:anchor="_Toc430594867" w:history="1">
        <w:r w:rsidR="00EC7D8B" w:rsidRPr="002C7C28">
          <w:rPr>
            <w:rStyle w:val="a5"/>
            <w:noProof/>
          </w:rPr>
          <w:t>4.4</w:t>
        </w:r>
        <w:r w:rsidR="00EC7D8B">
          <w:rPr>
            <w:rFonts w:cstheme="minorBidi"/>
            <w:noProof/>
            <w:kern w:val="2"/>
            <w:sz w:val="21"/>
          </w:rPr>
          <w:tab/>
        </w:r>
        <w:r w:rsidR="00EC7D8B" w:rsidRPr="002C7C28">
          <w:rPr>
            <w:rStyle w:val="a5"/>
            <w:rFonts w:hint="eastAsia"/>
            <w:noProof/>
          </w:rPr>
          <w:t>评估与对比算法结果及性能</w:t>
        </w:r>
        <w:r w:rsidR="00EC7D8B">
          <w:rPr>
            <w:noProof/>
            <w:webHidden/>
          </w:rPr>
          <w:tab/>
        </w:r>
        <w:r w:rsidR="00EC7D8B">
          <w:rPr>
            <w:noProof/>
            <w:webHidden/>
          </w:rPr>
          <w:fldChar w:fldCharType="begin"/>
        </w:r>
        <w:r w:rsidR="00EC7D8B">
          <w:rPr>
            <w:noProof/>
            <w:webHidden/>
          </w:rPr>
          <w:instrText xml:space="preserve"> PAGEREF _Toc430594867 \h </w:instrText>
        </w:r>
        <w:r w:rsidR="00EC7D8B">
          <w:rPr>
            <w:noProof/>
            <w:webHidden/>
          </w:rPr>
        </w:r>
        <w:r w:rsidR="00EC7D8B">
          <w:rPr>
            <w:noProof/>
            <w:webHidden/>
          </w:rPr>
          <w:fldChar w:fldCharType="separate"/>
        </w:r>
        <w:r w:rsidR="00EC7D8B">
          <w:rPr>
            <w:noProof/>
            <w:webHidden/>
          </w:rPr>
          <w:t>20</w:t>
        </w:r>
        <w:r w:rsidR="00EC7D8B">
          <w:rPr>
            <w:noProof/>
            <w:webHidden/>
          </w:rPr>
          <w:fldChar w:fldCharType="end"/>
        </w:r>
      </w:hyperlink>
    </w:p>
    <w:p w14:paraId="7719F32E" w14:textId="77777777" w:rsidR="00EC7D8B" w:rsidRDefault="00D83796">
      <w:pPr>
        <w:pStyle w:val="30"/>
        <w:tabs>
          <w:tab w:val="left" w:pos="1260"/>
          <w:tab w:val="right" w:leader="dot" w:pos="8296"/>
        </w:tabs>
        <w:rPr>
          <w:rFonts w:cstheme="minorBidi"/>
          <w:noProof/>
          <w:kern w:val="2"/>
          <w:sz w:val="21"/>
        </w:rPr>
      </w:pPr>
      <w:hyperlink w:anchor="_Toc430594868" w:history="1">
        <w:r w:rsidR="00EC7D8B" w:rsidRPr="002C7C28">
          <w:rPr>
            <w:rStyle w:val="a5"/>
            <w:noProof/>
          </w:rPr>
          <w:t>4.4.1</w:t>
        </w:r>
        <w:r w:rsidR="00EC7D8B">
          <w:rPr>
            <w:rFonts w:cstheme="minorBidi"/>
            <w:noProof/>
            <w:kern w:val="2"/>
            <w:sz w:val="21"/>
          </w:rPr>
          <w:tab/>
        </w:r>
        <w:r w:rsidR="00EC7D8B" w:rsidRPr="002C7C28">
          <w:rPr>
            <w:rStyle w:val="a5"/>
            <w:rFonts w:hint="eastAsia"/>
            <w:noProof/>
          </w:rPr>
          <w:t>实验结果准确性评估</w:t>
        </w:r>
        <w:r w:rsidR="00EC7D8B">
          <w:rPr>
            <w:noProof/>
            <w:webHidden/>
          </w:rPr>
          <w:tab/>
        </w:r>
        <w:r w:rsidR="00EC7D8B">
          <w:rPr>
            <w:noProof/>
            <w:webHidden/>
          </w:rPr>
          <w:fldChar w:fldCharType="begin"/>
        </w:r>
        <w:r w:rsidR="00EC7D8B">
          <w:rPr>
            <w:noProof/>
            <w:webHidden/>
          </w:rPr>
          <w:instrText xml:space="preserve"> PAGEREF _Toc430594868 \h </w:instrText>
        </w:r>
        <w:r w:rsidR="00EC7D8B">
          <w:rPr>
            <w:noProof/>
            <w:webHidden/>
          </w:rPr>
        </w:r>
        <w:r w:rsidR="00EC7D8B">
          <w:rPr>
            <w:noProof/>
            <w:webHidden/>
          </w:rPr>
          <w:fldChar w:fldCharType="separate"/>
        </w:r>
        <w:r w:rsidR="00EC7D8B">
          <w:rPr>
            <w:noProof/>
            <w:webHidden/>
          </w:rPr>
          <w:t>20</w:t>
        </w:r>
        <w:r w:rsidR="00EC7D8B">
          <w:rPr>
            <w:noProof/>
            <w:webHidden/>
          </w:rPr>
          <w:fldChar w:fldCharType="end"/>
        </w:r>
      </w:hyperlink>
    </w:p>
    <w:p w14:paraId="399321F3" w14:textId="77777777" w:rsidR="00EC7D8B" w:rsidRDefault="00D83796">
      <w:pPr>
        <w:pStyle w:val="30"/>
        <w:tabs>
          <w:tab w:val="left" w:pos="1260"/>
          <w:tab w:val="right" w:leader="dot" w:pos="8296"/>
        </w:tabs>
        <w:rPr>
          <w:rFonts w:cstheme="minorBidi"/>
          <w:noProof/>
          <w:kern w:val="2"/>
          <w:sz w:val="21"/>
        </w:rPr>
      </w:pPr>
      <w:hyperlink w:anchor="_Toc430594869" w:history="1">
        <w:r w:rsidR="00EC7D8B" w:rsidRPr="002C7C28">
          <w:rPr>
            <w:rStyle w:val="a5"/>
            <w:noProof/>
          </w:rPr>
          <w:t>4.4.2</w:t>
        </w:r>
        <w:r w:rsidR="00EC7D8B">
          <w:rPr>
            <w:rFonts w:cstheme="minorBidi"/>
            <w:noProof/>
            <w:kern w:val="2"/>
            <w:sz w:val="21"/>
          </w:rPr>
          <w:tab/>
        </w:r>
        <w:r w:rsidR="00EC7D8B" w:rsidRPr="002C7C28">
          <w:rPr>
            <w:rStyle w:val="a5"/>
            <w:rFonts w:hint="eastAsia"/>
            <w:noProof/>
          </w:rPr>
          <w:t>实验性能评估</w:t>
        </w:r>
        <w:r w:rsidR="00EC7D8B">
          <w:rPr>
            <w:noProof/>
            <w:webHidden/>
          </w:rPr>
          <w:tab/>
        </w:r>
        <w:r w:rsidR="00EC7D8B">
          <w:rPr>
            <w:noProof/>
            <w:webHidden/>
          </w:rPr>
          <w:fldChar w:fldCharType="begin"/>
        </w:r>
        <w:r w:rsidR="00EC7D8B">
          <w:rPr>
            <w:noProof/>
            <w:webHidden/>
          </w:rPr>
          <w:instrText xml:space="preserve"> PAGEREF _Toc430594869 \h </w:instrText>
        </w:r>
        <w:r w:rsidR="00EC7D8B">
          <w:rPr>
            <w:noProof/>
            <w:webHidden/>
          </w:rPr>
        </w:r>
        <w:r w:rsidR="00EC7D8B">
          <w:rPr>
            <w:noProof/>
            <w:webHidden/>
          </w:rPr>
          <w:fldChar w:fldCharType="separate"/>
        </w:r>
        <w:r w:rsidR="00EC7D8B">
          <w:rPr>
            <w:noProof/>
            <w:webHidden/>
          </w:rPr>
          <w:t>20</w:t>
        </w:r>
        <w:r w:rsidR="00EC7D8B">
          <w:rPr>
            <w:noProof/>
            <w:webHidden/>
          </w:rPr>
          <w:fldChar w:fldCharType="end"/>
        </w:r>
      </w:hyperlink>
    </w:p>
    <w:p w14:paraId="5C8A3307" w14:textId="77777777" w:rsidR="00EC7D8B" w:rsidRDefault="00D83796">
      <w:pPr>
        <w:pStyle w:val="10"/>
        <w:rPr>
          <w:rFonts w:cstheme="minorBidi"/>
          <w:noProof/>
          <w:kern w:val="2"/>
          <w:sz w:val="21"/>
        </w:rPr>
      </w:pPr>
      <w:hyperlink w:anchor="_Toc430594870" w:history="1">
        <w:r w:rsidR="00EC7D8B" w:rsidRPr="002C7C28">
          <w:rPr>
            <w:rStyle w:val="a5"/>
            <w:noProof/>
          </w:rPr>
          <w:t>5</w:t>
        </w:r>
        <w:r w:rsidR="00EC7D8B">
          <w:rPr>
            <w:rFonts w:cstheme="minorBidi"/>
            <w:noProof/>
            <w:kern w:val="2"/>
            <w:sz w:val="21"/>
          </w:rPr>
          <w:tab/>
        </w:r>
        <w:r w:rsidR="00EC7D8B" w:rsidRPr="002C7C28">
          <w:rPr>
            <w:rStyle w:val="a5"/>
            <w:rFonts w:hint="eastAsia"/>
            <w:noProof/>
          </w:rPr>
          <w:t>预期成果及可能的创新点</w:t>
        </w:r>
        <w:r w:rsidR="00EC7D8B">
          <w:rPr>
            <w:noProof/>
            <w:webHidden/>
          </w:rPr>
          <w:tab/>
        </w:r>
        <w:r w:rsidR="00EC7D8B">
          <w:rPr>
            <w:noProof/>
            <w:webHidden/>
          </w:rPr>
          <w:fldChar w:fldCharType="begin"/>
        </w:r>
        <w:r w:rsidR="00EC7D8B">
          <w:rPr>
            <w:noProof/>
            <w:webHidden/>
          </w:rPr>
          <w:instrText xml:space="preserve"> PAGEREF _Toc430594870 \h </w:instrText>
        </w:r>
        <w:r w:rsidR="00EC7D8B">
          <w:rPr>
            <w:noProof/>
            <w:webHidden/>
          </w:rPr>
        </w:r>
        <w:r w:rsidR="00EC7D8B">
          <w:rPr>
            <w:noProof/>
            <w:webHidden/>
          </w:rPr>
          <w:fldChar w:fldCharType="separate"/>
        </w:r>
        <w:r w:rsidR="00EC7D8B">
          <w:rPr>
            <w:noProof/>
            <w:webHidden/>
          </w:rPr>
          <w:t>21</w:t>
        </w:r>
        <w:r w:rsidR="00EC7D8B">
          <w:rPr>
            <w:noProof/>
            <w:webHidden/>
          </w:rPr>
          <w:fldChar w:fldCharType="end"/>
        </w:r>
      </w:hyperlink>
    </w:p>
    <w:p w14:paraId="3CD485E2" w14:textId="77777777" w:rsidR="00EC7D8B" w:rsidRDefault="00D83796">
      <w:pPr>
        <w:pStyle w:val="20"/>
        <w:tabs>
          <w:tab w:val="left" w:pos="840"/>
          <w:tab w:val="right" w:leader="dot" w:pos="8296"/>
        </w:tabs>
        <w:rPr>
          <w:rFonts w:cstheme="minorBidi"/>
          <w:noProof/>
          <w:kern w:val="2"/>
          <w:sz w:val="21"/>
        </w:rPr>
      </w:pPr>
      <w:hyperlink w:anchor="_Toc430594871" w:history="1">
        <w:r w:rsidR="00EC7D8B" w:rsidRPr="002C7C28">
          <w:rPr>
            <w:rStyle w:val="a5"/>
            <w:noProof/>
          </w:rPr>
          <w:t>5.1</w:t>
        </w:r>
        <w:r w:rsidR="00EC7D8B">
          <w:rPr>
            <w:rFonts w:cstheme="minorBidi"/>
            <w:noProof/>
            <w:kern w:val="2"/>
            <w:sz w:val="21"/>
          </w:rPr>
          <w:tab/>
        </w:r>
        <w:r w:rsidR="00EC7D8B" w:rsidRPr="002C7C28">
          <w:rPr>
            <w:rStyle w:val="a5"/>
            <w:rFonts w:hint="eastAsia"/>
            <w:noProof/>
          </w:rPr>
          <w:t>预期成果</w:t>
        </w:r>
        <w:r w:rsidR="00EC7D8B">
          <w:rPr>
            <w:noProof/>
            <w:webHidden/>
          </w:rPr>
          <w:tab/>
        </w:r>
        <w:r w:rsidR="00EC7D8B">
          <w:rPr>
            <w:noProof/>
            <w:webHidden/>
          </w:rPr>
          <w:fldChar w:fldCharType="begin"/>
        </w:r>
        <w:r w:rsidR="00EC7D8B">
          <w:rPr>
            <w:noProof/>
            <w:webHidden/>
          </w:rPr>
          <w:instrText xml:space="preserve"> PAGEREF _Toc430594871 \h </w:instrText>
        </w:r>
        <w:r w:rsidR="00EC7D8B">
          <w:rPr>
            <w:noProof/>
            <w:webHidden/>
          </w:rPr>
        </w:r>
        <w:r w:rsidR="00EC7D8B">
          <w:rPr>
            <w:noProof/>
            <w:webHidden/>
          </w:rPr>
          <w:fldChar w:fldCharType="separate"/>
        </w:r>
        <w:r w:rsidR="00EC7D8B">
          <w:rPr>
            <w:noProof/>
            <w:webHidden/>
          </w:rPr>
          <w:t>21</w:t>
        </w:r>
        <w:r w:rsidR="00EC7D8B">
          <w:rPr>
            <w:noProof/>
            <w:webHidden/>
          </w:rPr>
          <w:fldChar w:fldCharType="end"/>
        </w:r>
      </w:hyperlink>
    </w:p>
    <w:p w14:paraId="40210FFC" w14:textId="77777777" w:rsidR="00EC7D8B" w:rsidRDefault="00D83796">
      <w:pPr>
        <w:pStyle w:val="20"/>
        <w:tabs>
          <w:tab w:val="left" w:pos="840"/>
          <w:tab w:val="right" w:leader="dot" w:pos="8296"/>
        </w:tabs>
        <w:rPr>
          <w:rFonts w:cstheme="minorBidi"/>
          <w:noProof/>
          <w:kern w:val="2"/>
          <w:sz w:val="21"/>
        </w:rPr>
      </w:pPr>
      <w:hyperlink w:anchor="_Toc430594872" w:history="1">
        <w:r w:rsidR="00EC7D8B" w:rsidRPr="002C7C28">
          <w:rPr>
            <w:rStyle w:val="a5"/>
            <w:noProof/>
          </w:rPr>
          <w:t>5.2</w:t>
        </w:r>
        <w:r w:rsidR="00EC7D8B">
          <w:rPr>
            <w:rFonts w:cstheme="minorBidi"/>
            <w:noProof/>
            <w:kern w:val="2"/>
            <w:sz w:val="21"/>
          </w:rPr>
          <w:tab/>
        </w:r>
        <w:r w:rsidR="00EC7D8B" w:rsidRPr="002C7C28">
          <w:rPr>
            <w:rStyle w:val="a5"/>
            <w:rFonts w:hint="eastAsia"/>
            <w:noProof/>
          </w:rPr>
          <w:t>可能的创新点</w:t>
        </w:r>
        <w:r w:rsidR="00EC7D8B">
          <w:rPr>
            <w:noProof/>
            <w:webHidden/>
          </w:rPr>
          <w:tab/>
        </w:r>
        <w:r w:rsidR="00EC7D8B">
          <w:rPr>
            <w:noProof/>
            <w:webHidden/>
          </w:rPr>
          <w:fldChar w:fldCharType="begin"/>
        </w:r>
        <w:r w:rsidR="00EC7D8B">
          <w:rPr>
            <w:noProof/>
            <w:webHidden/>
          </w:rPr>
          <w:instrText xml:space="preserve"> PAGEREF _Toc430594872 \h </w:instrText>
        </w:r>
        <w:r w:rsidR="00EC7D8B">
          <w:rPr>
            <w:noProof/>
            <w:webHidden/>
          </w:rPr>
        </w:r>
        <w:r w:rsidR="00EC7D8B">
          <w:rPr>
            <w:noProof/>
            <w:webHidden/>
          </w:rPr>
          <w:fldChar w:fldCharType="separate"/>
        </w:r>
        <w:r w:rsidR="00EC7D8B">
          <w:rPr>
            <w:noProof/>
            <w:webHidden/>
          </w:rPr>
          <w:t>21</w:t>
        </w:r>
        <w:r w:rsidR="00EC7D8B">
          <w:rPr>
            <w:noProof/>
            <w:webHidden/>
          </w:rPr>
          <w:fldChar w:fldCharType="end"/>
        </w:r>
      </w:hyperlink>
    </w:p>
    <w:p w14:paraId="4F6F0B11" w14:textId="77777777" w:rsidR="00EC7D8B" w:rsidRDefault="00D83796">
      <w:pPr>
        <w:pStyle w:val="10"/>
        <w:rPr>
          <w:rFonts w:cstheme="minorBidi"/>
          <w:noProof/>
          <w:kern w:val="2"/>
          <w:sz w:val="21"/>
        </w:rPr>
      </w:pPr>
      <w:hyperlink w:anchor="_Toc430594873" w:history="1">
        <w:r w:rsidR="00EC7D8B" w:rsidRPr="002C7C28">
          <w:rPr>
            <w:rStyle w:val="a5"/>
            <w:noProof/>
          </w:rPr>
          <w:t>6</w:t>
        </w:r>
        <w:r w:rsidR="00EC7D8B">
          <w:rPr>
            <w:rFonts w:cstheme="minorBidi"/>
            <w:noProof/>
            <w:kern w:val="2"/>
            <w:sz w:val="21"/>
          </w:rPr>
          <w:tab/>
        </w:r>
        <w:r w:rsidR="00EC7D8B" w:rsidRPr="002C7C28">
          <w:rPr>
            <w:rStyle w:val="a5"/>
            <w:rFonts w:hint="eastAsia"/>
            <w:noProof/>
          </w:rPr>
          <w:t>研究计划</w:t>
        </w:r>
        <w:r w:rsidR="00EC7D8B">
          <w:rPr>
            <w:noProof/>
            <w:webHidden/>
          </w:rPr>
          <w:tab/>
        </w:r>
        <w:r w:rsidR="00EC7D8B">
          <w:rPr>
            <w:noProof/>
            <w:webHidden/>
          </w:rPr>
          <w:fldChar w:fldCharType="begin"/>
        </w:r>
        <w:r w:rsidR="00EC7D8B">
          <w:rPr>
            <w:noProof/>
            <w:webHidden/>
          </w:rPr>
          <w:instrText xml:space="preserve"> PAGEREF _Toc430594873 \h </w:instrText>
        </w:r>
        <w:r w:rsidR="00EC7D8B">
          <w:rPr>
            <w:noProof/>
            <w:webHidden/>
          </w:rPr>
        </w:r>
        <w:r w:rsidR="00EC7D8B">
          <w:rPr>
            <w:noProof/>
            <w:webHidden/>
          </w:rPr>
          <w:fldChar w:fldCharType="separate"/>
        </w:r>
        <w:r w:rsidR="00EC7D8B">
          <w:rPr>
            <w:noProof/>
            <w:webHidden/>
          </w:rPr>
          <w:t>21</w:t>
        </w:r>
        <w:r w:rsidR="00EC7D8B">
          <w:rPr>
            <w:noProof/>
            <w:webHidden/>
          </w:rPr>
          <w:fldChar w:fldCharType="end"/>
        </w:r>
      </w:hyperlink>
    </w:p>
    <w:p w14:paraId="720860D1" w14:textId="77777777" w:rsidR="00EC7D8B" w:rsidRDefault="00D83796">
      <w:pPr>
        <w:pStyle w:val="10"/>
        <w:rPr>
          <w:rFonts w:cstheme="minorBidi"/>
          <w:noProof/>
          <w:kern w:val="2"/>
          <w:sz w:val="21"/>
        </w:rPr>
      </w:pPr>
      <w:hyperlink w:anchor="_Toc430594874" w:history="1">
        <w:r w:rsidR="00EC7D8B" w:rsidRPr="002C7C28">
          <w:rPr>
            <w:rStyle w:val="a5"/>
            <w:noProof/>
          </w:rPr>
          <w:t>7</w:t>
        </w:r>
        <w:r w:rsidR="00EC7D8B">
          <w:rPr>
            <w:rFonts w:cstheme="minorBidi"/>
            <w:noProof/>
            <w:kern w:val="2"/>
            <w:sz w:val="21"/>
          </w:rPr>
          <w:tab/>
        </w:r>
        <w:r w:rsidR="00EC7D8B" w:rsidRPr="002C7C28">
          <w:rPr>
            <w:rStyle w:val="a5"/>
            <w:rFonts w:hint="eastAsia"/>
            <w:noProof/>
          </w:rPr>
          <w:t>致谢</w:t>
        </w:r>
        <w:r w:rsidR="00EC7D8B">
          <w:rPr>
            <w:noProof/>
            <w:webHidden/>
          </w:rPr>
          <w:tab/>
        </w:r>
        <w:r w:rsidR="00EC7D8B">
          <w:rPr>
            <w:noProof/>
            <w:webHidden/>
          </w:rPr>
          <w:fldChar w:fldCharType="begin"/>
        </w:r>
        <w:r w:rsidR="00EC7D8B">
          <w:rPr>
            <w:noProof/>
            <w:webHidden/>
          </w:rPr>
          <w:instrText xml:space="preserve"> PAGEREF _Toc430594874 \h </w:instrText>
        </w:r>
        <w:r w:rsidR="00EC7D8B">
          <w:rPr>
            <w:noProof/>
            <w:webHidden/>
          </w:rPr>
        </w:r>
        <w:r w:rsidR="00EC7D8B">
          <w:rPr>
            <w:noProof/>
            <w:webHidden/>
          </w:rPr>
          <w:fldChar w:fldCharType="separate"/>
        </w:r>
        <w:r w:rsidR="00EC7D8B">
          <w:rPr>
            <w:noProof/>
            <w:webHidden/>
          </w:rPr>
          <w:t>22</w:t>
        </w:r>
        <w:r w:rsidR="00EC7D8B">
          <w:rPr>
            <w:noProof/>
            <w:webHidden/>
          </w:rPr>
          <w:fldChar w:fldCharType="end"/>
        </w:r>
      </w:hyperlink>
    </w:p>
    <w:p w14:paraId="4677235E" w14:textId="77777777" w:rsidR="00EC7D8B" w:rsidRDefault="00D83796">
      <w:pPr>
        <w:pStyle w:val="10"/>
        <w:rPr>
          <w:rStyle w:val="a5"/>
          <w:noProof/>
        </w:rPr>
      </w:pPr>
      <w:hyperlink w:anchor="_Toc430594875" w:history="1">
        <w:r w:rsidR="00EC7D8B" w:rsidRPr="002C7C28">
          <w:rPr>
            <w:rStyle w:val="a5"/>
            <w:noProof/>
          </w:rPr>
          <w:t>8</w:t>
        </w:r>
        <w:r w:rsidR="00EC7D8B">
          <w:rPr>
            <w:rFonts w:cstheme="minorBidi"/>
            <w:noProof/>
            <w:kern w:val="2"/>
            <w:sz w:val="21"/>
          </w:rPr>
          <w:tab/>
        </w:r>
        <w:r w:rsidR="00EC7D8B" w:rsidRPr="002C7C28">
          <w:rPr>
            <w:rStyle w:val="a5"/>
            <w:rFonts w:hint="eastAsia"/>
            <w:noProof/>
          </w:rPr>
          <w:t>参考文献</w:t>
        </w:r>
        <w:r w:rsidR="00EC7D8B">
          <w:rPr>
            <w:noProof/>
            <w:webHidden/>
          </w:rPr>
          <w:tab/>
        </w:r>
        <w:r w:rsidR="00EC7D8B">
          <w:rPr>
            <w:noProof/>
            <w:webHidden/>
          </w:rPr>
          <w:fldChar w:fldCharType="begin"/>
        </w:r>
        <w:r w:rsidR="00EC7D8B">
          <w:rPr>
            <w:noProof/>
            <w:webHidden/>
          </w:rPr>
          <w:instrText xml:space="preserve"> PAGEREF _Toc430594875 \h </w:instrText>
        </w:r>
        <w:r w:rsidR="00EC7D8B">
          <w:rPr>
            <w:noProof/>
            <w:webHidden/>
          </w:rPr>
        </w:r>
        <w:r w:rsidR="00EC7D8B">
          <w:rPr>
            <w:noProof/>
            <w:webHidden/>
          </w:rPr>
          <w:fldChar w:fldCharType="separate"/>
        </w:r>
        <w:r w:rsidR="00EC7D8B">
          <w:rPr>
            <w:noProof/>
            <w:webHidden/>
          </w:rPr>
          <w:t>22</w:t>
        </w:r>
        <w:r w:rsidR="00EC7D8B">
          <w:rPr>
            <w:noProof/>
            <w:webHidden/>
          </w:rPr>
          <w:fldChar w:fldCharType="end"/>
        </w:r>
      </w:hyperlink>
      <w:r w:rsidR="00EC7D8B">
        <w:rPr>
          <w:rStyle w:val="a5"/>
          <w:noProof/>
        </w:rPr>
        <w:br w:type="page"/>
      </w:r>
    </w:p>
    <w:p w14:paraId="6394A749" w14:textId="77777777" w:rsidR="0062389D" w:rsidRDefault="00FF0F04" w:rsidP="00601758">
      <w:pPr>
        <w:pStyle w:val="1"/>
      </w:pPr>
      <w:r>
        <w:lastRenderedPageBreak/>
        <w:fldChar w:fldCharType="end"/>
      </w:r>
      <w:bookmarkStart w:id="0" w:name="_Toc430594840"/>
      <w:r w:rsidR="00DC10EE" w:rsidRPr="00DC10EE">
        <w:rPr>
          <w:rFonts w:hint="eastAsia"/>
        </w:rPr>
        <w:t>选题背景</w:t>
      </w:r>
      <w:bookmarkEnd w:id="0"/>
    </w:p>
    <w:p w14:paraId="58E28910" w14:textId="77777777"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 2.0</w:t>
      </w:r>
      <w:r>
        <w:rPr>
          <w:rFonts w:hint="eastAsia"/>
        </w:rPr>
        <w:t>和</w:t>
      </w:r>
      <w:r>
        <w:rPr>
          <w:rFonts w:hint="eastAsia"/>
        </w:rPr>
        <w:t>YAWL</w:t>
      </w:r>
      <w:r>
        <w:rPr>
          <w:rFonts w:hint="eastAsia"/>
        </w:rPr>
        <w:t>）、</w:t>
      </w:r>
      <w:r>
        <w:rPr>
          <w:rFonts w:hint="eastAsia"/>
        </w:rPr>
        <w:t>Declarative</w:t>
      </w:r>
      <w:r>
        <w:rPr>
          <w:rFonts w:hint="eastAsia"/>
        </w:rPr>
        <w:t>模型（如</w:t>
      </w:r>
      <w:r>
        <w:rPr>
          <w:rFonts w:hint="eastAsia"/>
        </w:rPr>
        <w:t>ConDec</w:t>
      </w:r>
      <w:r>
        <w:rPr>
          <w:rFonts w:hint="eastAsia"/>
        </w:rPr>
        <w:t>和</w:t>
      </w:r>
      <w:r>
        <w:rPr>
          <w:rFonts w:hint="eastAsia"/>
        </w:rPr>
        <w:t>DECLARE</w:t>
      </w:r>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3DCAC9D4"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BD7641">
        <w:rPr>
          <w:rFonts w:hint="eastAsia"/>
        </w:rPr>
        <w:t>图</w:t>
      </w:r>
      <w:r w:rsidR="00BD7641">
        <w:rPr>
          <w:rFonts w:hint="eastAsia"/>
        </w:rPr>
        <w:t xml:space="preserve"> </w:t>
      </w:r>
      <w:r w:rsidR="00BD7641">
        <w:rPr>
          <w:noProof/>
        </w:rPr>
        <w:t>1</w:t>
      </w:r>
      <w:r w:rsidR="00BD7641">
        <w:noBreakHyphen/>
      </w:r>
      <w:r w:rsidR="00BD7641">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F3369B">
        <w:rPr>
          <w:vertAlign w:val="superscript"/>
        </w:rPr>
        <w:t>[18]</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lastRenderedPageBreak/>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294BBEB3" w:rsidR="00601758" w:rsidRDefault="000451F1" w:rsidP="000451F1">
      <w:pPr>
        <w:pStyle w:val="a6"/>
        <w:jc w:val="center"/>
      </w:pPr>
      <w:bookmarkStart w:id="1" w:name="_Ref430682457"/>
      <w:commentRangeStart w:id="2"/>
      <w:r>
        <w:rPr>
          <w:rFonts w:hint="eastAsia"/>
        </w:rPr>
        <w:t>图</w:t>
      </w:r>
      <w:r>
        <w:rPr>
          <w:rFonts w:hint="eastAsia"/>
        </w:rPr>
        <w:t xml:space="preserve"> </w:t>
      </w:r>
      <w:ins w:id="3"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1</w:t>
      </w:r>
      <w:ins w:id="4"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 w:author="肖永博" w:date="2015-09-22T16:08:00Z">
        <w:r w:rsidR="006330CD">
          <w:rPr>
            <w:noProof/>
          </w:rPr>
          <w:t>1</w:t>
        </w:r>
        <w:r w:rsidR="006330CD">
          <w:fldChar w:fldCharType="end"/>
        </w:r>
      </w:ins>
      <w:del w:id="6"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del>
      <w:bookmarkEnd w:id="1"/>
      <w:r>
        <w:t xml:space="preserve"> </w:t>
      </w:r>
      <w:r w:rsidRPr="00123372">
        <w:rPr>
          <w:rFonts w:hint="eastAsia"/>
        </w:rPr>
        <w:t>符合性检测同流程发现、流程增加之间的关系</w:t>
      </w:r>
      <w:commentRangeEnd w:id="2"/>
      <w:r w:rsidR="00E82BFB">
        <w:rPr>
          <w:rStyle w:val="a8"/>
          <w:rFonts w:ascii="Times New Roman" w:eastAsia="宋体" w:hAnsi="Times New Roman" w:cs="Times New Roman"/>
        </w:rPr>
        <w:commentReference w:id="2"/>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7777777" w:rsidR="00601758" w:rsidRDefault="00601758" w:rsidP="00601758">
      <w:pPr>
        <w:ind w:firstLine="420"/>
        <w:jc w:val="left"/>
        <w:rPr>
          <w:ins w:id="7" w:author="肖永博" w:date="2015-09-22T15:35:00Z"/>
        </w:rPr>
      </w:pPr>
      <w:commentRangeStart w:id="8"/>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本课题旨在针对解决上述类型的日志修复问题进行形式化定义、问题的复杂性分析，提出具体的算法解决方案并验证算法的效率和效果。</w:t>
      </w:r>
      <w:commentRangeEnd w:id="8"/>
      <w:r w:rsidR="00604789">
        <w:rPr>
          <w:rStyle w:val="a8"/>
        </w:rPr>
        <w:commentReference w:id="8"/>
      </w:r>
    </w:p>
    <w:p w14:paraId="5561588B" w14:textId="77777777" w:rsidR="00B96CFC" w:rsidRPr="00601758" w:rsidRDefault="00B96CFC" w:rsidP="00601758">
      <w:pPr>
        <w:ind w:firstLine="420"/>
        <w:jc w:val="left"/>
        <w:rPr>
          <w:rFonts w:hint="eastAsia"/>
        </w:rPr>
      </w:pPr>
    </w:p>
    <w:p w14:paraId="7F6892F8" w14:textId="77777777" w:rsidR="00DC10EE" w:rsidRDefault="00DC10EE" w:rsidP="00601758">
      <w:pPr>
        <w:pStyle w:val="1"/>
      </w:pPr>
      <w:bookmarkStart w:id="9" w:name="_Toc430594841"/>
      <w:r w:rsidRPr="00DC10EE">
        <w:t>国内外研究现状</w:t>
      </w:r>
      <w:bookmarkEnd w:id="9"/>
    </w:p>
    <w:p w14:paraId="69DB2F6D" w14:textId="6B37724C" w:rsidR="00601758" w:rsidRPr="00601758" w:rsidRDefault="00601758" w:rsidP="00601758">
      <w:pPr>
        <w:ind w:firstLine="420"/>
      </w:pPr>
      <w:r w:rsidRPr="00601758">
        <w:rPr>
          <w:rFonts w:hint="eastAsia"/>
        </w:rPr>
        <w:t>在流程挖掘领域里，针对不同模型（例如</w:t>
      </w:r>
      <w:r w:rsidR="004A3806">
        <w:rPr>
          <w:rFonts w:hint="eastAsia"/>
        </w:rPr>
        <w:t>DECLARE</w:t>
      </w:r>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10" w:name="_Toc430594842"/>
      <w:r w:rsidRPr="00DC10EE">
        <w:lastRenderedPageBreak/>
        <w:t>流程模型</w:t>
      </w:r>
      <w:bookmarkEnd w:id="10"/>
    </w:p>
    <w:p w14:paraId="4CD52DD2" w14:textId="77777777" w:rsidR="00DC10EE" w:rsidRDefault="00DC10EE" w:rsidP="00601758">
      <w:pPr>
        <w:pStyle w:val="3"/>
      </w:pPr>
      <w:bookmarkStart w:id="11" w:name="_Toc430594843"/>
      <w:r w:rsidRPr="00DC10EE">
        <w:t>Declarative</w:t>
      </w:r>
      <w:r w:rsidRPr="00DC10EE">
        <w:t>模型</w:t>
      </w:r>
      <w:bookmarkEnd w:id="11"/>
    </w:p>
    <w:p w14:paraId="294BAA3B" w14:textId="124AD2F7"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40167C26" w:rsidR="00601758" w:rsidRDefault="000451F1" w:rsidP="000451F1">
      <w:pPr>
        <w:pStyle w:val="a6"/>
        <w:jc w:val="center"/>
      </w:pPr>
      <w:bookmarkStart w:id="12" w:name="_Ref430682259"/>
      <w:r>
        <w:rPr>
          <w:rFonts w:hint="eastAsia"/>
        </w:rPr>
        <w:t>图</w:t>
      </w:r>
      <w:r>
        <w:rPr>
          <w:rFonts w:hint="eastAsia"/>
        </w:rPr>
        <w:t xml:space="preserve"> </w:t>
      </w:r>
      <w:ins w:id="13"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4"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5" w:author="肖永博" w:date="2015-09-22T16:08:00Z">
        <w:r w:rsidR="006330CD">
          <w:rPr>
            <w:noProof/>
          </w:rPr>
          <w:t>1</w:t>
        </w:r>
        <w:r w:rsidR="006330CD">
          <w:fldChar w:fldCharType="end"/>
        </w:r>
      </w:ins>
      <w:del w:id="16"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del>
      <w:bookmarkEnd w:id="12"/>
      <w:r>
        <w:t xml:space="preserve"> </w:t>
      </w:r>
      <w:r w:rsidRPr="002941F5">
        <w:rPr>
          <w:rFonts w:hint="eastAsia"/>
        </w:rPr>
        <w:t>Declarative</w:t>
      </w:r>
      <w:r w:rsidRPr="002941F5">
        <w:rPr>
          <w:rFonts w:hint="eastAsia"/>
        </w:rPr>
        <w:t>模型示例</w:t>
      </w:r>
    </w:p>
    <w:p w14:paraId="32F898D0" w14:textId="186A3519" w:rsidR="00601758" w:rsidRDefault="00601758" w:rsidP="00601758">
      <w:pPr>
        <w:ind w:firstLine="420"/>
      </w:pPr>
      <w:r w:rsidRPr="00601758">
        <w:rPr>
          <w:rFonts w:hint="eastAsia"/>
        </w:rPr>
        <w:t>目前最常用的</w:t>
      </w:r>
      <w:r w:rsidRPr="00601758">
        <w:rPr>
          <w:rFonts w:hint="eastAsia"/>
        </w:rPr>
        <w:t>Declarative</w:t>
      </w:r>
      <w:r w:rsidRPr="00601758">
        <w:rPr>
          <w:rFonts w:hint="eastAsia"/>
        </w:rPr>
        <w:t>模型建模语言是由</w:t>
      </w:r>
      <w:r w:rsidRPr="00601758">
        <w:rPr>
          <w:rFonts w:hint="eastAsia"/>
        </w:rPr>
        <w:t>Pesic</w:t>
      </w:r>
      <w:r w:rsidRPr="00601758">
        <w:rPr>
          <w:rFonts w:hint="eastAsia"/>
        </w:rPr>
        <w:t>和</w:t>
      </w:r>
      <w:r w:rsidRPr="00601758">
        <w:rPr>
          <w:rFonts w:hint="eastAsia"/>
        </w:rPr>
        <w:t>van der Aalst</w:t>
      </w:r>
      <w:r w:rsidRPr="00601758">
        <w:rPr>
          <w:rFonts w:hint="eastAsia"/>
        </w:rPr>
        <w:t>提出的</w:t>
      </w:r>
      <w:commentRangeStart w:id="17"/>
      <w:r w:rsidRPr="00601758">
        <w:rPr>
          <w:rFonts w:hint="eastAsia"/>
        </w:rPr>
        <w:t>ConDec</w:t>
      </w:r>
      <w:r w:rsidRPr="00226282">
        <w:rPr>
          <w:rFonts w:hint="eastAsia"/>
          <w:vertAlign w:val="superscript"/>
        </w:rPr>
        <w:t>[3]</w:t>
      </w:r>
      <w:r w:rsidRPr="00601758">
        <w:rPr>
          <w:rFonts w:hint="eastAsia"/>
        </w:rPr>
        <w:t>和</w:t>
      </w:r>
      <w:r w:rsidRPr="00601758">
        <w:rPr>
          <w:rFonts w:hint="eastAsia"/>
        </w:rPr>
        <w:t>DECLARE</w:t>
      </w:r>
      <w:r w:rsidRPr="00226282">
        <w:rPr>
          <w:rFonts w:hint="eastAsia"/>
          <w:vertAlign w:val="superscript"/>
        </w:rPr>
        <w:t>[2]</w:t>
      </w:r>
      <w:commentRangeEnd w:id="17"/>
      <w:r w:rsidR="00FA7EEB">
        <w:rPr>
          <w:rStyle w:val="a8"/>
        </w:rPr>
        <w:commentReference w:id="17"/>
      </w:r>
      <w:r w:rsidRPr="00601758">
        <w:rPr>
          <w:rFonts w:hint="eastAsia"/>
        </w:rPr>
        <w:t>。对于</w:t>
      </w:r>
      <w:r w:rsidRPr="00601758">
        <w:rPr>
          <w:rFonts w:hint="eastAsia"/>
        </w:rPr>
        <w:t>Declarative</w:t>
      </w:r>
      <w:r w:rsidRPr="00601758">
        <w:rPr>
          <w:rFonts w:hint="eastAsia"/>
        </w:rPr>
        <w:t>模型而言，最常见的形式化方法就是</w:t>
      </w:r>
      <w:r w:rsidRPr="00601758">
        <w:rPr>
          <w:rFonts w:hint="eastAsia"/>
        </w:rPr>
        <w:t>LTL</w:t>
      </w:r>
      <w:r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2</w:t>
      </w:r>
      <w:r w:rsidR="00D83796">
        <w:rPr>
          <w:highlight w:val="yellow"/>
        </w:rPr>
        <w:fldChar w:fldCharType="end"/>
      </w:r>
      <w:r w:rsidRPr="00601758">
        <w:rPr>
          <w:rFonts w:hint="eastAsia"/>
        </w:rPr>
        <w:t>展示了一部分</w:t>
      </w:r>
      <w:r w:rsidRPr="00601758">
        <w:rPr>
          <w:rFonts w:hint="eastAsia"/>
        </w:rPr>
        <w:t>Declarative</w:t>
      </w:r>
      <w:r w:rsidRPr="00601758">
        <w:rPr>
          <w:rFonts w:hint="eastAsia"/>
        </w:rPr>
        <w:t>模板的图形化表示和对应的</w:t>
      </w:r>
      <w:r w:rsidRPr="00601758">
        <w:rPr>
          <w:rFonts w:hint="eastAsia"/>
        </w:rPr>
        <w:t>LTL</w:t>
      </w:r>
      <w:r w:rsidRPr="00601758">
        <w:rPr>
          <w:rFonts w:hint="eastAsia"/>
        </w:rPr>
        <w:t>形式化表示方法。使用这样的语法可以将业务流程表示为</w:t>
      </w:r>
      <w:r w:rsidRPr="00601758">
        <w:rPr>
          <w:rFonts w:hint="eastAsia"/>
        </w:rPr>
        <w:t>Declarative</w:t>
      </w:r>
      <w:r w:rsidRPr="00601758">
        <w:rPr>
          <w:rFonts w:hint="eastAsia"/>
        </w:rPr>
        <w:t>模型。</w:t>
      </w:r>
    </w:p>
    <w:p w14:paraId="060B3337" w14:textId="77777777" w:rsidR="000451F1" w:rsidRDefault="00601758" w:rsidP="000451F1">
      <w:pPr>
        <w:keepNext/>
        <w:ind w:firstLine="420"/>
        <w:jc w:val="center"/>
      </w:pPr>
      <w:r w:rsidRPr="00016AEC">
        <w:rPr>
          <w:noProof/>
          <w:sz w:val="24"/>
        </w:rPr>
        <w:lastRenderedPageBreak/>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140C55F1" w:rsidR="00601758" w:rsidRPr="00601758" w:rsidRDefault="000451F1" w:rsidP="000451F1">
      <w:pPr>
        <w:pStyle w:val="a6"/>
        <w:jc w:val="center"/>
      </w:pPr>
      <w:bookmarkStart w:id="18" w:name="_Ref430682283"/>
      <w:r>
        <w:rPr>
          <w:rFonts w:hint="eastAsia"/>
        </w:rPr>
        <w:t>图</w:t>
      </w:r>
      <w:r>
        <w:rPr>
          <w:rFonts w:hint="eastAsia"/>
        </w:rPr>
        <w:t xml:space="preserve"> </w:t>
      </w:r>
      <w:ins w:id="19"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20"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21" w:author="肖永博" w:date="2015-09-22T16:08:00Z">
        <w:r w:rsidR="006330CD">
          <w:rPr>
            <w:noProof/>
          </w:rPr>
          <w:t>2</w:t>
        </w:r>
        <w:r w:rsidR="006330CD">
          <w:fldChar w:fldCharType="end"/>
        </w:r>
      </w:ins>
      <w:del w:id="22"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del>
      <w:bookmarkEnd w:id="18"/>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23" w:name="_Toc430594844"/>
      <w:r w:rsidRPr="00DC10EE">
        <w:t>Imperative</w:t>
      </w:r>
      <w:r w:rsidRPr="00DC10EE">
        <w:t>模型</w:t>
      </w:r>
      <w:bookmarkEnd w:id="23"/>
    </w:p>
    <w:p w14:paraId="6BB84B1C" w14:textId="69AB1B3B"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F3369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r>
        <w:rPr>
          <w:rFonts w:hint="eastAsia"/>
          <w:sz w:val="24"/>
        </w:rPr>
        <w:t>ConDec</w:t>
      </w:r>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r>
        <w:rPr>
          <w:rFonts w:hint="eastAsia"/>
          <w:sz w:val="24"/>
        </w:rPr>
        <w:t>ConDec</w:t>
      </w:r>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r>
        <w:rPr>
          <w:rFonts w:hint="eastAsia"/>
          <w:sz w:val="24"/>
        </w:rPr>
        <w:t>ConDec</w:t>
      </w:r>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r>
        <w:rPr>
          <w:rFonts w:hint="eastAsia"/>
          <w:sz w:val="24"/>
        </w:rPr>
        <w:t>Xor-split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13B1706D" w:rsidR="00601758" w:rsidRDefault="000451F1" w:rsidP="000451F1">
      <w:pPr>
        <w:pStyle w:val="a6"/>
        <w:jc w:val="center"/>
      </w:pPr>
      <w:bookmarkStart w:id="24" w:name="_Ref430682298"/>
      <w:r>
        <w:rPr>
          <w:rFonts w:hint="eastAsia"/>
        </w:rPr>
        <w:t>图</w:t>
      </w:r>
      <w:r>
        <w:rPr>
          <w:rFonts w:hint="eastAsia"/>
        </w:rPr>
        <w:t xml:space="preserve"> </w:t>
      </w:r>
      <w:ins w:id="25"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26"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27" w:author="肖永博" w:date="2015-09-22T16:08:00Z">
        <w:r w:rsidR="006330CD">
          <w:rPr>
            <w:noProof/>
          </w:rPr>
          <w:t>3</w:t>
        </w:r>
        <w:r w:rsidR="006330CD">
          <w:fldChar w:fldCharType="end"/>
        </w:r>
      </w:ins>
      <w:del w:id="28"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3</w:delText>
        </w:r>
        <w:r w:rsidR="00F16FF0" w:rsidDel="006330CD">
          <w:fldChar w:fldCharType="end"/>
        </w:r>
      </w:del>
      <w:bookmarkEnd w:id="24"/>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Pr>
          <w:rFonts w:hint="eastAsia"/>
        </w:rPr>
        <w:t>定义（</w:t>
      </w:r>
      <w:r>
        <w:rPr>
          <w:rFonts w:hint="eastAsia"/>
        </w:rPr>
        <w:t>Petri</w:t>
      </w:r>
      <w:r>
        <w:rPr>
          <w:rFonts w:hint="eastAsia"/>
        </w:rPr>
        <w:t>网）：</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6392B2FD" w:rsidR="00601758" w:rsidRDefault="000451F1" w:rsidP="000451F1">
      <w:pPr>
        <w:pStyle w:val="a6"/>
        <w:jc w:val="center"/>
      </w:pPr>
      <w:bookmarkStart w:id="29" w:name="_Ref430682396"/>
      <w:r>
        <w:rPr>
          <w:rFonts w:hint="eastAsia"/>
        </w:rPr>
        <w:t>图</w:t>
      </w:r>
      <w:r>
        <w:rPr>
          <w:rFonts w:hint="eastAsia"/>
        </w:rPr>
        <w:t xml:space="preserve"> </w:t>
      </w:r>
      <w:ins w:id="30"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31"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2" w:author="肖永博" w:date="2015-09-22T16:08:00Z">
        <w:r w:rsidR="006330CD">
          <w:rPr>
            <w:noProof/>
          </w:rPr>
          <w:t>4</w:t>
        </w:r>
        <w:r w:rsidR="006330CD">
          <w:fldChar w:fldCharType="end"/>
        </w:r>
      </w:ins>
      <w:del w:id="33"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4</w:delText>
        </w:r>
        <w:r w:rsidR="00226282" w:rsidDel="00F16FF0">
          <w:fldChar w:fldCharType="end"/>
        </w:r>
      </w:del>
      <w:bookmarkEnd w:id="29"/>
      <w:r>
        <w:t xml:space="preserve"> </w:t>
      </w:r>
      <w:del w:id="34" w:author="Wen Lijie" w:date="2015-09-22T09:27:00Z">
        <w:r w:rsidRPr="008302AC" w:rsidDel="00003C56">
          <w:rPr>
            <w:rFonts w:hint="eastAsia"/>
          </w:rPr>
          <w:delText xml:space="preserve">petri </w:delText>
        </w:r>
      </w:del>
      <w:ins w:id="35" w:author="Wen Lijie" w:date="2015-09-22T09:27:00Z">
        <w:r w:rsidR="00003C56">
          <w:rPr>
            <w:rFonts w:hint="eastAsia"/>
          </w:rPr>
          <w:t>P</w:t>
        </w:r>
        <w:r w:rsidR="00003C56" w:rsidRPr="008302AC">
          <w:rPr>
            <w:rFonts w:hint="eastAsia"/>
          </w:rPr>
          <w:t>etri</w:t>
        </w:r>
      </w:ins>
      <w:r w:rsidRPr="008302AC">
        <w:rPr>
          <w:rFonts w:hint="eastAsia"/>
        </w:rPr>
        <w:t>网模型</w:t>
      </w:r>
      <w:r>
        <w:rPr>
          <w:rFonts w:hint="eastAsia"/>
        </w:rPr>
        <w:t>I</w:t>
      </w:r>
    </w:p>
    <w:p w14:paraId="7EBF0D0F" w14:textId="79DB026A" w:rsidR="00601758" w:rsidRDefault="00601758" w:rsidP="00601758">
      <w:pPr>
        <w:ind w:firstLine="420"/>
      </w:pPr>
      <w:r>
        <w:rPr>
          <w:rFonts w:hint="eastAsia"/>
        </w:rPr>
        <w:t>如</w:t>
      </w:r>
      <w:ins w:id="36" w:author="肖永博" w:date="2015-09-22T10:51:00Z">
        <w:r w:rsidR="00D83796">
          <w:fldChar w:fldCharType="begin"/>
        </w:r>
        <w:r w:rsidR="00D83796">
          <w:instrText xml:space="preserve"> </w:instrText>
        </w:r>
        <w:r w:rsidR="00D83796">
          <w:rPr>
            <w:rFonts w:hint="eastAsia"/>
          </w:rPr>
          <w:instrText>REF _Ref430682396 \h</w:instrText>
        </w:r>
        <w:r w:rsidR="00D83796">
          <w:instrText xml:space="preserve"> </w:instrText>
        </w:r>
      </w:ins>
      <w:r w:rsidR="00D83796">
        <w:fldChar w:fldCharType="separate"/>
      </w:r>
      <w:ins w:id="37" w:author="肖永博" w:date="2015-09-22T10:51:00Z">
        <w:r w:rsidR="00D83796">
          <w:rPr>
            <w:rFonts w:hint="eastAsia"/>
          </w:rPr>
          <w:t>图</w:t>
        </w:r>
        <w:r w:rsidR="00D83796">
          <w:rPr>
            <w:rFonts w:hint="eastAsia"/>
          </w:rPr>
          <w:t xml:space="preserve"> </w:t>
        </w:r>
        <w:r w:rsidR="00D83796">
          <w:rPr>
            <w:noProof/>
          </w:rPr>
          <w:t>2</w:t>
        </w:r>
        <w:r w:rsidR="00D83796">
          <w:noBreakHyphen/>
        </w:r>
        <w:r w:rsidR="00D83796">
          <w:rPr>
            <w:noProof/>
          </w:rPr>
          <w:t>4</w:t>
        </w:r>
        <w:r w:rsidR="00D83796">
          <w:fldChar w:fldCharType="end"/>
        </w:r>
      </w:ins>
      <w:del w:id="38" w:author="肖永博" w:date="2015-09-22T10:51:00Z">
        <w:r w:rsidDel="00D83796">
          <w:rPr>
            <w:rFonts w:hint="eastAsia"/>
          </w:rPr>
          <w:delText>图</w:delText>
        </w:r>
        <w:r w:rsidDel="00D83796">
          <w:rPr>
            <w:rFonts w:hint="eastAsia"/>
          </w:rPr>
          <w:delText>2.4</w:delText>
        </w:r>
      </w:del>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77777777"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[5]</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[6]</w:t>
      </w:r>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77777777"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F3369B">
        <w:t>[5]</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[7]</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77777777"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F3369B">
        <w:t>[6]</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77777777"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F3369B">
        <w:rPr>
          <w:vertAlign w:val="superscript"/>
        </w:rPr>
        <w:t>[8]</w:t>
      </w:r>
      <w:r w:rsidR="00D60D24" w:rsidRPr="00D60D24">
        <w:rPr>
          <w:vertAlign w:val="superscript"/>
        </w:rPr>
        <w:fldChar w:fldCharType="end"/>
      </w:r>
      <w:r>
        <w:rPr>
          <w:rFonts w:hint="eastAsia"/>
        </w:rPr>
        <w:t>。</w:t>
      </w:r>
    </w:p>
    <w:p w14:paraId="1F8432D3" w14:textId="4771BA4F"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del w:id="39" w:author="肖永博" w:date="2015-09-22T11:14:00Z">
        <w:r w:rsidR="00F12F4A" w:rsidDel="000464DD">
          <w:rPr>
            <w:rFonts w:hint="eastAsia"/>
          </w:rPr>
          <w:delText>过程模型</w:delText>
        </w:r>
      </w:del>
      <w:ins w:id="40" w:author="肖永博" w:date="2015-09-22T11:14:00Z">
        <w:r w:rsidR="000464DD">
          <w:rPr>
            <w:rFonts w:hint="eastAsia"/>
          </w:rPr>
          <w:t>流程模型</w:t>
        </w:r>
      </w:ins>
      <w:r w:rsidR="00F12F4A">
        <w:rPr>
          <w:rFonts w:hint="eastAsia"/>
        </w:rPr>
        <w:t>中包含循环结构的时候，业务</w:t>
      </w:r>
      <w:del w:id="41" w:author="肖永博" w:date="2015-09-22T11:14:00Z">
        <w:r w:rsidR="00F12F4A" w:rsidDel="000464DD">
          <w:rPr>
            <w:rFonts w:hint="eastAsia"/>
          </w:rPr>
          <w:delText>过程模型</w:delText>
        </w:r>
      </w:del>
      <w:ins w:id="42" w:author="肖永博" w:date="2015-09-22T11:14:00Z">
        <w:r w:rsidR="000464DD">
          <w:rPr>
            <w:rFonts w:hint="eastAsia"/>
          </w:rPr>
          <w:t>流程模型</w:t>
        </w:r>
      </w:ins>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F3369B">
        <w:rPr>
          <w:vertAlign w:val="superscript"/>
        </w:rPr>
        <w:t>[9]</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F3369B">
        <w:rPr>
          <w:vertAlign w:val="superscript"/>
        </w:rPr>
        <w:t>[10]</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del w:id="43" w:author="Wen Lijie" w:date="2015-09-22T09:28:00Z">
        <w:r w:rsidR="00F12F4A" w:rsidDel="00B664F8">
          <w:rPr>
            <w:rFonts w:hint="eastAsia"/>
          </w:rPr>
          <w:delText>complete</w:delText>
        </w:r>
        <w:r w:rsidR="00F12F4A" w:rsidDel="00B664F8">
          <w:delText xml:space="preserve"> </w:delText>
        </w:r>
      </w:del>
      <w:ins w:id="44" w:author="Wen Lijie" w:date="2015-09-22T09:28:00Z">
        <w:r w:rsidR="00B664F8">
          <w:rPr>
            <w:rFonts w:hint="eastAsia"/>
          </w:rPr>
          <w:t>Complete</w:t>
        </w:r>
        <w:r w:rsidR="00B664F8">
          <w:t xml:space="preserve"> </w:t>
        </w:r>
      </w:ins>
      <w:del w:id="45" w:author="Wen Lijie" w:date="2015-09-22T09:28:00Z">
        <w:r w:rsidR="00F12F4A" w:rsidDel="00B664F8">
          <w:delText xml:space="preserve">finite </w:delText>
        </w:r>
      </w:del>
      <w:ins w:id="46" w:author="Wen Lijie" w:date="2015-09-22T09:28:00Z">
        <w:r w:rsidR="00B664F8">
          <w:rPr>
            <w:rFonts w:hint="eastAsia"/>
          </w:rPr>
          <w:t>F</w:t>
        </w:r>
        <w:r w:rsidR="00B664F8">
          <w:t xml:space="preserve">inite </w:t>
        </w:r>
      </w:ins>
      <w:del w:id="47" w:author="Wen Lijie" w:date="2015-09-22T09:28:00Z">
        <w:r w:rsidR="00F12F4A" w:rsidDel="00B664F8">
          <w:delText>prefix</w:delText>
        </w:r>
      </w:del>
      <w:ins w:id="48" w:author="Wen Lijie" w:date="2015-09-22T09:28:00Z">
        <w:r w:rsidR="00B664F8">
          <w:rPr>
            <w:rFonts w:hint="eastAsia"/>
          </w:rPr>
          <w:t>P</w:t>
        </w:r>
        <w:r w:rsidR="00B664F8">
          <w:t>refix</w:t>
        </w:r>
      </w:ins>
      <w:r w:rsidR="00F12F4A">
        <w:t xml:space="preserve">, </w:t>
      </w:r>
      <w:ins w:id="49" w:author="Wen Lijie" w:date="2015-09-22T09:28:00Z">
        <w:r w:rsidR="006323B6">
          <w:rPr>
            <w:rFonts w:hint="eastAsia"/>
          </w:rPr>
          <w:t>简称</w:t>
        </w:r>
      </w:ins>
      <w:r w:rsidR="00F12F4A">
        <w:t>CFP</w:t>
      </w:r>
      <w:r w:rsidR="00F12F4A">
        <w:rPr>
          <w:rFonts w:hint="eastAsia"/>
        </w:rPr>
        <w:t>）来压缩业务</w:t>
      </w:r>
      <w:del w:id="50" w:author="肖永博" w:date="2015-09-22T11:14:00Z">
        <w:r w:rsidR="00F12F4A" w:rsidDel="000464DD">
          <w:rPr>
            <w:rFonts w:hint="eastAsia"/>
          </w:rPr>
          <w:delText>过程模型</w:delText>
        </w:r>
      </w:del>
      <w:ins w:id="51" w:author="肖永博" w:date="2015-09-22T11:14:00Z">
        <w:r w:rsidR="000464DD">
          <w:rPr>
            <w:rFonts w:hint="eastAsia"/>
          </w:rPr>
          <w:t>流程模型</w:t>
        </w:r>
      </w:ins>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[11]</w:t>
      </w:r>
      <w:r w:rsidR="007917A6" w:rsidRPr="007917A6">
        <w:rPr>
          <w:vertAlign w:val="superscript"/>
        </w:rPr>
        <w:fldChar w:fldCharType="end"/>
      </w:r>
      <w:r w:rsidR="00601758">
        <w:rPr>
          <w:rFonts w:hint="eastAsia"/>
        </w:rPr>
        <w:t>。</w:t>
      </w:r>
    </w:p>
    <w:p w14:paraId="2D9E929C" w14:textId="77777777" w:rsidR="00601758" w:rsidRDefault="00601758" w:rsidP="00601758">
      <w:pPr>
        <w:ind w:firstLine="420"/>
        <w:rPr>
          <w:ins w:id="52" w:author="Wen Lijie" w:date="2015-09-22T09:52:00Z"/>
        </w:rPr>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[12]</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ins w:id="53" w:author="Wen Lijie" w:date="2015-09-22T09:52:00Z">
        <w:r>
          <w:rPr>
            <w:rFonts w:hint="eastAsia"/>
          </w:rPr>
          <w:t>Hybrid</w:t>
        </w:r>
        <w:r>
          <w:rPr>
            <w:rFonts w:hint="eastAsia"/>
          </w:rPr>
          <w:t>模型</w:t>
        </w:r>
      </w:ins>
    </w:p>
    <w:p w14:paraId="3CC8B00A" w14:textId="267751D5" w:rsidR="002A6DEC" w:rsidRPr="002A6DEC" w:rsidRDefault="002A6DEC" w:rsidP="000705DD">
      <w:pPr>
        <w:ind w:firstLine="420"/>
        <w:rPr>
          <w:rPrChange w:id="54" w:author="肖永博" w:date="2015-09-22T14:07:00Z">
            <w:rPr>
              <w:rFonts w:ascii="宋体" w:hAnsi="宋体" w:cs="宋体"/>
              <w:kern w:val="0"/>
              <w:sz w:val="24"/>
            </w:rPr>
          </w:rPrChange>
        </w:rPr>
      </w:pPr>
      <w:r w:rsidRPr="000705DD">
        <w:t>轻结构而重多样性的模型适合用</w:t>
      </w:r>
      <w:r w:rsidRPr="000705DD">
        <w:t>Declarative</w:t>
      </w:r>
      <w:r w:rsidRPr="000705DD">
        <w:t>语言</w:t>
      </w:r>
      <w:r>
        <w:t>来</w:t>
      </w:r>
      <w:r w:rsidRPr="000705DD">
        <w:t>表示</w:t>
      </w:r>
      <w:r>
        <w:rPr>
          <w:rFonts w:hint="eastAsia"/>
        </w:rPr>
        <w:t>，</w:t>
      </w:r>
      <w:r w:rsidRPr="002A6DEC">
        <w:rPr>
          <w:rPrChange w:id="55" w:author="肖永博" w:date="2015-09-22T14:07:00Z">
            <w:rPr>
              <w:rFonts w:ascii="宋体" w:hAnsi="宋体" w:cs="宋体"/>
              <w:kern w:val="0"/>
              <w:sz w:val="24"/>
            </w:rPr>
          </w:rPrChange>
        </w:rPr>
        <w:t>而重结构且稳定的模型</w:t>
      </w:r>
      <w:r>
        <w:t>则</w:t>
      </w:r>
      <w:r w:rsidRPr="002A6DEC">
        <w:rPr>
          <w:rPrChange w:id="56" w:author="肖永博" w:date="2015-09-22T14:07:00Z">
            <w:rPr>
              <w:rFonts w:ascii="宋体" w:hAnsi="宋体" w:cs="宋体"/>
              <w:kern w:val="0"/>
              <w:sz w:val="24"/>
            </w:rPr>
          </w:rPrChange>
        </w:rPr>
        <w:t>适合用</w:t>
      </w:r>
      <w:r w:rsidRPr="002A6DEC">
        <w:rPr>
          <w:rPrChange w:id="57" w:author="肖永博" w:date="2015-09-22T14:07:00Z">
            <w:rPr>
              <w:rFonts w:ascii="宋体" w:hAnsi="宋体" w:cs="宋体"/>
              <w:kern w:val="0"/>
              <w:sz w:val="24"/>
            </w:rPr>
          </w:rPrChange>
        </w:rPr>
        <w:t>Imperative</w:t>
      </w:r>
      <w:r w:rsidRPr="002A6DEC">
        <w:rPr>
          <w:rPrChange w:id="58" w:author="肖永博" w:date="2015-09-22T14:07:00Z">
            <w:rPr>
              <w:rFonts w:ascii="宋体" w:hAnsi="宋体" w:cs="宋体"/>
              <w:kern w:val="0"/>
              <w:sz w:val="24"/>
            </w:rPr>
          </w:rPrChange>
        </w:rPr>
        <w:t>语言</w:t>
      </w:r>
      <w:r>
        <w:t>来</w:t>
      </w:r>
      <w:r w:rsidRPr="002A6DEC">
        <w:rPr>
          <w:rPrChange w:id="59" w:author="肖永博" w:date="2015-09-22T14:07:00Z">
            <w:rPr>
              <w:rFonts w:ascii="宋体" w:hAnsi="宋体" w:cs="宋体"/>
              <w:kern w:val="0"/>
              <w:sz w:val="24"/>
            </w:rPr>
          </w:rPrChange>
        </w:rPr>
        <w:t>表示。在很多场景中，一个流程可以既包含适合用</w:t>
      </w:r>
      <w:r w:rsidRPr="002A6DEC">
        <w:rPr>
          <w:rPrChange w:id="60" w:author="肖永博" w:date="2015-09-22T14:07:00Z">
            <w:rPr>
              <w:rFonts w:ascii="宋体" w:hAnsi="宋体" w:cs="宋体"/>
              <w:kern w:val="0"/>
              <w:sz w:val="24"/>
            </w:rPr>
          </w:rPrChange>
        </w:rPr>
        <w:t>Declarative</w:t>
      </w:r>
      <w:r w:rsidRPr="002A6DEC">
        <w:rPr>
          <w:rPrChange w:id="61" w:author="肖永博" w:date="2015-09-22T14:07:00Z">
            <w:rPr>
              <w:rFonts w:ascii="宋体" w:hAnsi="宋体" w:cs="宋体"/>
              <w:kern w:val="0"/>
              <w:sz w:val="24"/>
            </w:rPr>
          </w:rPrChange>
        </w:rPr>
        <w:t>语言表示的部分也包含适合用</w:t>
      </w:r>
      <w:r w:rsidRPr="002A6DEC">
        <w:rPr>
          <w:rPrChange w:id="62" w:author="肖永博" w:date="2015-09-22T14:07:00Z">
            <w:rPr>
              <w:rFonts w:ascii="宋体" w:hAnsi="宋体" w:cs="宋体"/>
              <w:kern w:val="0"/>
              <w:sz w:val="24"/>
            </w:rPr>
          </w:rPrChange>
        </w:rPr>
        <w:t>Imperative</w:t>
      </w:r>
      <w:r w:rsidRPr="002A6DEC">
        <w:rPr>
          <w:rPrChange w:id="63" w:author="肖永博" w:date="2015-09-22T14:07:00Z">
            <w:rPr>
              <w:rFonts w:ascii="宋体" w:hAnsi="宋体" w:cs="宋体"/>
              <w:kern w:val="0"/>
              <w:sz w:val="24"/>
            </w:rPr>
          </w:rPrChange>
        </w:rPr>
        <w:t>语言表示的部分。为了能够有效表示这类模型，</w:t>
      </w:r>
      <w:r w:rsidRPr="002A6DEC">
        <w:rPr>
          <w:rPrChange w:id="64" w:author="肖永博" w:date="2015-09-22T14:07:00Z">
            <w:rPr>
              <w:rFonts w:ascii="宋体" w:hAnsi="宋体" w:cs="宋体"/>
              <w:kern w:val="0"/>
              <w:sz w:val="24"/>
            </w:rPr>
          </w:rPrChange>
        </w:rPr>
        <w:t>Maggi</w:t>
      </w:r>
      <w:r w:rsidRPr="002A6DEC">
        <w:rPr>
          <w:rPrChange w:id="65" w:author="肖永博" w:date="2015-09-22T14:07:00Z">
            <w:rPr>
              <w:rFonts w:ascii="宋体" w:hAnsi="宋体" w:cs="宋体"/>
              <w:kern w:val="0"/>
              <w:sz w:val="24"/>
            </w:rPr>
          </w:rPrChange>
        </w:rPr>
        <w:t>等人提出了</w:t>
      </w:r>
      <w:r w:rsidRPr="002A6DEC">
        <w:rPr>
          <w:rPrChange w:id="66" w:author="肖永博" w:date="2015-09-22T14:07:00Z">
            <w:rPr>
              <w:rFonts w:ascii="宋体" w:hAnsi="宋体" w:cs="宋体"/>
              <w:kern w:val="0"/>
              <w:sz w:val="24"/>
            </w:rPr>
          </w:rPrChange>
        </w:rPr>
        <w:t>Hybrid</w:t>
      </w:r>
      <w:r w:rsidRPr="002A6DEC">
        <w:rPr>
          <w:rPrChange w:id="67" w:author="肖永博" w:date="2015-09-22T14:07:00Z">
            <w:rPr>
              <w:rFonts w:ascii="宋体" w:hAnsi="宋体" w:cs="宋体"/>
              <w:kern w:val="0"/>
              <w:sz w:val="24"/>
            </w:rPr>
          </w:rPrChange>
        </w:rPr>
        <w:t>模型</w:t>
      </w:r>
      <w:r w:rsidRPr="00F16FF0">
        <w:rPr>
          <w:vertAlign w:val="superscript"/>
          <w:rPrChange w:id="68" w:author="肖永博" w:date="2015-09-22T14:32:00Z">
            <w:rPr/>
          </w:rPrChange>
        </w:rPr>
        <w:fldChar w:fldCharType="begin"/>
      </w:r>
      <w:r w:rsidRPr="00F16FF0">
        <w:rPr>
          <w:vertAlign w:val="superscript"/>
          <w:rPrChange w:id="69" w:author="肖永博" w:date="2015-09-22T14:32:00Z">
            <w:rPr/>
          </w:rPrChange>
        </w:rPr>
        <w:instrText xml:space="preserve"> REF _Ref430694415 \r \h </w:instrText>
      </w:r>
      <w:r w:rsidRPr="00F16FF0">
        <w:rPr>
          <w:vertAlign w:val="superscript"/>
          <w:rPrChange w:id="70" w:author="肖永博" w:date="2015-09-22T14:32:00Z">
            <w:rPr/>
          </w:rPrChange>
        </w:rPr>
      </w:r>
      <w:r w:rsidR="00F16FF0">
        <w:rPr>
          <w:vertAlign w:val="superscript"/>
        </w:rPr>
        <w:instrText xml:space="preserve"> \* MERGEFORMAT </w:instrText>
      </w:r>
      <w:r w:rsidRPr="00F16FF0">
        <w:rPr>
          <w:vertAlign w:val="superscript"/>
          <w:rPrChange w:id="71" w:author="肖永博" w:date="2015-09-22T14:32:00Z">
            <w:rPr/>
          </w:rPrChange>
        </w:rPr>
        <w:fldChar w:fldCharType="separate"/>
      </w:r>
      <w:r w:rsidRPr="00F16FF0">
        <w:rPr>
          <w:vertAlign w:val="superscript"/>
          <w:rPrChange w:id="72" w:author="肖永博" w:date="2015-09-22T14:32:00Z">
            <w:rPr/>
          </w:rPrChange>
        </w:rPr>
        <w:t>[5]</w:t>
      </w:r>
      <w:r w:rsidRPr="00F16FF0">
        <w:rPr>
          <w:vertAlign w:val="superscript"/>
          <w:rPrChange w:id="73" w:author="肖永博" w:date="2015-09-22T14:32:00Z">
            <w:rPr/>
          </w:rPrChange>
        </w:rPr>
        <w:fldChar w:fldCharType="end"/>
      </w:r>
      <w:r w:rsidRPr="002A6DEC">
        <w:rPr>
          <w:rPrChange w:id="74" w:author="肖永博" w:date="2015-09-22T14:07:00Z">
            <w:rPr>
              <w:rFonts w:ascii="宋体" w:hAnsi="宋体" w:cs="宋体"/>
              <w:kern w:val="0"/>
              <w:sz w:val="24"/>
            </w:rPr>
          </w:rPrChange>
        </w:rPr>
        <w:t>，这类模型的每个子流程都是</w:t>
      </w:r>
      <w:r w:rsidRPr="002A6DEC">
        <w:rPr>
          <w:rPrChange w:id="75" w:author="肖永博" w:date="2015-09-22T14:07:00Z">
            <w:rPr>
              <w:rFonts w:ascii="宋体" w:hAnsi="宋体" w:cs="宋体"/>
              <w:kern w:val="0"/>
              <w:sz w:val="24"/>
            </w:rPr>
          </w:rPrChange>
        </w:rPr>
        <w:t>Imperative</w:t>
      </w:r>
      <w:r w:rsidRPr="002A6DEC">
        <w:rPr>
          <w:rPrChange w:id="76" w:author="肖永博" w:date="2015-09-22T14:07:00Z">
            <w:rPr>
              <w:rFonts w:ascii="宋体" w:hAnsi="宋体" w:cs="宋体"/>
              <w:kern w:val="0"/>
              <w:sz w:val="24"/>
            </w:rPr>
          </w:rPrChange>
        </w:rPr>
        <w:t>模型或者</w:t>
      </w:r>
      <w:r w:rsidRPr="002A6DEC">
        <w:rPr>
          <w:rPrChange w:id="77" w:author="肖永博" w:date="2015-09-22T14:07:00Z">
            <w:rPr>
              <w:rFonts w:ascii="宋体" w:hAnsi="宋体" w:cs="宋体"/>
              <w:kern w:val="0"/>
              <w:sz w:val="24"/>
            </w:rPr>
          </w:rPrChange>
        </w:rPr>
        <w:t>Declarative</w:t>
      </w:r>
      <w:r w:rsidRPr="002A6DEC">
        <w:rPr>
          <w:rPrChange w:id="78" w:author="肖永博" w:date="2015-09-22T14:07:00Z">
            <w:rPr>
              <w:rFonts w:ascii="宋体" w:hAnsi="宋体" w:cs="宋体"/>
              <w:kern w:val="0"/>
              <w:sz w:val="24"/>
            </w:rPr>
          </w:rPrChange>
        </w:rPr>
        <w:t>模型。</w:t>
      </w:r>
    </w:p>
    <w:p w14:paraId="7A25E3AF" w14:textId="79EA148D" w:rsidR="002A6DEC" w:rsidRDefault="00CA3F41" w:rsidP="002A6DEC">
      <w:pPr>
        <w:ind w:firstLine="420"/>
      </w:pPr>
      <w:ins w:id="79" w:author="肖永博" w:date="2015-09-22T14:44:00Z">
        <w:r>
          <w:fldChar w:fldCharType="begin"/>
        </w:r>
        <w:r>
          <w:instrText xml:space="preserve"> REF _Ref430696377 \h </w:instrText>
        </w:r>
      </w:ins>
      <w:r>
        <w:fldChar w:fldCharType="separate"/>
      </w:r>
      <w:ins w:id="80" w:author="肖永博" w:date="2015-09-22T14:44:00Z">
        <w:r>
          <w:rPr>
            <w:rFonts w:hint="eastAsia"/>
          </w:rPr>
          <w:t>图</w:t>
        </w:r>
        <w:r>
          <w:rPr>
            <w:rFonts w:hint="eastAsia"/>
          </w:rPr>
          <w:t xml:space="preserve"> </w:t>
        </w:r>
        <w:r>
          <w:rPr>
            <w:noProof/>
          </w:rPr>
          <w:t>2</w:t>
        </w:r>
        <w:r>
          <w:noBreakHyphen/>
        </w:r>
        <w:r>
          <w:rPr>
            <w:noProof/>
          </w:rPr>
          <w:t>5</w:t>
        </w:r>
        <w:r>
          <w:fldChar w:fldCharType="end"/>
        </w:r>
      </w:ins>
      <w:del w:id="81" w:author="肖永博" w:date="2015-09-22T14:43:00Z">
        <w:r w:rsidR="002A6DEC" w:rsidRPr="002A6DEC" w:rsidDel="00CA3F41">
          <w:rPr>
            <w:rPrChange w:id="82" w:author="肖永博" w:date="2015-09-22T14:07:00Z">
              <w:rPr>
                <w:rFonts w:ascii="宋体" w:hAnsi="宋体" w:cs="宋体"/>
                <w:kern w:val="0"/>
                <w:sz w:val="24"/>
              </w:rPr>
            </w:rPrChange>
          </w:rPr>
          <w:delText>图</w:delText>
        </w:r>
        <w:r w:rsidR="002A6DEC" w:rsidRPr="002A6DEC" w:rsidDel="00CA3F41">
          <w:rPr>
            <w:rPrChange w:id="83" w:author="肖永博" w:date="2015-09-22T14:07:00Z">
              <w:rPr>
                <w:rFonts w:ascii="宋体" w:hAnsi="宋体" w:cs="宋体"/>
                <w:kern w:val="0"/>
                <w:sz w:val="24"/>
              </w:rPr>
            </w:rPrChange>
          </w:rPr>
          <w:delText>2.10</w:delText>
        </w:r>
      </w:del>
      <w:r w:rsidR="002A6DEC" w:rsidRPr="002A6DEC">
        <w:rPr>
          <w:rPrChange w:id="84" w:author="肖永博" w:date="2015-09-22T14:07:00Z">
            <w:rPr>
              <w:rFonts w:ascii="宋体" w:hAnsi="宋体" w:cs="宋体"/>
              <w:kern w:val="0"/>
              <w:sz w:val="24"/>
            </w:rPr>
          </w:rPrChange>
        </w:rPr>
        <w:t>是一个</w:t>
      </w:r>
      <w:r w:rsidR="002A6DEC" w:rsidRPr="002A6DEC">
        <w:rPr>
          <w:rPrChange w:id="85" w:author="肖永博" w:date="2015-09-22T14:07:00Z">
            <w:rPr>
              <w:rFonts w:ascii="宋体" w:hAnsi="宋体" w:cs="宋体"/>
              <w:kern w:val="0"/>
              <w:sz w:val="24"/>
            </w:rPr>
          </w:rPrChange>
        </w:rPr>
        <w:t>Hybrid</w:t>
      </w:r>
      <w:r w:rsidR="002A6DEC" w:rsidRPr="002A6DEC">
        <w:rPr>
          <w:rPrChange w:id="86" w:author="肖永博" w:date="2015-09-22T14:07:00Z">
            <w:rPr>
              <w:rFonts w:ascii="宋体" w:hAnsi="宋体" w:cs="宋体"/>
              <w:kern w:val="0"/>
              <w:sz w:val="24"/>
            </w:rPr>
          </w:rPrChange>
        </w:rPr>
        <w:t>模型示例。该类模型将</w:t>
      </w:r>
      <w:r w:rsidR="002A6DEC" w:rsidRPr="002A6DEC">
        <w:rPr>
          <w:rPrChange w:id="87" w:author="肖永博" w:date="2015-09-22T14:07:00Z">
            <w:rPr>
              <w:rFonts w:ascii="宋体" w:hAnsi="宋体" w:cs="宋体"/>
              <w:kern w:val="0"/>
              <w:sz w:val="24"/>
            </w:rPr>
          </w:rPrChange>
        </w:rPr>
        <w:t>Declarative</w:t>
      </w:r>
      <w:r w:rsidR="002A6DEC" w:rsidRPr="002A6DEC">
        <w:rPr>
          <w:rPrChange w:id="88" w:author="肖永博" w:date="2015-09-22T14:07:00Z">
            <w:rPr>
              <w:rFonts w:ascii="宋体" w:hAnsi="宋体" w:cs="宋体"/>
              <w:kern w:val="0"/>
              <w:sz w:val="24"/>
            </w:rPr>
          </w:rPrChange>
        </w:rPr>
        <w:t>模型与</w:t>
      </w:r>
      <w:r w:rsidR="002A6DEC" w:rsidRPr="002A6DEC">
        <w:rPr>
          <w:rPrChange w:id="89" w:author="肖永博" w:date="2015-09-22T14:07:00Z">
            <w:rPr>
              <w:rFonts w:ascii="宋体" w:hAnsi="宋体" w:cs="宋体"/>
              <w:kern w:val="0"/>
              <w:sz w:val="24"/>
            </w:rPr>
          </w:rPrChange>
        </w:rPr>
        <w:t>Imperative</w:t>
      </w:r>
      <w:r w:rsidR="002A6DEC" w:rsidRPr="002A6DEC">
        <w:t>模型</w:t>
      </w:r>
      <w:r w:rsidR="002A6DEC" w:rsidRPr="002A6DEC">
        <w:rPr>
          <w:rPrChange w:id="90" w:author="肖永博" w:date="2015-09-22T14:07:00Z">
            <w:rPr>
              <w:rFonts w:ascii="宋体" w:hAnsi="宋体" w:cs="宋体"/>
              <w:kern w:val="0"/>
              <w:sz w:val="24"/>
            </w:rPr>
          </w:rPrChange>
        </w:rPr>
        <w:t>用子流程表示并连接各个子流程从而描述混杂类型的业务流程。</w:t>
      </w:r>
    </w:p>
    <w:p w14:paraId="769C89AA" w14:textId="77777777" w:rsidR="00F16FF0" w:rsidRDefault="00F16FF0" w:rsidP="00F16FF0">
      <w:pPr>
        <w:keepNext/>
        <w:rPr>
          <w:ins w:id="91" w:author="肖永博" w:date="2015-09-22T14:43:00Z"/>
        </w:rPr>
        <w:pPrChange w:id="92" w:author="肖永博" w:date="2015-09-22T14:43:00Z">
          <w:pPr/>
        </w:pPrChange>
      </w:pPr>
      <w:ins w:id="93" w:author="肖永博" w:date="2015-09-22T14:43:00Z">
        <w:r>
          <w:rPr>
            <w:rFonts w:hint="eastAsia"/>
          </w:rP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83.45pt">
              <v:imagedata r:id="rId15" o:title="屏幕快照 2015-09-22 下午2.42.34"/>
            </v:shape>
          </w:pict>
        </w:r>
      </w:ins>
    </w:p>
    <w:p w14:paraId="1C04CA06" w14:textId="7C85500D" w:rsidR="002A6DEC" w:rsidRPr="00F16FF0" w:rsidRDefault="00F16FF0" w:rsidP="00F16FF0">
      <w:pPr>
        <w:pStyle w:val="a6"/>
        <w:jc w:val="center"/>
        <w:rPr>
          <w:rFonts w:hint="eastAsia"/>
        </w:rPr>
        <w:pPrChange w:id="94" w:author="肖永博" w:date="2015-09-22T14:43:00Z">
          <w:pPr>
            <w:ind w:firstLine="420"/>
          </w:pPr>
        </w:pPrChange>
      </w:pPr>
      <w:bookmarkStart w:id="95" w:name="_Ref430696365"/>
      <w:bookmarkStart w:id="96" w:name="_Ref430696377"/>
      <w:ins w:id="97" w:author="肖永博" w:date="2015-09-22T14:43:00Z">
        <w:r>
          <w:rPr>
            <w:rFonts w:hint="eastAsia"/>
          </w:rPr>
          <w:t>图</w:t>
        </w:r>
        <w:r>
          <w:rPr>
            <w:rFonts w:hint="eastAsia"/>
          </w:rPr>
          <w:t xml:space="preserve"> </w:t>
        </w:r>
      </w:ins>
      <w:ins w:id="98"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99"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00" w:author="肖永博" w:date="2015-09-22T16:08:00Z">
        <w:r w:rsidR="006330CD">
          <w:rPr>
            <w:noProof/>
          </w:rPr>
          <w:t>5</w:t>
        </w:r>
        <w:r w:rsidR="006330CD">
          <w:fldChar w:fldCharType="end"/>
        </w:r>
      </w:ins>
      <w:bookmarkEnd w:id="96"/>
      <w:ins w:id="101" w:author="肖永博" w:date="2015-09-22T14:43:00Z">
        <w:r>
          <w:t xml:space="preserve"> Hybrid</w:t>
        </w:r>
        <w:r>
          <w:t>模型</w:t>
        </w:r>
      </w:ins>
      <w:bookmarkEnd w:id="95"/>
    </w:p>
    <w:p w14:paraId="376B28DD" w14:textId="77777777" w:rsidR="00DC10EE" w:rsidRDefault="00DC10EE" w:rsidP="00601758">
      <w:pPr>
        <w:pStyle w:val="2"/>
      </w:pPr>
      <w:bookmarkStart w:id="102" w:name="_Toc430594845"/>
      <w:r w:rsidRPr="00DC10EE">
        <w:rPr>
          <w:rFonts w:hint="eastAsia"/>
        </w:rPr>
        <w:t>符合性检测</w:t>
      </w:r>
      <w:bookmarkEnd w:id="102"/>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3D1E771C" w:rsidR="00601758" w:rsidRPr="00601758" w:rsidRDefault="00601758" w:rsidP="00601758">
      <w:commentRangeStart w:id="103"/>
      <w:r>
        <w:rPr>
          <w:rFonts w:hint="eastAsia"/>
        </w:rPr>
        <w:t>符合性检测</w:t>
      </w:r>
      <w:commentRangeEnd w:id="103"/>
      <w:r w:rsidR="008D3F14">
        <w:rPr>
          <w:rStyle w:val="a8"/>
        </w:rPr>
        <w:commentReference w:id="103"/>
      </w:r>
      <w:r>
        <w:rPr>
          <w:rFonts w:hint="eastAsia"/>
        </w:rPr>
        <w:t>，也被称为符合性分析，是用来检测流程模型同其相对应的事件日志之间的一致性，并由此来评价流程模型同流程日志之间的关系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[14]</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D83796">
        <w:rPr>
          <w:rFonts w:hint="eastAsia"/>
        </w:rPr>
        <w:t>图</w:t>
      </w:r>
      <w:r w:rsidR="00D83796">
        <w:rPr>
          <w:rFonts w:hint="eastAsia"/>
        </w:rPr>
        <w:t xml:space="preserve"> </w:t>
      </w:r>
      <w:r w:rsidR="00D83796">
        <w:rPr>
          <w:noProof/>
        </w:rPr>
        <w:t>1</w:t>
      </w:r>
      <w:r w:rsidR="00D83796">
        <w:noBreakHyphen/>
      </w:r>
      <w:r w:rsidR="00D83796">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104" w:name="_Toc430594846"/>
      <w:r w:rsidRPr="00DC10EE">
        <w:t>度量维度</w:t>
      </w:r>
      <w:bookmarkEnd w:id="104"/>
    </w:p>
    <w:p w14:paraId="1381837E" w14:textId="3F021DAB" w:rsidR="00601758" w:rsidRDefault="00601758" w:rsidP="00601758">
      <w:pPr>
        <w:ind w:firstLine="420"/>
      </w:pPr>
      <w:r>
        <w:rPr>
          <w:rFonts w:hint="eastAsia"/>
        </w:rPr>
        <w:t>Rozinat</w:t>
      </w:r>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F3369B">
        <w:t>[15]</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77777777"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r>
        <w:rPr>
          <w:rFonts w:hint="eastAsia"/>
        </w:rPr>
        <w:t>Structureness</w:t>
      </w:r>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[20]</w:t>
      </w:r>
      <w:r w:rsidR="007917A6" w:rsidRPr="007917A6">
        <w:rPr>
          <w:vertAlign w:val="superscript"/>
        </w:rPr>
        <w:fldChar w:fldCharType="end"/>
      </w:r>
      <w:r>
        <w:rPr>
          <w:rFonts w:hint="eastAsia"/>
        </w:rPr>
        <w:t>：</w:t>
      </w:r>
    </w:p>
    <w:p w14:paraId="3D80CD36" w14:textId="35193C30"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5</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t>Structureness</w:t>
      </w:r>
      <w:r>
        <w:rPr>
          <w:rFonts w:hint="eastAsia"/>
        </w:rPr>
        <w:t>依据建模语言来描述流程模型结构复杂度。如果一个模型有很多重复任务或者有很多不必要的</w:t>
      </w:r>
      <w:r>
        <w:rPr>
          <w:rFonts w:hint="eastAsia"/>
        </w:rPr>
        <w:t>and/xor</w:t>
      </w:r>
      <w:r>
        <w:rPr>
          <w:rFonts w:hint="eastAsia"/>
        </w:rPr>
        <w:t>结构，同时这个模型可以在一定程度上得到简化得到一个结构更小的模型，那么这个模型的</w:t>
      </w:r>
      <w:r>
        <w:rPr>
          <w:rFonts w:hint="eastAsia"/>
        </w:rPr>
        <w:t>Structureness</w:t>
      </w:r>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D41A43D" w:rsidR="00601758" w:rsidRDefault="00226282" w:rsidP="00226282">
      <w:pPr>
        <w:pStyle w:val="a6"/>
        <w:jc w:val="center"/>
      </w:pPr>
      <w:bookmarkStart w:id="105" w:name="_Ref430682478"/>
      <w:r>
        <w:rPr>
          <w:rFonts w:hint="eastAsia"/>
        </w:rPr>
        <w:t>图</w:t>
      </w:r>
      <w:r>
        <w:rPr>
          <w:rFonts w:hint="eastAsia"/>
        </w:rPr>
        <w:t xml:space="preserve"> </w:t>
      </w:r>
      <w:ins w:id="106"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07"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08" w:author="肖永博" w:date="2015-09-22T16:08:00Z">
        <w:r w:rsidR="006330CD">
          <w:rPr>
            <w:noProof/>
          </w:rPr>
          <w:t>6</w:t>
        </w:r>
        <w:r w:rsidR="006330CD">
          <w:fldChar w:fldCharType="end"/>
        </w:r>
      </w:ins>
      <w:del w:id="109"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6</w:delText>
        </w:r>
        <w:r w:rsidR="00F16FF0" w:rsidDel="006330CD">
          <w:fldChar w:fldCharType="end"/>
        </w:r>
      </w:del>
      <w:bookmarkEnd w:id="105"/>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4175A187"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5</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r w:rsidR="00601758">
        <w:rPr>
          <w:rFonts w:hint="eastAsia"/>
        </w:rPr>
        <w:t>Structureness</w:t>
      </w:r>
      <w:r w:rsidR="00601758">
        <w:rPr>
          <w:rFonts w:hint="eastAsia"/>
        </w:rPr>
        <w:t>很低。</w:t>
      </w:r>
    </w:p>
    <w:p w14:paraId="290D0032" w14:textId="77777777"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r>
        <w:rPr>
          <w:rFonts w:hint="eastAsia"/>
        </w:rPr>
        <w:t>Adriansyah</w:t>
      </w:r>
      <w:r>
        <w:rPr>
          <w:rFonts w:hint="eastAsia"/>
        </w:rPr>
        <w:t>等人和</w:t>
      </w:r>
      <w:r w:rsidR="0067563C">
        <w:t>Weerdt</w:t>
      </w:r>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F3369B">
        <w:t>[16]</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F3369B">
        <w:t>[19]</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77777777"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F3369B">
        <w:rPr>
          <w:vertAlign w:val="superscript"/>
        </w:rPr>
        <w:t>[17]</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F3369B">
        <w:rPr>
          <w:vertAlign w:val="superscript"/>
        </w:rPr>
        <w:t>[18]</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F3369B">
        <w:t>[16]</w:t>
      </w:r>
      <w:r w:rsidR="00A10E4C">
        <w:fldChar w:fldCharType="end"/>
      </w:r>
      <w:r>
        <w:rPr>
          <w:rFonts w:hint="eastAsia"/>
        </w:rPr>
        <w:t>并没有直接用日志中的轨迹和模型来做符合性检测。</w:t>
      </w:r>
      <w:r>
        <w:rPr>
          <w:rFonts w:hint="eastAsia"/>
        </w:rPr>
        <w:t>Adriansyah</w:t>
      </w:r>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r>
        <w:rPr>
          <w:rFonts w:hint="eastAsia"/>
        </w:rPr>
        <w:t>Adriansyah</w:t>
      </w:r>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F3369B">
        <w:t>[16]</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4DC9434" w:rsidR="00601758" w:rsidRPr="00601758" w:rsidRDefault="00462ACD" w:rsidP="00601758">
      <w:pPr>
        <w:ind w:firstLine="420"/>
      </w:pPr>
      <w:r>
        <w:t>Weerdt</w:t>
      </w:r>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F3369B">
        <w:t>[19]</w:t>
      </w:r>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110" w:name="_Toc430594847"/>
      <w:r w:rsidRPr="00DC10EE">
        <w:rPr>
          <w:rFonts w:hint="eastAsia"/>
        </w:rPr>
        <w:t>符合性检测方法</w:t>
      </w:r>
      <w:bookmarkEnd w:id="110"/>
    </w:p>
    <w:p w14:paraId="4C1FA002" w14:textId="7777777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F3369B">
        <w:rPr>
          <w:vertAlign w:val="superscript"/>
        </w:rPr>
        <w:t>[13]</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4D2E965C"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[14]</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529DBE1C"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F3369B">
        <w:rPr>
          <w:vertAlign w:val="superscript"/>
        </w:rPr>
        <w:t>[31]</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2198A1D3" w:rsidR="00601758" w:rsidRDefault="000451F1" w:rsidP="000451F1">
      <w:pPr>
        <w:pStyle w:val="a6"/>
        <w:jc w:val="center"/>
      </w:pPr>
      <w:bookmarkStart w:id="111" w:name="_Ref430682523"/>
      <w:r>
        <w:rPr>
          <w:rFonts w:hint="eastAsia"/>
        </w:rPr>
        <w:t>图</w:t>
      </w:r>
      <w:r>
        <w:rPr>
          <w:rFonts w:hint="eastAsia"/>
        </w:rPr>
        <w:t xml:space="preserve"> </w:t>
      </w:r>
      <w:ins w:id="11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1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14" w:author="肖永博" w:date="2015-09-22T16:08:00Z">
        <w:r w:rsidR="006330CD">
          <w:rPr>
            <w:noProof/>
          </w:rPr>
          <w:t>7</w:t>
        </w:r>
        <w:r w:rsidR="006330CD">
          <w:fldChar w:fldCharType="end"/>
        </w:r>
      </w:ins>
      <w:del w:id="115"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7</w:delText>
        </w:r>
        <w:r w:rsidR="00F16FF0" w:rsidDel="006330CD">
          <w:fldChar w:fldCharType="end"/>
        </w:r>
      </w:del>
      <w:bookmarkEnd w:id="111"/>
      <w:r>
        <w:t xml:space="preserve"> </w:t>
      </w:r>
      <w:r w:rsidR="00AF0F58">
        <w:rPr>
          <w:rFonts w:hint="eastAsia"/>
        </w:rPr>
        <w:t>P</w:t>
      </w:r>
      <w:r w:rsidR="00AF0F58" w:rsidRPr="009B5A3B">
        <w:rPr>
          <w:rFonts w:hint="eastAsia"/>
        </w:rPr>
        <w:t>etri</w:t>
      </w:r>
      <w:r w:rsidRPr="009B5A3B">
        <w:rPr>
          <w:rFonts w:hint="eastAsia"/>
        </w:rPr>
        <w:t>网模型</w:t>
      </w:r>
      <w:r>
        <w:t>II</w:t>
      </w:r>
    </w:p>
    <w:p w14:paraId="7C011164" w14:textId="7186D997"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6</w:t>
      </w:r>
      <w:r w:rsidR="00081D27">
        <w:fldChar w:fldCharType="end"/>
      </w:r>
      <w:r w:rsidRPr="00601758">
        <w:rPr>
          <w:rFonts w:hint="eastAsia"/>
        </w:rPr>
        <w:t>中的模型</w:t>
      </w:r>
      <w:r w:rsidR="000451F1">
        <w:rPr>
          <w:rFonts w:hint="eastAsia"/>
        </w:rPr>
        <w:t>II</w:t>
      </w:r>
      <w:r w:rsidRPr="00601758">
        <w:rPr>
          <w:rFonts w:hint="eastAsia"/>
        </w:rPr>
        <w:t>及一条轨迹</w:t>
      </w:r>
      <w:r w:rsidRPr="00601758">
        <w:rPr>
          <w:rFonts w:hint="eastAsia"/>
        </w:rPr>
        <w:t xml:space="preserve"> L= accd</w:t>
      </w:r>
      <w:r w:rsidRPr="00601758">
        <w:rPr>
          <w:rFonts w:hint="eastAsia"/>
        </w:rPr>
        <w:t>。模型</w:t>
      </w:r>
      <w:r w:rsidR="000451F1">
        <w:rPr>
          <w:rFonts w:hint="eastAsia"/>
        </w:rPr>
        <w:t>II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64AB7A51" w:rsidR="00601758" w:rsidRDefault="000451F1" w:rsidP="000451F1">
      <w:pPr>
        <w:pStyle w:val="a6"/>
        <w:jc w:val="center"/>
      </w:pPr>
      <w:bookmarkStart w:id="116" w:name="_Ref430682531"/>
      <w:r>
        <w:rPr>
          <w:rFonts w:hint="eastAsia"/>
        </w:rPr>
        <w:t>图</w:t>
      </w:r>
      <w:r>
        <w:rPr>
          <w:rFonts w:hint="eastAsia"/>
        </w:rPr>
        <w:t xml:space="preserve"> </w:t>
      </w:r>
      <w:ins w:id="117"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18"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19" w:author="肖永博" w:date="2015-09-22T16:08:00Z">
        <w:r w:rsidR="006330CD">
          <w:rPr>
            <w:noProof/>
          </w:rPr>
          <w:t>8</w:t>
        </w:r>
        <w:r w:rsidR="006330CD">
          <w:fldChar w:fldCharType="end"/>
        </w:r>
      </w:ins>
      <w:del w:id="120"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8</w:delText>
        </w:r>
        <w:r w:rsidR="00F16FF0" w:rsidDel="006330CD">
          <w:fldChar w:fldCharType="end"/>
        </w:r>
      </w:del>
      <w:bookmarkEnd w:id="116"/>
      <w:r>
        <w:t xml:space="preserve"> </w:t>
      </w:r>
      <w:r>
        <w:t>轨迹</w:t>
      </w:r>
      <w:r>
        <w:t>L</w:t>
      </w:r>
      <w:r>
        <w:rPr>
          <w:rFonts w:hint="eastAsia"/>
        </w:rPr>
        <w:t>=</w:t>
      </w:r>
      <w:r>
        <w:t>accd</w:t>
      </w:r>
      <w:r w:rsidR="00B525D0">
        <w:t>同</w:t>
      </w:r>
      <w:r w:rsidR="00B525D0">
        <w:rPr>
          <w:rFonts w:hint="eastAsia"/>
        </w:rPr>
        <w:t>P</w:t>
      </w:r>
      <w:r w:rsidR="00B525D0">
        <w:t>etri</w:t>
      </w:r>
      <w:r>
        <w:t>网模型</w:t>
      </w:r>
      <w:r>
        <w:t>II</w:t>
      </w:r>
      <w:r>
        <w:t>的一个对齐</w:t>
      </w:r>
    </w:p>
    <w:p w14:paraId="5D5138B5" w14:textId="132D2A37"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7</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Pr>
          <w:rFonts w:hint="eastAsia"/>
        </w:rPr>
        <w:t>定义（对齐）：对于一个有标签的模型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6B9498F"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7</w:t>
      </w:r>
      <w:r w:rsidR="00081D27">
        <w:fldChar w:fldCharType="end"/>
      </w:r>
      <w:r>
        <w:rPr>
          <w:rFonts w:hint="eastAsia"/>
        </w:rPr>
        <w:t>来说，轨迹</w:t>
      </w:r>
      <w:r>
        <w:rPr>
          <w:rFonts w:hint="eastAsia"/>
        </w:rPr>
        <w:t xml:space="preserve"> L=accd</w:t>
      </w:r>
      <w:r>
        <w:rPr>
          <w:rFonts w:hint="eastAsia"/>
        </w:rPr>
        <w:t>的一个对齐就是</w:t>
      </w:r>
      <w:r>
        <w:rPr>
          <w:rFonts w:hint="eastAsia"/>
        </w:rPr>
        <w:t>(a, a)(c, c)(&gt;&gt;, b)(c, &gt;&gt;)(d, d)</w:t>
      </w:r>
      <w:r>
        <w:rPr>
          <w:rFonts w:hint="eastAsia"/>
        </w:rPr>
        <w:t>。</w:t>
      </w:r>
    </w:p>
    <w:p w14:paraId="072244E9" w14:textId="58AA5A7B"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121"/>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6</w:t>
      </w:r>
      <w:r w:rsidR="00081D27">
        <w:fldChar w:fldCharType="end"/>
      </w:r>
      <w:r>
        <w:rPr>
          <w:rFonts w:hint="eastAsia"/>
        </w:rPr>
        <w:t>中的模型</w:t>
      </w:r>
      <w:r w:rsidR="00577504">
        <w:rPr>
          <w:rFonts w:hint="eastAsia"/>
        </w:rPr>
        <w:t>II</w:t>
      </w:r>
      <w:r>
        <w:rPr>
          <w:rFonts w:hint="eastAsia"/>
        </w:rPr>
        <w:t>和轨迹</w:t>
      </w:r>
      <w:r>
        <w:rPr>
          <w:rFonts w:hint="eastAsia"/>
        </w:rPr>
        <w:t xml:space="preserve"> L= abcbd</w:t>
      </w:r>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8</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121"/>
      <w:r w:rsidR="00266606">
        <w:rPr>
          <w:rStyle w:val="a8"/>
        </w:rPr>
        <w:commentReference w:id="121"/>
      </w:r>
      <w:r>
        <w:rPr>
          <w:rFonts w:hint="eastAsia"/>
        </w:rPr>
        <w:t>。</w:t>
      </w:r>
    </w:p>
    <w:p w14:paraId="48BA630E" w14:textId="77777777" w:rsidR="00577504" w:rsidRDefault="00601758" w:rsidP="00577504">
      <w:pPr>
        <w:keepNext/>
        <w:ind w:firstLine="420"/>
        <w:jc w:val="center"/>
      </w:pPr>
      <w:commentRangeStart w:id="122"/>
      <w:r>
        <w:rPr>
          <w:rFonts w:ascii="Calibri" w:eastAsia="Apple Color Emoji" w:hAnsi="Calibri" w:cs="Calibri" w:hint="eastAsia"/>
          <w:noProof/>
          <w:sz w:val="24"/>
        </w:rPr>
        <w:drawing>
          <wp:inline distT="0" distB="0" distL="0" distR="0" wp14:anchorId="680575E6" wp14:editId="3488DB03">
            <wp:extent cx="3590925" cy="1228725"/>
            <wp:effectExtent l="0" t="0" r="9525" b="9525"/>
            <wp:docPr id="11" name="图片 11" descr="屏幕快照%202015-09-15%20下午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1228725"/>
                    </a:xfrm>
                    <a:prstGeom prst="rect">
                      <a:avLst/>
                    </a:prstGeom>
                    <a:noFill/>
                    <a:ln>
                      <a:noFill/>
                    </a:ln>
                  </pic:spPr>
                </pic:pic>
              </a:graphicData>
            </a:graphic>
          </wp:inline>
        </w:drawing>
      </w:r>
      <w:commentRangeEnd w:id="122"/>
      <w:r w:rsidR="000C67C9">
        <w:rPr>
          <w:rStyle w:val="a8"/>
        </w:rPr>
        <w:commentReference w:id="122"/>
      </w:r>
    </w:p>
    <w:p w14:paraId="3176E3B5" w14:textId="132F625D" w:rsidR="00601758" w:rsidRDefault="00577504" w:rsidP="00577504">
      <w:pPr>
        <w:pStyle w:val="a6"/>
        <w:jc w:val="center"/>
      </w:pPr>
      <w:bookmarkStart w:id="123" w:name="_Ref430682630"/>
      <w:r>
        <w:rPr>
          <w:rFonts w:hint="eastAsia"/>
        </w:rPr>
        <w:t>图</w:t>
      </w:r>
      <w:r>
        <w:rPr>
          <w:rFonts w:hint="eastAsia"/>
        </w:rPr>
        <w:t xml:space="preserve"> </w:t>
      </w:r>
      <w:ins w:id="124"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25"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26" w:author="肖永博" w:date="2015-09-22T16:08:00Z">
        <w:r w:rsidR="006330CD">
          <w:rPr>
            <w:noProof/>
          </w:rPr>
          <w:t>9</w:t>
        </w:r>
        <w:r w:rsidR="006330CD">
          <w:fldChar w:fldCharType="end"/>
        </w:r>
      </w:ins>
      <w:del w:id="127"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9</w:delText>
        </w:r>
        <w:r w:rsidR="00F16FF0" w:rsidDel="006330CD">
          <w:fldChar w:fldCharType="end"/>
        </w:r>
      </w:del>
      <w:bookmarkEnd w:id="123"/>
      <w:r>
        <w:t xml:space="preserve"> </w:t>
      </w:r>
      <w:r w:rsidRPr="008D3AD3">
        <w:rPr>
          <w:rFonts w:hint="eastAsia"/>
        </w:rPr>
        <w:t>轨迹</w:t>
      </w:r>
      <w:r w:rsidRPr="008D3AD3">
        <w:rPr>
          <w:rFonts w:hint="eastAsia"/>
        </w:rPr>
        <w:t>L=accd</w:t>
      </w:r>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II</w:t>
      </w:r>
      <w:r w:rsidRPr="008D3AD3">
        <w:rPr>
          <w:rFonts w:hint="eastAsia"/>
        </w:rPr>
        <w:t>的</w:t>
      </w:r>
      <w:r>
        <w:rPr>
          <w:rFonts w:hint="eastAsia"/>
        </w:rPr>
        <w:t>三种</w:t>
      </w:r>
      <w:r w:rsidRPr="008D3AD3">
        <w:rPr>
          <w:rFonts w:hint="eastAsia"/>
        </w:rPr>
        <w:t>对齐</w:t>
      </w:r>
    </w:p>
    <w:p w14:paraId="390A6581" w14:textId="77777777"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F3369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F3369B">
        <w:t>[14]</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F3369B">
        <w:t>[15]</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128" w:name="_Toc430594848"/>
      <w:r>
        <w:rPr>
          <w:rFonts w:hint="eastAsia"/>
        </w:rPr>
        <w:t>展开技术</w:t>
      </w:r>
      <w:bookmarkEnd w:id="128"/>
    </w:p>
    <w:p w14:paraId="0CD9F467" w14:textId="77777777" w:rsidR="00DC10EE" w:rsidRDefault="00DC10EE" w:rsidP="00631E12">
      <w:pPr>
        <w:pStyle w:val="3"/>
      </w:pPr>
      <w:bookmarkStart w:id="129" w:name="_Toc430594849"/>
      <w:r w:rsidRPr="00DC10EE">
        <w:rPr>
          <w:rFonts w:hint="eastAsia"/>
        </w:rPr>
        <w:t>分</w:t>
      </w:r>
      <w:r w:rsidR="00601758">
        <w:rPr>
          <w:rFonts w:hint="eastAsia"/>
        </w:rPr>
        <w:t>支</w:t>
      </w:r>
      <w:r w:rsidRPr="00DC10EE">
        <w:rPr>
          <w:rFonts w:hint="eastAsia"/>
        </w:rPr>
        <w:t>流程</w:t>
      </w:r>
      <w:bookmarkEnd w:id="129"/>
    </w:p>
    <w:p w14:paraId="2081D090" w14:textId="4F27A4D4"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[29]</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41536EEF" w:rsidR="00601758" w:rsidRDefault="00601758" w:rsidP="00601758">
      <w:pPr>
        <w:ind w:firstLine="420"/>
      </w:pPr>
      <w:r>
        <w:rPr>
          <w:rFonts w:hint="eastAsia"/>
        </w:rPr>
        <w:t>不同于</w:t>
      </w:r>
      <w:r w:rsidR="00F02427">
        <w:rPr>
          <w:rFonts w:hint="eastAsia"/>
          <w:highlight w:val="yellow"/>
        </w:rPr>
        <w:t>C</w:t>
      </w:r>
      <w:r w:rsidRPr="00F02427">
        <w:rPr>
          <w:highlight w:val="yellow"/>
        </w:rPr>
        <w:t>ausal</w:t>
      </w:r>
      <w:r>
        <w:rPr>
          <w:rFonts w:hint="eastAsia"/>
        </w:rPr>
        <w:t>网，带有选择分支的网络将会产生很多不同分支的流程操作，这对分析</w:t>
      </w:r>
      <w:r w:rsidR="00F02427">
        <w:rPr>
          <w:rFonts w:hint="eastAsia"/>
          <w:highlight w:val="yellow"/>
        </w:rPr>
        <w:t>P</w:t>
      </w:r>
      <w:r w:rsidRPr="00F02427">
        <w:rPr>
          <w:highlight w:val="yellow"/>
        </w:rPr>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F3369B">
        <w:t>[29]</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Pr>
          <w:rFonts w:hint="eastAsia"/>
        </w:rPr>
        <w:t>causal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Pr>
          <w:rFonts w:hint="eastAsia"/>
        </w:rPr>
        <w:t>定义（发生网）：发生网是一个三元组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77777777" w:rsidR="00601758" w:rsidRDefault="00601758" w:rsidP="00601758">
      <w:pPr>
        <w:ind w:firstLine="420"/>
      </w:pPr>
      <w:r>
        <w:rPr>
          <w:rFonts w:hint="eastAsia"/>
        </w:rPr>
        <w:t>由分支得到的发生网之间会有同态关系</w:t>
      </w:r>
      <w:r w:rsidRPr="00F02427">
        <w:rPr>
          <w:rFonts w:hint="eastAsia"/>
          <w:highlight w:val="yellow"/>
        </w:rPr>
        <w:t>【</w:t>
      </w:r>
      <w:r w:rsidRPr="00F02427">
        <w:rPr>
          <w:highlight w:val="yellow"/>
        </w:rPr>
        <w:t>Win2</w:t>
      </w:r>
      <w:r w:rsidRPr="00F02427">
        <w:rPr>
          <w:rFonts w:hint="eastAsia"/>
          <w:highlight w:val="yellow"/>
        </w:rPr>
        <w:t>】</w:t>
      </w:r>
      <w:r>
        <w:rPr>
          <w:rFonts w:hint="eastAsia"/>
        </w:rPr>
        <w:t>，该关系</w:t>
      </w:r>
      <w:r w:rsidR="000D0D8C">
        <w:rPr>
          <w:rFonts w:hint="eastAsia"/>
        </w:rPr>
        <w:t>由同态函数来定义。</w:t>
      </w:r>
    </w:p>
    <w:p w14:paraId="2087589C" w14:textId="77777777" w:rsidR="00601758" w:rsidRDefault="00601758" w:rsidP="00DA5265">
      <w:pPr>
        <w:ind w:firstLine="420"/>
      </w:pPr>
      <w:r>
        <w:rPr>
          <w:rFonts w:hint="eastAsia"/>
        </w:rPr>
        <w:t>定义（同态函数）：一个从网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77777777"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F3369B">
        <w:t>[27]</w:t>
      </w:r>
      <w:r w:rsidR="00D159A7">
        <w:fldChar w:fldCharType="end"/>
      </w:r>
      <w:r>
        <w:rPr>
          <w:rFonts w:hint="eastAsia"/>
        </w:rPr>
        <w:t>中方法的处理，可以得到一个</w:t>
      </w:r>
      <w:r>
        <w:rPr>
          <w:rFonts w:hint="eastAsia"/>
        </w:rPr>
        <w:t xml:space="preserve">petri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24F53159"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ins w:id="130" w:author="肖永博" w:date="2015-09-22T15:16:00Z">
        <w:r w:rsidR="00F02427">
          <w:rPr>
            <w:rFonts w:hint="eastAsia"/>
          </w:rPr>
          <w:t>图</w:t>
        </w:r>
        <w:r w:rsidR="00F02427">
          <w:rPr>
            <w:rFonts w:hint="eastAsia"/>
          </w:rPr>
          <w:t xml:space="preserve"> </w:t>
        </w:r>
        <w:r w:rsidR="00F02427">
          <w:rPr>
            <w:noProof/>
          </w:rPr>
          <w:t>2</w:t>
        </w:r>
        <w:r w:rsidR="00F02427">
          <w:noBreakHyphen/>
        </w:r>
        <w:r w:rsidR="00F02427">
          <w:rPr>
            <w:noProof/>
          </w:rPr>
          <w:t>10</w:t>
        </w:r>
      </w:ins>
      <w:del w:id="131" w:author="肖永博" w:date="2015-09-22T15:16:00Z">
        <w:r w:rsidR="00081D27" w:rsidDel="00F02427">
          <w:rPr>
            <w:rFonts w:hint="eastAsia"/>
          </w:rPr>
          <w:delText>图</w:delText>
        </w:r>
        <w:r w:rsidR="00081D27" w:rsidDel="00F02427">
          <w:rPr>
            <w:rFonts w:hint="eastAsia"/>
          </w:rPr>
          <w:delText xml:space="preserve"> </w:delText>
        </w:r>
        <w:r w:rsidR="00081D27" w:rsidDel="00F02427">
          <w:rPr>
            <w:noProof/>
          </w:rPr>
          <w:delText>2</w:delText>
        </w:r>
        <w:r w:rsidR="00081D27" w:rsidDel="00F02427">
          <w:noBreakHyphen/>
        </w:r>
        <w:r w:rsidR="00081D27" w:rsidDel="00F02427">
          <w:rPr>
            <w:noProof/>
          </w:rPr>
          <w:delText>9</w:delText>
        </w:r>
      </w:del>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9</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9</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9</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37B8B91E" w:rsidR="00601758" w:rsidRPr="00601758" w:rsidRDefault="00577504" w:rsidP="00577504">
      <w:pPr>
        <w:pStyle w:val="a6"/>
        <w:jc w:val="center"/>
      </w:pPr>
      <w:bookmarkStart w:id="132" w:name="_Ref430682664"/>
      <w:r>
        <w:rPr>
          <w:rFonts w:hint="eastAsia"/>
        </w:rPr>
        <w:t>图</w:t>
      </w:r>
      <w:r>
        <w:rPr>
          <w:rFonts w:hint="eastAsia"/>
        </w:rPr>
        <w:t xml:space="preserve"> </w:t>
      </w:r>
      <w:ins w:id="133"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34"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35" w:author="肖永博" w:date="2015-09-22T16:08:00Z">
        <w:r w:rsidR="006330CD">
          <w:rPr>
            <w:noProof/>
          </w:rPr>
          <w:t>10</w:t>
        </w:r>
        <w:r w:rsidR="006330CD">
          <w:fldChar w:fldCharType="end"/>
        </w:r>
      </w:ins>
      <w:del w:id="136"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10</w:delText>
        </w:r>
        <w:r w:rsidR="00F16FF0" w:rsidDel="006330CD">
          <w:fldChar w:fldCharType="end"/>
        </w:r>
      </w:del>
      <w:bookmarkEnd w:id="132"/>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137" w:name="_Toc430594850"/>
      <w:r w:rsidRPr="00DC10EE">
        <w:rPr>
          <w:rFonts w:hint="eastAsia"/>
        </w:rPr>
        <w:t>完全有限前缀</w:t>
      </w:r>
      <w:bookmarkEnd w:id="137"/>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98447E">
        <w:rPr>
          <w:rFonts w:hint="eastAsia"/>
          <w:b/>
          <w:rPrChange w:id="138" w:author="Wen Lijie" w:date="2015-09-22T09:49:00Z">
            <w:rPr>
              <w:rFonts w:hint="eastAsia"/>
            </w:rPr>
          </w:rPrChange>
        </w:rPr>
        <w:t>定义</w:t>
      </w:r>
      <w:r w:rsidR="00376370" w:rsidRPr="0098447E">
        <w:rPr>
          <w:rFonts w:hint="eastAsia"/>
          <w:b/>
          <w:rPrChange w:id="139" w:author="Wen Lijie" w:date="2015-09-22T09:49:00Z">
            <w:rPr>
              <w:rFonts w:hint="eastAsia"/>
            </w:rPr>
          </w:rPrChange>
        </w:rPr>
        <w:t>（</w:t>
      </w:r>
      <w:r w:rsidRPr="0098447E">
        <w:rPr>
          <w:rFonts w:hint="eastAsia"/>
          <w:b/>
          <w:rPrChange w:id="140" w:author="Wen Lijie" w:date="2015-09-22T09:49:00Z">
            <w:rPr>
              <w:rFonts w:hint="eastAsia"/>
            </w:rPr>
          </w:rPrChange>
        </w:rPr>
        <w:t>序关系</w:t>
      </w:r>
      <w:r w:rsidR="00376370" w:rsidRPr="0098447E">
        <w:rPr>
          <w:rFonts w:hint="eastAsia"/>
          <w:b/>
          <w:rPrChange w:id="141" w:author="Wen Lijie" w:date="2015-09-22T09:49:00Z">
            <w:rPr>
              <w:rFonts w:hint="eastAsia"/>
            </w:rPr>
          </w:rPrChange>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Pr>
          <w:rFonts w:hint="eastAsia"/>
        </w:rPr>
        <w:t>定义（</w:t>
      </w:r>
      <w:r w:rsidR="00601758">
        <w:rPr>
          <w:rFonts w:hint="eastAsia"/>
        </w:rPr>
        <w:t>完全有限前缀</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593E824C" w:rsidR="00C05796" w:rsidRDefault="00601758" w:rsidP="00C05796">
      <w:pPr>
        <w:pStyle w:val="a3"/>
        <w:numPr>
          <w:ilvl w:val="0"/>
          <w:numId w:val="9"/>
        </w:numPr>
        <w:ind w:firstLineChars="0"/>
      </w:pPr>
      <w:commentRangeStart w:id="142"/>
      <w:r>
        <w:rPr>
          <w:rFonts w:hint="eastAsia"/>
        </w:rPr>
        <w:lastRenderedPageBreak/>
        <w:t>「</w:t>
      </w:r>
      <w:r>
        <w:rPr>
          <w:rFonts w:hint="eastAsia"/>
        </w:rPr>
        <w:t>t</w:t>
      </w:r>
      <m:oMath>
        <m:r>
          <m:rPr>
            <m:sty m:val="p"/>
          </m:rPr>
          <w:rPr>
            <w:rFonts w:ascii="Cambria Math" w:hAnsi="Cambria Math" w:hint="eastAsia"/>
          </w:rPr>
          <m:t>」</m:t>
        </m:r>
        <w:commentRangeEnd w:id="142"/>
        <m:r>
          <m:rPr>
            <m:sty m:val="p"/>
          </m:rPr>
          <w:rPr>
            <w:rStyle w:val="a8"/>
            <w:rFonts w:ascii="Cambria Math" w:hAnsi="Cambria Math"/>
            <w:rPrChange w:id="143" w:author="肖永博" w:date="2015-09-22T10:56:00Z">
              <w:rPr>
                <w:rStyle w:val="a8"/>
              </w:rPr>
            </w:rPrChange>
          </w:rPr>
          <w:commentReference w:id="142"/>
        </m:r>
      </m:oMath>
      <w:r>
        <w:rPr>
          <w:rFonts w:hint="eastAsia"/>
        </w:rPr>
        <w:t>={x|</w:t>
      </w:r>
      <w:r w:rsidR="00DA3BCF">
        <w:t xml:space="preserve"> </w:t>
      </w:r>
      <w:r>
        <w:rPr>
          <w:rFonts w:hint="eastAsia"/>
        </w:rPr>
        <w:t>x</w:t>
      </w:r>
      <w:r>
        <w:rPr>
          <w:rFonts w:hint="eastAsia"/>
        </w:rPr>
        <w:t>∈</w:t>
      </w:r>
      <w:r>
        <w:rPr>
          <w:rFonts w:hint="eastAsia"/>
        </w:rPr>
        <w:t>T,</w:t>
      </w:r>
      <w:r w:rsidR="00DA3BCF">
        <w:t xml:space="preserve"> </w:t>
      </w:r>
      <w:r>
        <w:rPr>
          <w:rFonts w:hint="eastAsia"/>
        </w:rPr>
        <w:t>x</w:t>
      </w:r>
      <m:oMath>
        <m:r>
          <m:rPr>
            <m:sty m:val="p"/>
          </m:rPr>
          <w:rPr>
            <w:rFonts w:ascii="Cambria Math" w:hAnsi="Cambria Math" w:cs="MS Mincho"/>
          </w:rPr>
          <m:t>→</m:t>
        </m:r>
      </m:oMath>
      <w:r>
        <w:rPr>
          <w:rFonts w:hint="eastAsia"/>
        </w:rPr>
        <w:t>t}</w:t>
      </w:r>
      <w:r>
        <w:rPr>
          <w:rFonts w:hint="eastAsia"/>
        </w:rPr>
        <w:t>∪</w:t>
      </w:r>
      <w:r>
        <w:rPr>
          <w:rFonts w:hint="eastAsia"/>
        </w:rPr>
        <w:t>{t}</w:t>
      </w:r>
      <w:r w:rsidR="00C05796">
        <w:rPr>
          <w:rFonts w:hint="eastAsia"/>
        </w:rPr>
        <w:t>；</w:t>
      </w:r>
    </w:p>
    <w:p w14:paraId="52553263" w14:textId="77777777" w:rsidR="00C05796" w:rsidRDefault="00601758" w:rsidP="00C05796">
      <w:pPr>
        <w:pStyle w:val="a3"/>
        <w:numPr>
          <w:ilvl w:val="0"/>
          <w:numId w:val="9"/>
        </w:numPr>
        <w:ind w:firstLineChars="0"/>
      </w:pPr>
      <w:r>
        <w:rPr>
          <w:rFonts w:hint="eastAsia"/>
        </w:rPr>
        <w:t>Mark(</w:t>
      </w:r>
      <w:r>
        <w:rPr>
          <w:rFonts w:hint="eastAsia"/>
        </w:rPr>
        <w:t>「</w:t>
      </w:r>
      <w:r>
        <w:rPr>
          <w:rFonts w:hint="eastAsia"/>
        </w:rPr>
        <w:t>t</w:t>
      </w:r>
      <w:r>
        <w:rPr>
          <w:rFonts w:hint="eastAsia"/>
        </w:rPr>
        <w:t>」</w:t>
      </w:r>
      <w:r>
        <w:rPr>
          <w:rFonts w:hint="eastAsia"/>
        </w:rPr>
        <w:t>)</w:t>
      </w:r>
      <w:r>
        <w:rPr>
          <w:rFonts w:hint="eastAsia"/>
        </w:rPr>
        <w:t>表示「</w:t>
      </w:r>
      <w:r>
        <w:rPr>
          <w:rFonts w:hint="eastAsia"/>
        </w:rPr>
        <w:t>t</w:t>
      </w:r>
      <w:r>
        <w:rPr>
          <w:rFonts w:hint="eastAsia"/>
        </w:rPr>
        <w:t>」中所有变迁执行后的状态</w:t>
      </w:r>
      <w:r w:rsidR="00C05796">
        <w:rPr>
          <w:rFonts w:hint="eastAsia"/>
        </w:rPr>
        <w:t>；</w:t>
      </w:r>
    </w:p>
    <w:p w14:paraId="297AD157" w14:textId="77777777"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t>t</w:t>
      </w:r>
      <w:r>
        <w:rPr>
          <w:rFonts w:hint="eastAsia"/>
        </w:rPr>
        <w:t>」</w:t>
      </w:r>
      <w:r w:rsidRPr="00C05796">
        <w:rPr>
          <w:rFonts w:ascii="Cambria Math" w:hAnsi="Cambria Math" w:cs="Cambria Math"/>
        </w:rPr>
        <w:t>⊂</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」则「</w:t>
      </w:r>
      <w:r>
        <w:t>t</w:t>
      </w:r>
      <w:r>
        <w:rPr>
          <w:rFonts w:hint="eastAsia"/>
        </w:rPr>
        <w:t>」</w:t>
      </w:r>
      <w:r>
        <w:t>&lt;</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sidR="00C05796">
        <w:rPr>
          <w:rFonts w:hint="eastAsia"/>
        </w:rPr>
        <w:t>；</w:t>
      </w:r>
    </w:p>
    <w:p w14:paraId="67BDB41F" w14:textId="77777777"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Pr>
          <w:rFonts w:hint="eastAsia"/>
        </w:rPr>
        <w:t>&lt;</w:t>
      </w:r>
      <w:r>
        <w:rPr>
          <w:rFonts w:hint="eastAsia"/>
        </w:rPr>
        <w:t>「</w:t>
      </w:r>
      <w:r>
        <w:rPr>
          <w:rFonts w:hint="eastAsia"/>
        </w:rPr>
        <w:t>t</w:t>
      </w:r>
      <w:r>
        <w:rPr>
          <w:rFonts w:hint="eastAsia"/>
        </w:rPr>
        <w:t>」并且</w:t>
      </w:r>
      <w:r>
        <w:rPr>
          <w:rFonts w:hint="eastAsia"/>
        </w:rPr>
        <w:t xml:space="preserve"> Mark(</w:t>
      </w:r>
      <w:r>
        <w:rPr>
          <w:rFonts w:hint="eastAsia"/>
        </w:rPr>
        <w:t>「</w:t>
      </w:r>
      <w:r>
        <w:rPr>
          <w:rFonts w:hint="eastAsia"/>
        </w:rPr>
        <w:t>t</w:t>
      </w:r>
      <w:r>
        <w:rPr>
          <w:rFonts w:hint="eastAsia"/>
        </w:rPr>
        <w:t>」</w:t>
      </w:r>
      <w:r>
        <w:rPr>
          <w:rFonts w:hint="eastAsia"/>
        </w:rPr>
        <w:t>)=Mark(</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77777777"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F3369B">
        <w:t>[10]</w:t>
      </w:r>
      <w:r w:rsidR="000C50E0">
        <w:fldChar w:fldCharType="end"/>
      </w:r>
      <w:r>
        <w:rPr>
          <w:rFonts w:hint="eastAsia"/>
        </w:rPr>
        <w:t>中的研究可以通过对网络的进行展开，并构建出一种初始状态有限、包含所有可达信息的</w:t>
      </w:r>
      <w:r>
        <w:rPr>
          <w:rFonts w:hint="eastAsia"/>
        </w:rPr>
        <w:t>petri</w:t>
      </w:r>
      <w:r>
        <w:rPr>
          <w:rFonts w:hint="eastAsia"/>
        </w:rPr>
        <w:t>网模型的子结构（即完全有限前缀），避免了模型的状态爆炸问题。然而在某些情况下，该方法产生的最小完全前缀会比</w:t>
      </w:r>
      <w:r>
        <w:rPr>
          <w:rFonts w:hint="eastAsia"/>
        </w:rPr>
        <w:t>petri</w:t>
      </w:r>
      <w:r>
        <w:rPr>
          <w:rFonts w:hint="eastAsia"/>
        </w:rPr>
        <w:t>网本身还要大。为了解决这个问题，</w:t>
      </w:r>
      <w:r>
        <w:rPr>
          <w:rFonts w:hint="eastAsia"/>
        </w:rPr>
        <w:t>Javier Esparaza</w:t>
      </w:r>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F3369B">
        <w:t>[11]</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Pr>
          <w:rFonts w:hint="eastAsia"/>
        </w:rPr>
        <w:t>petri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2FBB40B4" w:rsidR="00393B69" w:rsidRDefault="00577504" w:rsidP="00577504">
      <w:pPr>
        <w:pStyle w:val="a6"/>
        <w:jc w:val="center"/>
      </w:pPr>
      <w:bookmarkStart w:id="144" w:name="_Ref430682910"/>
      <w:r>
        <w:rPr>
          <w:rFonts w:hint="eastAsia"/>
        </w:rPr>
        <w:t>图</w:t>
      </w:r>
      <w:r>
        <w:rPr>
          <w:rFonts w:hint="eastAsia"/>
        </w:rPr>
        <w:t xml:space="preserve"> </w:t>
      </w:r>
      <w:ins w:id="145"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46"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47" w:author="肖永博" w:date="2015-09-22T16:08:00Z">
        <w:r w:rsidR="006330CD">
          <w:rPr>
            <w:noProof/>
          </w:rPr>
          <w:t>11</w:t>
        </w:r>
        <w:r w:rsidR="006330CD">
          <w:fldChar w:fldCharType="end"/>
        </w:r>
      </w:ins>
      <w:del w:id="148"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10</w:delText>
        </w:r>
        <w:r w:rsidR="00226282" w:rsidDel="00F16FF0">
          <w:fldChar w:fldCharType="end"/>
        </w:r>
      </w:del>
      <w:bookmarkEnd w:id="144"/>
      <w:r>
        <w:t xml:space="preserve"> </w:t>
      </w:r>
      <w:r w:rsidRPr="005B5AF7">
        <w:rPr>
          <w:rFonts w:hint="eastAsia"/>
        </w:rPr>
        <w:t xml:space="preserve">petri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075ACC62" w:rsidR="00393B69" w:rsidRDefault="00577504" w:rsidP="00577504">
      <w:pPr>
        <w:pStyle w:val="a6"/>
        <w:jc w:val="center"/>
      </w:pPr>
      <w:bookmarkStart w:id="149" w:name="_Ref430682918"/>
      <w:r>
        <w:rPr>
          <w:rFonts w:hint="eastAsia"/>
        </w:rPr>
        <w:t>图</w:t>
      </w:r>
      <w:r>
        <w:rPr>
          <w:rFonts w:hint="eastAsia"/>
        </w:rPr>
        <w:t xml:space="preserve"> </w:t>
      </w:r>
      <w:ins w:id="150"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51"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52" w:author="肖永博" w:date="2015-09-22T16:08:00Z">
        <w:r w:rsidR="006330CD">
          <w:rPr>
            <w:noProof/>
          </w:rPr>
          <w:t>12</w:t>
        </w:r>
        <w:r w:rsidR="006330CD">
          <w:fldChar w:fldCharType="end"/>
        </w:r>
      </w:ins>
      <w:del w:id="153"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11</w:delText>
        </w:r>
        <w:r w:rsidR="00226282" w:rsidDel="00F16FF0">
          <w:fldChar w:fldCharType="end"/>
        </w:r>
      </w:del>
      <w:bookmarkEnd w:id="149"/>
      <w:r>
        <w:t xml:space="preserve"> </w:t>
      </w:r>
      <w:r w:rsidRPr="004433AD">
        <w:rPr>
          <w:rFonts w:hint="eastAsia"/>
        </w:rPr>
        <w:t xml:space="preserve">petri </w:t>
      </w:r>
      <w:r w:rsidRPr="004433AD">
        <w:rPr>
          <w:rFonts w:hint="eastAsia"/>
        </w:rPr>
        <w:t>网模型</w:t>
      </w:r>
      <w:r>
        <w:rPr>
          <w:rFonts w:hint="eastAsia"/>
        </w:rPr>
        <w:t>III</w:t>
      </w:r>
      <w:r>
        <w:rPr>
          <w:rFonts w:hint="eastAsia"/>
        </w:rPr>
        <w:t>的完全有限前缀展开</w:t>
      </w:r>
    </w:p>
    <w:p w14:paraId="78DDCB1F" w14:textId="5F660A18" w:rsidR="00393B69" w:rsidRPr="00601758" w:rsidRDefault="00081D27" w:rsidP="00393B69">
      <w:pPr>
        <w:ind w:firstLine="420"/>
      </w:pPr>
      <w:ins w:id="154" w:author="肖永博" w:date="2015-09-22T10:59:00Z">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ins>
      <w:r>
        <w:rPr>
          <w:sz w:val="24"/>
        </w:rPr>
        <w:fldChar w:fldCharType="separate"/>
      </w:r>
      <w:ins w:id="155" w:author="肖永博" w:date="2015-09-22T10:59:00Z">
        <w:r>
          <w:rPr>
            <w:rFonts w:hint="eastAsia"/>
          </w:rPr>
          <w:t>图</w:t>
        </w:r>
        <w:r>
          <w:rPr>
            <w:rFonts w:hint="eastAsia"/>
          </w:rPr>
          <w:t xml:space="preserve"> </w:t>
        </w:r>
        <w:r>
          <w:rPr>
            <w:noProof/>
          </w:rPr>
          <w:t>2</w:t>
        </w:r>
        <w:r>
          <w:noBreakHyphen/>
        </w:r>
        <w:r>
          <w:rPr>
            <w:noProof/>
          </w:rPr>
          <w:t>11</w:t>
        </w:r>
        <w:r>
          <w:rPr>
            <w:sz w:val="24"/>
          </w:rPr>
          <w:fldChar w:fldCharType="end"/>
        </w:r>
      </w:ins>
      <w:del w:id="156" w:author="肖永博" w:date="2015-09-22T10:59:00Z">
        <w:r w:rsidR="00393B69" w:rsidDel="00081D27">
          <w:rPr>
            <w:rFonts w:hint="eastAsia"/>
            <w:sz w:val="24"/>
          </w:rPr>
          <w:delText>图</w:delText>
        </w:r>
        <w:r w:rsidR="00DF599A" w:rsidDel="00081D27">
          <w:rPr>
            <w:rFonts w:hint="eastAsia"/>
            <w:sz w:val="24"/>
          </w:rPr>
          <w:delText>2-</w:delText>
        </w:r>
        <w:r w:rsidR="00DF599A" w:rsidDel="00081D27">
          <w:rPr>
            <w:sz w:val="24"/>
          </w:rPr>
          <w:delText>1</w:delText>
        </w:r>
        <w:r w:rsidR="00C05796" w:rsidDel="00081D27">
          <w:rPr>
            <w:sz w:val="24"/>
          </w:rPr>
          <w:delText>1</w:delText>
        </w:r>
      </w:del>
      <w:r w:rsidR="00393B69">
        <w:rPr>
          <w:rFonts w:hint="eastAsia"/>
          <w:sz w:val="24"/>
        </w:rPr>
        <w:t>给出了</w:t>
      </w:r>
      <w:r w:rsidR="00393B69">
        <w:rPr>
          <w:sz w:val="24"/>
        </w:rPr>
        <w:t>一个</w:t>
      </w:r>
      <w:ins w:id="157" w:author="肖永博" w:date="2015-09-22T10:59:00Z">
        <w:r>
          <w:rPr>
            <w:sz w:val="24"/>
          </w:rPr>
          <w:fldChar w:fldCharType="begin"/>
        </w:r>
        <w:r>
          <w:rPr>
            <w:sz w:val="24"/>
          </w:rPr>
          <w:instrText xml:space="preserve"> REF _Ref430682910 \h </w:instrText>
        </w:r>
        <w:r>
          <w:rPr>
            <w:sz w:val="24"/>
          </w:rPr>
        </w:r>
      </w:ins>
      <w:r>
        <w:rPr>
          <w:sz w:val="24"/>
        </w:rPr>
        <w:fldChar w:fldCharType="separate"/>
      </w:r>
      <w:ins w:id="158" w:author="肖永博" w:date="2015-09-22T10:59:00Z">
        <w:r>
          <w:rPr>
            <w:rFonts w:hint="eastAsia"/>
          </w:rPr>
          <w:t>图</w:t>
        </w:r>
        <w:r>
          <w:rPr>
            <w:rFonts w:hint="eastAsia"/>
          </w:rPr>
          <w:t xml:space="preserve"> </w:t>
        </w:r>
        <w:r>
          <w:rPr>
            <w:noProof/>
          </w:rPr>
          <w:t>2</w:t>
        </w:r>
        <w:r>
          <w:noBreakHyphen/>
        </w:r>
        <w:r>
          <w:rPr>
            <w:noProof/>
          </w:rPr>
          <w:t>10</w:t>
        </w:r>
        <w:r>
          <w:rPr>
            <w:sz w:val="24"/>
          </w:rPr>
          <w:fldChar w:fldCharType="end"/>
        </w:r>
      </w:ins>
      <w:del w:id="159" w:author="肖永博" w:date="2015-09-22T10:59:00Z">
        <w:r w:rsidR="00393B69" w:rsidDel="00081D27">
          <w:rPr>
            <w:sz w:val="24"/>
          </w:rPr>
          <w:delText>图</w:delText>
        </w:r>
        <w:r w:rsidR="00DF599A" w:rsidDel="00081D27">
          <w:rPr>
            <w:rFonts w:hint="eastAsia"/>
            <w:sz w:val="24"/>
          </w:rPr>
          <w:delText>2-</w:delText>
        </w:r>
        <w:r w:rsidR="00C05796" w:rsidDel="00081D27">
          <w:rPr>
            <w:sz w:val="24"/>
          </w:rPr>
          <w:delText>10</w:delText>
        </w:r>
      </w:del>
      <w:r w:rsidR="00393B69">
        <w:rPr>
          <w:sz w:val="24"/>
        </w:rPr>
        <w:t>中</w:t>
      </w:r>
      <w:r w:rsidR="00393B69">
        <w:rPr>
          <w:rFonts w:hint="eastAsia"/>
          <w:sz w:val="24"/>
        </w:rPr>
        <w:t>的</w:t>
      </w:r>
      <w:r w:rsidR="00393B69">
        <w:rPr>
          <w:sz w:val="24"/>
        </w:rPr>
        <w:t>petri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160" w:name="_Toc430594851"/>
      <w:r w:rsidRPr="00DC10EE">
        <w:rPr>
          <w:rFonts w:hint="eastAsia"/>
        </w:rPr>
        <w:t>日志</w:t>
      </w:r>
      <w:ins w:id="161" w:author="Wen Lijie" w:date="2015-09-22T09:51:00Z">
        <w:r w:rsidR="00B60B33">
          <w:rPr>
            <w:rFonts w:hint="eastAsia"/>
          </w:rPr>
          <w:t>与</w:t>
        </w:r>
      </w:ins>
      <w:r w:rsidRPr="00DC10EE">
        <w:rPr>
          <w:rFonts w:hint="eastAsia"/>
        </w:rPr>
        <w:t>模型修复</w:t>
      </w:r>
      <w:bookmarkEnd w:id="160"/>
    </w:p>
    <w:p w14:paraId="28510342" w14:textId="609F1733" w:rsidR="00393B69" w:rsidRPr="00393B69" w:rsidRDefault="00393B69" w:rsidP="00393B69">
      <w:pPr>
        <w:ind w:firstLine="420"/>
      </w:pPr>
      <w:r w:rsidRPr="00393B69">
        <w:rPr>
          <w:rFonts w:hint="eastAsia"/>
        </w:rPr>
        <w:t>日志</w:t>
      </w:r>
      <w:ins w:id="162" w:author="Wen Lijie" w:date="2015-09-22T09:52:00Z">
        <w:r w:rsidR="00D65A35">
          <w:rPr>
            <w:rFonts w:hint="eastAsia"/>
          </w:rPr>
          <w:t>与</w:t>
        </w:r>
      </w:ins>
      <w:r w:rsidRPr="00393B69">
        <w:rPr>
          <w:rFonts w:hint="eastAsia"/>
        </w:rPr>
        <w:t>模型修复是指通过改变日志中的记录或者改变模型的结构使得日志中记录的操作行为能够符合模型中的定义。</w:t>
      </w:r>
    </w:p>
    <w:p w14:paraId="46F6B040" w14:textId="77777777" w:rsidR="00DC10EE" w:rsidRDefault="00DC10EE" w:rsidP="00601758">
      <w:pPr>
        <w:pStyle w:val="3"/>
      </w:pPr>
      <w:bookmarkStart w:id="163" w:name="_Toc430594852"/>
      <w:r w:rsidRPr="00DC10EE">
        <w:t>基于控制流的日志模型修复</w:t>
      </w:r>
      <w:bookmarkEnd w:id="163"/>
    </w:p>
    <w:p w14:paraId="00D466B6" w14:textId="77777777" w:rsidR="00393B69" w:rsidRPr="00577504" w:rsidRDefault="00393B69" w:rsidP="00393B69">
      <w:pPr>
        <w:ind w:firstLine="420"/>
        <w:rPr>
          <w:b/>
        </w:rPr>
      </w:pPr>
      <w:r w:rsidRPr="00577504">
        <w:rPr>
          <w:rFonts w:hint="eastAsia"/>
          <w:b/>
        </w:rPr>
        <w:t>模型修复</w:t>
      </w:r>
    </w:p>
    <w:p w14:paraId="6F751753" w14:textId="77777777" w:rsidR="00393B69" w:rsidRDefault="00393B69" w:rsidP="00393B69">
      <w:pPr>
        <w:ind w:firstLine="420"/>
      </w:pPr>
      <w:r>
        <w:rPr>
          <w:rFonts w:hint="eastAsia"/>
        </w:rPr>
        <w:t>Dirk Fahland</w:t>
      </w:r>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F3369B">
        <w:t>[22]</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F3369B">
        <w:t>[22]</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7777777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F3369B">
        <w:rPr>
          <w:vertAlign w:val="superscript"/>
        </w:rPr>
        <w:t>[23]</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200BF7EB"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F3369B">
        <w:t>[26]</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ins w:id="164" w:author="肖永博" w:date="2015-09-22T11:00:00Z">
        <w:r w:rsidR="00081D27">
          <w:fldChar w:fldCharType="begin"/>
        </w:r>
        <w:r w:rsidR="00081D27">
          <w:instrText xml:space="preserve"> </w:instrText>
        </w:r>
        <w:r w:rsidR="00081D27">
          <w:rPr>
            <w:rFonts w:hint="eastAsia"/>
          </w:rPr>
          <w:instrText>REF _Ref430682946 \h</w:instrText>
        </w:r>
        <w:r w:rsidR="00081D27">
          <w:instrText xml:space="preserve"> </w:instrText>
        </w:r>
      </w:ins>
      <w:r w:rsidR="00081D27">
        <w:fldChar w:fldCharType="separate"/>
      </w:r>
      <w:ins w:id="165" w:author="肖永博" w:date="2015-09-22T11:00:00Z">
        <w:r w:rsidR="00081D27">
          <w:rPr>
            <w:rFonts w:hint="eastAsia"/>
          </w:rPr>
          <w:t>图</w:t>
        </w:r>
        <w:r w:rsidR="00081D27">
          <w:rPr>
            <w:rFonts w:hint="eastAsia"/>
          </w:rPr>
          <w:t xml:space="preserve"> </w:t>
        </w:r>
        <w:r w:rsidR="00081D27">
          <w:rPr>
            <w:noProof/>
          </w:rPr>
          <w:t>2</w:t>
        </w:r>
        <w:r w:rsidR="00081D27">
          <w:noBreakHyphen/>
        </w:r>
        <w:r w:rsidR="00081D27">
          <w:rPr>
            <w:noProof/>
          </w:rPr>
          <w:t>12</w:t>
        </w:r>
        <w:r w:rsidR="00081D27">
          <w:fldChar w:fldCharType="end"/>
        </w:r>
      </w:ins>
      <w:del w:id="166" w:author="肖永博" w:date="2015-09-22T11:00:00Z">
        <w:r w:rsidR="00393B69" w:rsidDel="00081D27">
          <w:rPr>
            <w:rFonts w:hint="eastAsia"/>
          </w:rPr>
          <w:delText>图</w:delText>
        </w:r>
      </w:del>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F3369B">
        <w:t>[26]</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054C3960" w:rsidR="00393B69" w:rsidRDefault="00577504" w:rsidP="00577504">
      <w:pPr>
        <w:pStyle w:val="a6"/>
        <w:jc w:val="center"/>
      </w:pPr>
      <w:bookmarkStart w:id="167" w:name="_Ref430682946"/>
      <w:r>
        <w:rPr>
          <w:rFonts w:hint="eastAsia"/>
        </w:rPr>
        <w:t>图</w:t>
      </w:r>
      <w:r>
        <w:rPr>
          <w:rFonts w:hint="eastAsia"/>
        </w:rPr>
        <w:t xml:space="preserve"> </w:t>
      </w:r>
      <w:ins w:id="168"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69"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70" w:author="肖永博" w:date="2015-09-22T16:08:00Z">
        <w:r w:rsidR="006330CD">
          <w:rPr>
            <w:noProof/>
          </w:rPr>
          <w:t>13</w:t>
        </w:r>
        <w:r w:rsidR="006330CD">
          <w:fldChar w:fldCharType="end"/>
        </w:r>
      </w:ins>
      <w:del w:id="171"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12</w:delText>
        </w:r>
        <w:r w:rsidR="00226282" w:rsidDel="00F16FF0">
          <w:fldChar w:fldCharType="end"/>
        </w:r>
      </w:del>
      <w:bookmarkEnd w:id="167"/>
      <w:r>
        <w:t xml:space="preserve"> </w:t>
      </w:r>
      <w:r w:rsidRPr="0053696F">
        <w:rPr>
          <w:rFonts w:hint="eastAsia"/>
        </w:rPr>
        <w:t>对齐修复的路径构造</w:t>
      </w:r>
    </w:p>
    <w:p w14:paraId="2D77C5A1" w14:textId="7E1FB26F"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F3369B">
        <w:t>[24]</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ins w:id="172" w:author="肖永博" w:date="2015-09-22T11:00:00Z">
        <w:r w:rsidR="00081D27">
          <w:fldChar w:fldCharType="begin"/>
        </w:r>
        <w:r w:rsidR="00081D27">
          <w:instrText xml:space="preserve"> </w:instrText>
        </w:r>
        <w:r w:rsidR="00081D27">
          <w:rPr>
            <w:rFonts w:hint="eastAsia"/>
          </w:rPr>
          <w:instrText>REF _Ref430682984 \h</w:instrText>
        </w:r>
        <w:r w:rsidR="00081D27">
          <w:instrText xml:space="preserve"> </w:instrText>
        </w:r>
      </w:ins>
      <w:r w:rsidR="00081D27">
        <w:fldChar w:fldCharType="separate"/>
      </w:r>
      <w:ins w:id="173" w:author="肖永博" w:date="2015-09-22T11:00:00Z">
        <w:r w:rsidR="00081D27">
          <w:rPr>
            <w:rFonts w:hint="eastAsia"/>
          </w:rPr>
          <w:t>图</w:t>
        </w:r>
        <w:r w:rsidR="00081D27">
          <w:rPr>
            <w:rFonts w:hint="eastAsia"/>
          </w:rPr>
          <w:t xml:space="preserve"> </w:t>
        </w:r>
        <w:r w:rsidR="00081D27">
          <w:rPr>
            <w:noProof/>
          </w:rPr>
          <w:t>2</w:t>
        </w:r>
        <w:r w:rsidR="00081D27">
          <w:noBreakHyphen/>
        </w:r>
        <w:r w:rsidR="00081D27">
          <w:rPr>
            <w:noProof/>
          </w:rPr>
          <w:t>13</w:t>
        </w:r>
        <w:r w:rsidR="00081D27">
          <w:fldChar w:fldCharType="end"/>
        </w:r>
      </w:ins>
      <w:del w:id="174" w:author="肖永博" w:date="2015-09-22T11:00:00Z">
        <w:r w:rsidRPr="00393B69" w:rsidDel="00081D27">
          <w:rPr>
            <w:rFonts w:hint="eastAsia"/>
          </w:rPr>
          <w:delText>图</w:delText>
        </w:r>
      </w:del>
      <w:r w:rsidRPr="00393B69">
        <w:rPr>
          <w:rFonts w:hint="eastAsia"/>
        </w:rPr>
        <w:t>表示了一个铁路工厂工程图的生产过程</w:t>
      </w:r>
      <w:ins w:id="175" w:author="肖永博" w:date="2015-09-22T11:01:00Z">
        <w:r w:rsidR="00081D27">
          <w:rPr>
            <w:rFonts w:hint="eastAsia"/>
          </w:rPr>
          <w:t>，</w:t>
        </w:r>
      </w:ins>
      <w:ins w:id="176" w:author="肖永博" w:date="2015-09-22T11:02:00Z">
        <w:r w:rsidR="00081D27">
          <w:fldChar w:fldCharType="begin"/>
        </w:r>
        <w:r w:rsidR="00081D27">
          <w:instrText xml:space="preserve"> </w:instrText>
        </w:r>
        <w:r w:rsidR="00081D27">
          <w:rPr>
            <w:rFonts w:hint="eastAsia"/>
          </w:rPr>
          <w:instrText>REF _Ref430683055 \h</w:instrText>
        </w:r>
        <w:r w:rsidR="00081D27">
          <w:instrText xml:space="preserve"> </w:instrText>
        </w:r>
      </w:ins>
      <w:r w:rsidR="00081D27">
        <w:fldChar w:fldCharType="separate"/>
      </w:r>
      <w:ins w:id="177" w:author="肖永博" w:date="2015-09-22T11:02:00Z">
        <w:r w:rsidR="00081D27">
          <w:rPr>
            <w:rFonts w:hint="eastAsia"/>
          </w:rPr>
          <w:t>图</w:t>
        </w:r>
        <w:r w:rsidR="00081D27">
          <w:rPr>
            <w:rFonts w:hint="eastAsia"/>
          </w:rPr>
          <w:t xml:space="preserve"> </w:t>
        </w:r>
        <w:r w:rsidR="00081D27">
          <w:rPr>
            <w:noProof/>
          </w:rPr>
          <w:t>2</w:t>
        </w:r>
        <w:r w:rsidR="00081D27">
          <w:noBreakHyphen/>
        </w:r>
        <w:r w:rsidR="00081D27">
          <w:rPr>
            <w:noProof/>
          </w:rPr>
          <w:t>14</w:t>
        </w:r>
        <w:r w:rsidR="00081D27">
          <w:fldChar w:fldCharType="end"/>
        </w:r>
      </w:ins>
      <w:ins w:id="178" w:author="肖永博" w:date="2015-09-22T11:01:00Z">
        <w:r w:rsidR="00081D27">
          <w:rPr>
            <w:rFonts w:hint="eastAsia"/>
          </w:rPr>
          <w:t>展现了</w:t>
        </w:r>
      </w:ins>
      <w:ins w:id="179" w:author="肖永博" w:date="2015-09-22T11:02:00Z">
        <w:r w:rsidR="00081D27">
          <w:rPr>
            <w:rFonts w:hint="eastAsia"/>
          </w:rPr>
          <w:t>记录</w:t>
        </w:r>
      </w:ins>
      <w:ins w:id="180" w:author="肖永博" w:date="2015-09-22T11:01:00Z">
        <w:r w:rsidR="00081D27">
          <w:rPr>
            <w:rFonts w:hint="eastAsia"/>
          </w:rPr>
          <w:t>该生产过程的三条轨迹</w:t>
        </w:r>
      </w:ins>
      <w:r w:rsidRPr="00393B69">
        <w:rPr>
          <w:rFonts w:hint="eastAsia"/>
        </w:rPr>
        <w:t>。对于序列</w:t>
      </w:r>
      <w:r w:rsidRPr="00393B69">
        <w:rPr>
          <w:rFonts w:hint="eastAsia"/>
        </w:rPr>
        <w:t>&lt;ABCEG&gt;</w:t>
      </w:r>
      <w:r w:rsidRPr="00393B69">
        <w:rPr>
          <w:rFonts w:hint="eastAsia"/>
        </w:rPr>
        <w:t>来说，</w:t>
      </w:r>
      <w:r w:rsidRPr="00393B69">
        <w:rPr>
          <w:rFonts w:hint="eastAsia"/>
        </w:rPr>
        <w:t>&lt;ABC&gt;</w:t>
      </w:r>
      <w:r w:rsidRPr="00393B69">
        <w:rPr>
          <w:rFonts w:hint="eastAsia"/>
        </w:rPr>
        <w:t>是一个发生序列，其后继节点</w:t>
      </w:r>
      <w:r w:rsidRPr="00393B69">
        <w:rPr>
          <w:rFonts w:hint="eastAsia"/>
        </w:rPr>
        <w:t>&lt;ABC&gt;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&lt;ABC&gt;</w:t>
      </w:r>
      <w:r w:rsidRPr="00393B69">
        <w:rPr>
          <w:rFonts w:hint="eastAsia"/>
        </w:rPr>
        <w:t>的后继集合，因此在序列</w:t>
      </w:r>
      <w:r w:rsidRPr="00393B69">
        <w:rPr>
          <w:rFonts w:hint="eastAsia"/>
        </w:rPr>
        <w:t>ABC</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244BF937" w:rsidR="00393B69" w:rsidRDefault="00577504" w:rsidP="00577504">
      <w:pPr>
        <w:pStyle w:val="a6"/>
        <w:jc w:val="center"/>
      </w:pPr>
      <w:bookmarkStart w:id="181" w:name="_Ref430682984"/>
      <w:r>
        <w:rPr>
          <w:rFonts w:hint="eastAsia"/>
        </w:rPr>
        <w:t>图</w:t>
      </w:r>
      <w:r>
        <w:rPr>
          <w:rFonts w:hint="eastAsia"/>
        </w:rPr>
        <w:t xml:space="preserve"> </w:t>
      </w:r>
      <w:ins w:id="18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8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84" w:author="肖永博" w:date="2015-09-22T16:08:00Z">
        <w:r w:rsidR="006330CD">
          <w:rPr>
            <w:noProof/>
          </w:rPr>
          <w:t>14</w:t>
        </w:r>
        <w:r w:rsidR="006330CD">
          <w:fldChar w:fldCharType="end"/>
        </w:r>
      </w:ins>
      <w:del w:id="185"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13</w:delText>
        </w:r>
        <w:r w:rsidR="00226282" w:rsidDel="00F16FF0">
          <w:fldChar w:fldCharType="end"/>
        </w:r>
      </w:del>
      <w:bookmarkEnd w:id="181"/>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2D30FA5C" w:rsidR="00393B69" w:rsidRDefault="00577504" w:rsidP="00577504">
      <w:pPr>
        <w:pStyle w:val="a6"/>
        <w:jc w:val="center"/>
      </w:pPr>
      <w:bookmarkStart w:id="186" w:name="_Ref430683055"/>
      <w:r>
        <w:rPr>
          <w:rFonts w:hint="eastAsia"/>
        </w:rPr>
        <w:t>图</w:t>
      </w:r>
      <w:r>
        <w:rPr>
          <w:rFonts w:hint="eastAsia"/>
        </w:rPr>
        <w:t xml:space="preserve"> </w:t>
      </w:r>
      <w:ins w:id="187"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88"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89" w:author="肖永博" w:date="2015-09-22T16:08:00Z">
        <w:r w:rsidR="006330CD">
          <w:rPr>
            <w:noProof/>
          </w:rPr>
          <w:t>15</w:t>
        </w:r>
        <w:r w:rsidR="006330CD">
          <w:fldChar w:fldCharType="end"/>
        </w:r>
      </w:ins>
      <w:del w:id="190"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14</w:delText>
        </w:r>
        <w:r w:rsidR="00226282" w:rsidDel="00F16FF0">
          <w:fldChar w:fldCharType="end"/>
        </w:r>
      </w:del>
      <w:bookmarkEnd w:id="186"/>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77777777"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F3369B">
        <w:t>[25]</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F3369B">
        <w:t>[25]</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77777777" w:rsidR="00DC10EE" w:rsidRDefault="00DC10EE" w:rsidP="00601758">
      <w:pPr>
        <w:pStyle w:val="3"/>
      </w:pPr>
      <w:bookmarkStart w:id="191" w:name="_Toc430594853"/>
      <w:r w:rsidRPr="00DC10EE">
        <w:t>基于多维度的日志模型修复</w:t>
      </w:r>
      <w:bookmarkEnd w:id="191"/>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405F7B8C" w:rsidR="00393B69" w:rsidRDefault="00393B69" w:rsidP="00393B69">
      <w:pPr>
        <w:ind w:firstLine="420"/>
      </w:pPr>
      <w:r>
        <w:rPr>
          <w:rFonts w:hint="eastAsia"/>
        </w:rPr>
        <w:t>对于如</w:t>
      </w:r>
      <w:ins w:id="192" w:author="肖永博" w:date="2015-09-22T11:02:00Z">
        <w:r w:rsidR="00081D27">
          <w:fldChar w:fldCharType="begin"/>
        </w:r>
        <w:r w:rsidR="00081D27">
          <w:instrText xml:space="preserve"> </w:instrText>
        </w:r>
        <w:r w:rsidR="00081D27">
          <w:rPr>
            <w:rFonts w:hint="eastAsia"/>
          </w:rPr>
          <w:instrText>REF _Ref430683074 \h</w:instrText>
        </w:r>
        <w:r w:rsidR="00081D27">
          <w:instrText xml:space="preserve"> </w:instrText>
        </w:r>
      </w:ins>
      <w:r w:rsidR="00081D27">
        <w:fldChar w:fldCharType="separate"/>
      </w:r>
      <w:ins w:id="193" w:author="肖永博" w:date="2015-09-22T11:02:00Z">
        <w:r w:rsidR="00081D27">
          <w:rPr>
            <w:rFonts w:hint="eastAsia"/>
          </w:rPr>
          <w:t>图</w:t>
        </w:r>
        <w:r w:rsidR="00081D27">
          <w:rPr>
            <w:rFonts w:hint="eastAsia"/>
          </w:rPr>
          <w:t xml:space="preserve"> </w:t>
        </w:r>
        <w:r w:rsidR="00081D27">
          <w:rPr>
            <w:noProof/>
          </w:rPr>
          <w:t>2</w:t>
        </w:r>
        <w:r w:rsidR="00081D27">
          <w:noBreakHyphen/>
        </w:r>
        <w:r w:rsidR="00081D27">
          <w:rPr>
            <w:noProof/>
          </w:rPr>
          <w:t>15</w:t>
        </w:r>
        <w:r w:rsidR="00081D27">
          <w:fldChar w:fldCharType="end"/>
        </w:r>
      </w:ins>
      <w:del w:id="194" w:author="肖永博" w:date="2015-09-22T11:02:00Z">
        <w:r w:rsidDel="00081D27">
          <w:rPr>
            <w:rFonts w:hint="eastAsia"/>
          </w:rPr>
          <w:delText>图</w:delText>
        </w:r>
        <w:r w:rsidR="001E38A2" w:rsidDel="00081D27">
          <w:delText>2-15</w:delText>
        </w:r>
      </w:del>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46D004E9" w:rsidR="00393B69" w:rsidRDefault="00577504" w:rsidP="001E38A2">
      <w:pPr>
        <w:pStyle w:val="a6"/>
        <w:jc w:val="center"/>
      </w:pPr>
      <w:bookmarkStart w:id="195" w:name="_Ref430683074"/>
      <w:r>
        <w:rPr>
          <w:rFonts w:hint="eastAsia"/>
        </w:rPr>
        <w:t>图</w:t>
      </w:r>
      <w:r>
        <w:rPr>
          <w:rFonts w:hint="eastAsia"/>
        </w:rPr>
        <w:t xml:space="preserve"> </w:t>
      </w:r>
      <w:ins w:id="196"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197"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198" w:author="肖永博" w:date="2015-09-22T16:08:00Z">
        <w:r w:rsidR="006330CD">
          <w:rPr>
            <w:noProof/>
          </w:rPr>
          <w:t>16</w:t>
        </w:r>
        <w:r w:rsidR="006330CD">
          <w:fldChar w:fldCharType="end"/>
        </w:r>
      </w:ins>
      <w:del w:id="199"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15</w:delText>
        </w:r>
        <w:r w:rsidR="00226282" w:rsidDel="00F16FF0">
          <w:fldChar w:fldCharType="end"/>
        </w:r>
      </w:del>
      <w:bookmarkEnd w:id="195"/>
      <w:r>
        <w:t xml:space="preserve"> </w:t>
      </w:r>
      <w:r w:rsidRPr="007E0236">
        <w:rPr>
          <w:rFonts w:hint="eastAsia"/>
        </w:rPr>
        <w:t>信用借贷流程模型</w:t>
      </w:r>
    </w:p>
    <w:p w14:paraId="3E3DD7A5" w14:textId="77777777"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F3369B">
        <w:t>[27]</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F3369B">
        <w:t>[27]</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F3369B">
        <w:t>[26]</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77777777"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F3369B">
        <w:t>[27]</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77777777" w:rsidR="00393B69" w:rsidRDefault="00393B69" w:rsidP="009F66D0">
      <w:pPr>
        <w:ind w:firstLine="420"/>
      </w:pPr>
      <w:r>
        <w:rPr>
          <w:rFonts w:hint="eastAsia"/>
        </w:rPr>
        <w:t>Taghiabadi</w:t>
      </w:r>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F3369B">
        <w:t>[28]</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F3369B">
        <w:t>[28]</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200" w:name="_Toc430594854"/>
      <w:r>
        <w:t>小结</w:t>
      </w:r>
      <w:bookmarkEnd w:id="200"/>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77777777"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F3369B">
        <w:t>[23]</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7777777"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F3369B">
        <w:t>[25]</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4D7B442E" w:rsidR="00393B69" w:rsidRDefault="00393B69" w:rsidP="00393B69">
      <w:pPr>
        <w:ind w:firstLine="420"/>
      </w:pPr>
      <w:commentRangeStart w:id="201"/>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F3369B">
        <w:t>[26]</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F3369B">
        <w:t>[26]</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E44BEB">
        <w:t>[27]</w:t>
      </w:r>
      <w:r w:rsidR="00E44BEB">
        <w:fldChar w:fldCharType="end"/>
      </w:r>
      <w:r w:rsidR="00E44BEB">
        <w:t>的方法无法有效地给出最优解</w:t>
      </w:r>
      <w:r>
        <w:rPr>
          <w:rFonts w:hint="eastAsia"/>
        </w:rPr>
        <w:t>。</w:t>
      </w:r>
      <w:commentRangeEnd w:id="201"/>
      <w:r w:rsidR="008C775C">
        <w:rPr>
          <w:rStyle w:val="a8"/>
        </w:rPr>
        <w:commentReference w:id="201"/>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202" w:name="_Toc430594855"/>
      <w:r w:rsidRPr="00DC10EE">
        <w:t>研究内容</w:t>
      </w:r>
      <w:bookmarkEnd w:id="202"/>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6330CD">
      <w:pPr>
        <w:keepNext/>
        <w:pPrChange w:id="203" w:author="肖永博" w:date="2015-09-22T16:08:00Z">
          <w:pPr/>
        </w:pPrChange>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3105"/>
                    </a:xfrm>
                    <a:prstGeom prst="rect">
                      <a:avLst/>
                    </a:prstGeom>
                  </pic:spPr>
                </pic:pic>
              </a:graphicData>
            </a:graphic>
          </wp:inline>
        </w:drawing>
      </w:r>
    </w:p>
    <w:p w14:paraId="11CBE42E" w14:textId="54000283" w:rsidR="0041489A" w:rsidRPr="0041489A" w:rsidRDefault="006330CD" w:rsidP="006330CD">
      <w:pPr>
        <w:pStyle w:val="a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研究内容框架</w:t>
      </w:r>
    </w:p>
    <w:p w14:paraId="2C490B1C" w14:textId="77777777" w:rsidR="00DC10EE" w:rsidRDefault="00DC10EE" w:rsidP="00601758">
      <w:pPr>
        <w:pStyle w:val="2"/>
      </w:pPr>
      <w:bookmarkStart w:id="204" w:name="_Toc430594856"/>
      <w:r w:rsidRPr="00DC10EE">
        <w:t>日志修复问题的形式化定义</w:t>
      </w:r>
      <w:bookmarkEnd w:id="204"/>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205" w:name="_Toc430594857"/>
      <w:r w:rsidRPr="00DC10EE">
        <w:rPr>
          <w:rFonts w:hint="eastAsia"/>
        </w:rPr>
        <w:t>日志修复问题的复杂性分析</w:t>
      </w:r>
      <w:bookmarkEnd w:id="205"/>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206" w:name="_Toc430594858"/>
      <w:r w:rsidRPr="00DC10EE">
        <w:rPr>
          <w:rFonts w:hint="eastAsia"/>
        </w:rPr>
        <w:t>日志修复问题的多种解决方法</w:t>
      </w:r>
      <w:bookmarkEnd w:id="206"/>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w:t>
      </w:r>
      <w:commentRangeStart w:id="207"/>
      <w:r>
        <w:rPr>
          <w:rFonts w:hint="eastAsia"/>
        </w:rPr>
        <w:t>本文需要设计出</w:t>
      </w:r>
      <w:r>
        <w:rPr>
          <w:rFonts w:hint="eastAsia"/>
        </w:rPr>
        <w:t>A*</w:t>
      </w:r>
      <w:r>
        <w:rPr>
          <w:rFonts w:hint="eastAsia"/>
        </w:rPr>
        <w:t>算法，得到问题</w:t>
      </w:r>
      <w:r w:rsidR="00C46343">
        <w:rPr>
          <w:rFonts w:hint="eastAsia"/>
        </w:rPr>
        <w:t>的</w:t>
      </w:r>
      <w:r>
        <w:rPr>
          <w:rFonts w:hint="eastAsia"/>
        </w:rPr>
        <w:t>正确解</w:t>
      </w:r>
      <w:commentRangeEnd w:id="207"/>
      <w:r w:rsidR="00EC7D94">
        <w:rPr>
          <w:rStyle w:val="a8"/>
        </w:rPr>
        <w:commentReference w:id="207"/>
      </w:r>
      <w:r>
        <w:rPr>
          <w:rFonts w:hint="eastAsia"/>
        </w:rPr>
        <w:t>。在此基础上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209" w:name="_Toc430594859"/>
      <w:r w:rsidRPr="00DC10EE">
        <w:rPr>
          <w:rFonts w:hint="eastAsia"/>
        </w:rPr>
        <w:t>评估与对比算法结果与性能</w:t>
      </w:r>
      <w:bookmarkEnd w:id="209"/>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210" w:name="_Toc430594860"/>
      <w:r w:rsidRPr="00DC10EE">
        <w:t>研究</w:t>
      </w:r>
      <w:bookmarkEnd w:id="210"/>
      <w:r w:rsidR="00D25901">
        <w:rPr>
          <w:rFonts w:hint="eastAsia"/>
        </w:rPr>
        <w:t>方案与技术路线</w:t>
      </w:r>
    </w:p>
    <w:p w14:paraId="7A12E2FC" w14:textId="77777777" w:rsidR="00E70536" w:rsidRDefault="00E70536" w:rsidP="00601758">
      <w:pPr>
        <w:pStyle w:val="2"/>
      </w:pPr>
      <w:bookmarkStart w:id="211" w:name="_Toc430594861"/>
      <w:r>
        <w:t>问题的形式化定义</w:t>
      </w:r>
      <w:bookmarkEnd w:id="211"/>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7777777" w:rsidR="00E70536" w:rsidRDefault="00E70536" w:rsidP="00E70536">
      <w:pPr>
        <w:pStyle w:val="a3"/>
        <w:numPr>
          <w:ilvl w:val="0"/>
          <w:numId w:val="10"/>
        </w:numPr>
        <w:ind w:firstLineChars="0"/>
      </w:pPr>
      <w:r>
        <w:rPr>
          <w:rFonts w:hint="eastAsia"/>
        </w:rPr>
        <w:t>DECLARE</w:t>
      </w:r>
      <w:r>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66A0968F" w:rsidR="00E70536" w:rsidRPr="00E70536" w:rsidRDefault="00E70536" w:rsidP="00E70536">
      <w:pPr>
        <w:ind w:firstLine="420"/>
      </w:pPr>
      <w:r>
        <w:t>通过使用</w:t>
      </w:r>
      <w:r>
        <w:t>Petri</w:t>
      </w:r>
      <w:r>
        <w:t>网相关基础定义</w:t>
      </w:r>
      <w:r>
        <w:rPr>
          <w:rFonts w:hint="eastAsia"/>
        </w:rPr>
        <w:t>、</w:t>
      </w:r>
      <w:r>
        <w:t>DECLARE</w:t>
      </w:r>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212" w:name="_Toc430594862"/>
      <w:r w:rsidRPr="00DC10EE">
        <w:t>通过归约的方法来验证日志修复问题的复杂性</w:t>
      </w:r>
      <w:bookmarkEnd w:id="212"/>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213" w:name="_Toc430594863"/>
      <w:r w:rsidRPr="00DC10EE">
        <w:t>设计日志修复问题的多种解决方法</w:t>
      </w:r>
      <w:bookmarkEnd w:id="213"/>
    </w:p>
    <w:p w14:paraId="2A55D69F" w14:textId="77777777" w:rsidR="00DC10EE" w:rsidRDefault="00DC10EE" w:rsidP="00601758">
      <w:pPr>
        <w:pStyle w:val="3"/>
      </w:pPr>
      <w:bookmarkStart w:id="214" w:name="_Toc430594864"/>
      <w:r w:rsidRPr="00DC10EE">
        <w:t>A*</w:t>
      </w:r>
      <w:r w:rsidRPr="00DC10EE">
        <w:t>算法设计</w:t>
      </w:r>
      <w:bookmarkEnd w:id="214"/>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77777777"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573F2D">
        <w:t>[30]</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w:t>
      </w:r>
      <w:r>
        <w:rPr>
          <w:rFonts w:hint="eastAsia"/>
        </w:rPr>
        <w:lastRenderedPageBreak/>
        <w:t>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77777777"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573F2D">
        <w:t>[26]</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215" w:name="_Toc430594865"/>
      <w:r w:rsidRPr="00DC10EE">
        <w:t>加</w:t>
      </w:r>
      <w:commentRangeStart w:id="216"/>
      <w:r w:rsidRPr="00DC10EE">
        <w:t>速算法设计</w:t>
      </w:r>
      <w:bookmarkEnd w:id="215"/>
      <w:commentRangeEnd w:id="216"/>
      <w:r w:rsidR="002D7A6E">
        <w:rPr>
          <w:rStyle w:val="a8"/>
          <w:b w:val="0"/>
          <w:bCs w:val="0"/>
        </w:rPr>
        <w:commentReference w:id="216"/>
      </w:r>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217" w:name="_Toc430594866"/>
      <w:r w:rsidRPr="00DC10EE">
        <w:rPr>
          <w:rFonts w:hint="eastAsia"/>
        </w:rPr>
        <w:t>贪心算法设计</w:t>
      </w:r>
      <w:bookmarkEnd w:id="217"/>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w:t>
      </w:r>
      <w:r w:rsidR="00273BC4">
        <w:rPr>
          <w:rFonts w:hint="eastAsia"/>
        </w:rPr>
        <w:lastRenderedPageBreak/>
        <w:t>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77777777"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573F2D">
        <w:rPr>
          <w:vertAlign w:val="superscript"/>
        </w:rPr>
        <w:t>[32]</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218" w:name="_Toc430594867"/>
      <w:r w:rsidRPr="00DC10EE">
        <w:rPr>
          <w:rFonts w:hint="eastAsia"/>
        </w:rPr>
        <w:t>评估与对比算法结果及性能</w:t>
      </w:r>
      <w:bookmarkEnd w:id="218"/>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r>
        <w:rPr>
          <w:rFonts w:hint="eastAsia"/>
        </w:rPr>
        <w:t>实验数据获取</w:t>
      </w:r>
      <w:r w:rsidR="00F41E29">
        <w:rPr>
          <w:rFonts w:hint="eastAsia"/>
        </w:rPr>
        <w:t>方式</w:t>
      </w:r>
    </w:p>
    <w:p w14:paraId="6C84BC45" w14:textId="3CD8859C" w:rsidR="00C056FC" w:rsidRDefault="00C056FC" w:rsidP="00067037">
      <w:pPr>
        <w:pStyle w:val="3"/>
      </w:pPr>
      <w:r>
        <w:rPr>
          <w:rFonts w:hint="eastAsia"/>
        </w:rPr>
        <w:t>实验方案设计</w:t>
      </w:r>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rPr>
          <w:rFonts w:hint="eastAsia"/>
        </w:rPr>
      </w:pPr>
      <w:r>
        <w:t>对于实验的可扩展性</w:t>
      </w:r>
      <w:r>
        <w:rPr>
          <w:rFonts w:hint="eastAsia"/>
        </w:rPr>
        <w:t>，</w:t>
      </w:r>
    </w:p>
    <w:p w14:paraId="30371691" w14:textId="77777777" w:rsidR="00DC10EE" w:rsidRDefault="00DC10EE" w:rsidP="00601758">
      <w:pPr>
        <w:pStyle w:val="3"/>
      </w:pPr>
      <w:bookmarkStart w:id="219" w:name="_Toc430594868"/>
      <w:r w:rsidRPr="00DC10EE">
        <w:t>实验结果准确性评估</w:t>
      </w:r>
      <w:bookmarkEnd w:id="219"/>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220" w:name="_Toc430594869"/>
      <w:r w:rsidRPr="00DC10EE">
        <w:t>实验性能评估</w:t>
      </w:r>
      <w:bookmarkEnd w:id="220"/>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p>
    <w:p w14:paraId="58CD7DCA" w14:textId="5C66DED4" w:rsidR="0061715A" w:rsidRPr="0061715A" w:rsidRDefault="0061715A" w:rsidP="0061715A">
      <w:pPr>
        <w:ind w:firstLine="420"/>
        <w:rPr>
          <w:rFonts w:hint="eastAsia"/>
        </w:rPr>
        <w:pPrChange w:id="221" w:author="肖永博" w:date="2015-09-22T11:34:00Z">
          <w:pPr/>
        </w:pPrChange>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222" w:name="_Toc430594870"/>
      <w:r w:rsidRPr="00DC10EE">
        <w:rPr>
          <w:rFonts w:hint="eastAsia"/>
        </w:rPr>
        <w:t>预期成果及可能的创新点</w:t>
      </w:r>
      <w:bookmarkEnd w:id="222"/>
    </w:p>
    <w:p w14:paraId="3EF210D2" w14:textId="77777777" w:rsidR="00DC10EE" w:rsidRDefault="00DC10EE" w:rsidP="00601758">
      <w:pPr>
        <w:pStyle w:val="2"/>
      </w:pPr>
      <w:bookmarkStart w:id="223" w:name="_Toc430594871"/>
      <w:r w:rsidRPr="00DC10EE">
        <w:t>预期成果</w:t>
      </w:r>
      <w:bookmarkEnd w:id="223"/>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224" w:name="_Toc430594872"/>
      <w:r w:rsidRPr="00DC10EE">
        <w:rPr>
          <w:rFonts w:hint="eastAsia"/>
        </w:rPr>
        <w:t>可能的创新点</w:t>
      </w:r>
      <w:bookmarkEnd w:id="224"/>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225" w:name="_Toc430594873"/>
      <w:r w:rsidRPr="00DC10EE">
        <w:rPr>
          <w:rFonts w:hint="eastAsia"/>
        </w:rPr>
        <w:t>研究计划</w:t>
      </w:r>
      <w:bookmarkEnd w:id="225"/>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lastRenderedPageBreak/>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226" w:name="_Toc430594875"/>
      <w:r w:rsidRPr="00DC10EE">
        <w:t>参考文献</w:t>
      </w:r>
      <w:bookmarkEnd w:id="226"/>
    </w:p>
    <w:p w14:paraId="1052A4A7" w14:textId="77777777" w:rsidR="00393B69" w:rsidRDefault="00393B69" w:rsidP="00393B69">
      <w:pPr>
        <w:numPr>
          <w:ilvl w:val="0"/>
          <w:numId w:val="5"/>
        </w:numPr>
        <w:spacing w:beforeLines="50" w:before="156"/>
        <w:rPr>
          <w:sz w:val="23"/>
          <w:szCs w:val="23"/>
        </w:rPr>
      </w:pPr>
      <w:bookmarkStart w:id="227" w:name="_Ref430453756"/>
      <w:r w:rsidRPr="003A5D9A">
        <w:rPr>
          <w:sz w:val="23"/>
          <w:szCs w:val="23"/>
        </w:rPr>
        <w:t>Adriansyah A, van Dongen B F, van der Aalst W M P. Towards robust conformance checking[C]//Business Process Management Workshops. Springer Berlin Heidelberg, 2011: 122-133.</w:t>
      </w:r>
      <w:bookmarkEnd w:id="227"/>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228" w:name="_Ref430453796"/>
      <w:r w:rsidRPr="0028515B">
        <w:rPr>
          <w:sz w:val="23"/>
          <w:szCs w:val="23"/>
        </w:rPr>
        <w:t>Pesic M, Schonenberg H, van der Aalst W M P. Declare: Full support for loosely-structured processes[C]//Enterprise Distributed Object Computing Conference, 2007. EDOC 2007. 11th IEEE International. IEEE, 2007: 287-287.</w:t>
      </w:r>
      <w:bookmarkEnd w:id="228"/>
    </w:p>
    <w:p w14:paraId="43989940" w14:textId="77777777" w:rsidR="00393B69" w:rsidRDefault="00393B69" w:rsidP="00393B69">
      <w:pPr>
        <w:numPr>
          <w:ilvl w:val="0"/>
          <w:numId w:val="5"/>
        </w:numPr>
        <w:spacing w:beforeLines="50" w:before="156"/>
        <w:rPr>
          <w:sz w:val="23"/>
          <w:szCs w:val="23"/>
        </w:rPr>
      </w:pPr>
      <w:bookmarkStart w:id="229" w:name="_Ref430453816"/>
      <w:r w:rsidRPr="0028515B">
        <w:rPr>
          <w:sz w:val="23"/>
          <w:szCs w:val="23"/>
        </w:rPr>
        <w:t>Pesic M, van der Aalst W M P. A declarative approach for flexible business processes management[C]//Business Process Management Workshops. Springer Berlin Heidelberg, 2006: 169-180.</w:t>
      </w:r>
      <w:bookmarkEnd w:id="229"/>
    </w:p>
    <w:p w14:paraId="503BF30E" w14:textId="77777777" w:rsidR="00393B69" w:rsidRDefault="00393B69" w:rsidP="00393B69">
      <w:pPr>
        <w:numPr>
          <w:ilvl w:val="0"/>
          <w:numId w:val="5"/>
        </w:numPr>
        <w:spacing w:beforeLines="50" w:before="156"/>
        <w:rPr>
          <w:sz w:val="23"/>
          <w:szCs w:val="23"/>
        </w:rPr>
      </w:pPr>
      <w:bookmarkStart w:id="230" w:name="_Ref430453843"/>
      <w:r w:rsidRPr="0028515B">
        <w:rPr>
          <w:sz w:val="23"/>
          <w:szCs w:val="23"/>
        </w:rPr>
        <w:t>P. Pichler, B. Weber, S. Zugal, J. Pinggera, J. Mendling, H.A. Reijers, Imperative versus declarative process modeling languages: an empirical investigation, in: Proceedings of Business Process Manage- ment Workshops 2010, Lecture Notes in Business Information Processing, vol. 99, 2011, pp. 383–394.</w:t>
      </w:r>
      <w:bookmarkEnd w:id="230"/>
    </w:p>
    <w:p w14:paraId="7EC6FE33" w14:textId="78E35109" w:rsidR="002A6DEC" w:rsidRDefault="002A6DEC" w:rsidP="00393B69">
      <w:pPr>
        <w:numPr>
          <w:ilvl w:val="0"/>
          <w:numId w:val="5"/>
        </w:numPr>
        <w:spacing w:beforeLines="50" w:before="156"/>
        <w:rPr>
          <w:sz w:val="23"/>
          <w:szCs w:val="23"/>
        </w:rPr>
      </w:pPr>
      <w:bookmarkStart w:id="231" w:name="_Ref430694415"/>
      <w:r w:rsidRPr="002A6DEC">
        <w:rPr>
          <w:sz w:val="23"/>
          <w:szCs w:val="23"/>
        </w:rPr>
        <w:t>Maggi F M, Slaats T, Reijers H A. The automated discovery of hybrid processes[M]//Business Process Management. Springer International Publishing, 2014: 392-399.</w:t>
      </w:r>
      <w:bookmarkEnd w:id="231"/>
    </w:p>
    <w:p w14:paraId="26E852E1" w14:textId="77777777" w:rsidR="00393B69" w:rsidRDefault="00393B69" w:rsidP="00393B69">
      <w:pPr>
        <w:numPr>
          <w:ilvl w:val="0"/>
          <w:numId w:val="5"/>
        </w:numPr>
        <w:spacing w:beforeLines="50" w:before="156"/>
        <w:rPr>
          <w:sz w:val="23"/>
          <w:szCs w:val="23"/>
        </w:rPr>
      </w:pPr>
      <w:bookmarkStart w:id="232" w:name="_Ref430453869"/>
      <w:r w:rsidRPr="0028515B">
        <w:rPr>
          <w:sz w:val="23"/>
          <w:szCs w:val="23"/>
        </w:rPr>
        <w:t>Peterson J L. Petri net theory and the modeling of systems[J]. 1981.</w:t>
      </w:r>
      <w:bookmarkEnd w:id="232"/>
    </w:p>
    <w:p w14:paraId="39C03FB4" w14:textId="77777777" w:rsidR="00393B69" w:rsidRDefault="00393B69" w:rsidP="00393B69">
      <w:pPr>
        <w:numPr>
          <w:ilvl w:val="0"/>
          <w:numId w:val="5"/>
        </w:numPr>
        <w:spacing w:beforeLines="50" w:before="156"/>
        <w:rPr>
          <w:sz w:val="23"/>
          <w:szCs w:val="23"/>
        </w:rPr>
      </w:pPr>
      <w:bookmarkStart w:id="233" w:name="_Ref430453882"/>
      <w:r w:rsidRPr="0028515B">
        <w:rPr>
          <w:sz w:val="23"/>
          <w:szCs w:val="23"/>
        </w:rPr>
        <w:t>Karp R M, Miller R E. Parallel program schemata[J]. Journal of Computer and system Sciences, 1969, 3(2): 147-195</w:t>
      </w:r>
      <w:bookmarkEnd w:id="233"/>
    </w:p>
    <w:p w14:paraId="1F58BE8D" w14:textId="77777777" w:rsidR="00393B69" w:rsidRDefault="00393B69" w:rsidP="00393B69">
      <w:pPr>
        <w:numPr>
          <w:ilvl w:val="0"/>
          <w:numId w:val="5"/>
        </w:numPr>
        <w:spacing w:beforeLines="50" w:before="156"/>
        <w:rPr>
          <w:sz w:val="23"/>
          <w:szCs w:val="23"/>
        </w:rPr>
      </w:pPr>
      <w:bookmarkStart w:id="234" w:name="_Ref430453899"/>
      <w:r w:rsidRPr="0028515B">
        <w:rPr>
          <w:sz w:val="23"/>
          <w:szCs w:val="23"/>
        </w:rPr>
        <w:t xml:space="preserve">Murata T. Petri nets: Properties, analysis and applications[J]. Proceedings of the </w:t>
      </w:r>
      <w:r w:rsidRPr="0028515B">
        <w:rPr>
          <w:sz w:val="23"/>
          <w:szCs w:val="23"/>
        </w:rPr>
        <w:lastRenderedPageBreak/>
        <w:t>IEEE, 1989, 77(4): 541-580.</w:t>
      </w:r>
      <w:bookmarkEnd w:id="234"/>
    </w:p>
    <w:p w14:paraId="2A92D8C0" w14:textId="77777777" w:rsidR="00B55FD8" w:rsidRDefault="00B55FD8" w:rsidP="00393B69">
      <w:pPr>
        <w:numPr>
          <w:ilvl w:val="0"/>
          <w:numId w:val="5"/>
        </w:numPr>
        <w:spacing w:beforeLines="50" w:before="156"/>
        <w:rPr>
          <w:sz w:val="23"/>
          <w:szCs w:val="23"/>
        </w:rPr>
      </w:pPr>
      <w:bookmarkStart w:id="235" w:name="_Ref430509755"/>
      <w:bookmarkStart w:id="236" w:name="_Ref430453976"/>
      <w:r w:rsidRPr="00B55FD8">
        <w:rPr>
          <w:sz w:val="23"/>
          <w:szCs w:val="23"/>
        </w:rPr>
        <w:t>Shatz S M, Tu S, Murata T, et al. An application of Petri net reduction for Ada tasking deadlock analysis[J]. Parallel and Distributed Systems, IEEE Transactions on, 1996, 7(12): 1307-1322.</w:t>
      </w:r>
      <w:bookmarkEnd w:id="235"/>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237" w:name="_Ref430522037"/>
      <w:r w:rsidRPr="003B2C28">
        <w:rPr>
          <w:sz w:val="23"/>
          <w:szCs w:val="23"/>
        </w:rPr>
        <w:t>Valmari A. A stubborn attack on state explosion[C]//Computer-Aided Verification. Springer Berlin Heidelberg, 1991: 156-165.</w:t>
      </w:r>
      <w:bookmarkEnd w:id="237"/>
    </w:p>
    <w:p w14:paraId="25FEA943" w14:textId="77777777" w:rsidR="00393B69" w:rsidRDefault="00393B69" w:rsidP="00393B69">
      <w:pPr>
        <w:numPr>
          <w:ilvl w:val="0"/>
          <w:numId w:val="5"/>
        </w:numPr>
        <w:spacing w:beforeLines="50" w:before="156"/>
        <w:rPr>
          <w:sz w:val="23"/>
          <w:szCs w:val="23"/>
        </w:rPr>
      </w:pPr>
      <w:bookmarkStart w:id="238" w:name="_Ref430510982"/>
      <w:r w:rsidRPr="0028515B">
        <w:rPr>
          <w:sz w:val="23"/>
          <w:szCs w:val="23"/>
        </w:rPr>
        <w:t>McMillan K L. Using unfoldings to avoid the state explosion problem in the verification of asynchronous circuits[C]//Computer Aided Verification. Springer Berlin Heidelberg, 1993: 164-177.</w:t>
      </w:r>
      <w:bookmarkEnd w:id="236"/>
      <w:bookmarkEnd w:id="238"/>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239" w:name="_Ref430454048"/>
      <w:r w:rsidRPr="0028515B">
        <w:rPr>
          <w:sz w:val="23"/>
          <w:szCs w:val="23"/>
        </w:rPr>
        <w:t>Esparza J, Römer S, Vogler W. An improvement of McMillan's unfolding algorithm[M]//Tools and Algorithms for the Construction and Analysis of Systems. Springer Berlin Heidelberg, 1996: 87-106.</w:t>
      </w:r>
      <w:bookmarkEnd w:id="239"/>
    </w:p>
    <w:p w14:paraId="43C1003E" w14:textId="77777777" w:rsidR="00393B69" w:rsidRDefault="00393B69" w:rsidP="00393B69">
      <w:pPr>
        <w:numPr>
          <w:ilvl w:val="0"/>
          <w:numId w:val="5"/>
        </w:numPr>
        <w:spacing w:beforeLines="50" w:before="156"/>
        <w:rPr>
          <w:sz w:val="23"/>
          <w:szCs w:val="23"/>
        </w:rPr>
      </w:pPr>
      <w:bookmarkStart w:id="240" w:name="_Ref430454069"/>
      <w:r w:rsidRPr="0028515B">
        <w:rPr>
          <w:sz w:val="23"/>
          <w:szCs w:val="23"/>
        </w:rPr>
        <w:t>Petri C A. Concurrency theory[M]//Petri Nets: Central Models and their properties. Springer Berlin Heidelberg, 1987: 4-24.</w:t>
      </w:r>
      <w:bookmarkEnd w:id="240"/>
    </w:p>
    <w:p w14:paraId="5E331527" w14:textId="77777777" w:rsidR="00573F2D" w:rsidRDefault="00573F2D" w:rsidP="00393B69">
      <w:pPr>
        <w:numPr>
          <w:ilvl w:val="0"/>
          <w:numId w:val="5"/>
        </w:numPr>
        <w:spacing w:beforeLines="50" w:before="156"/>
        <w:rPr>
          <w:sz w:val="23"/>
          <w:szCs w:val="23"/>
        </w:rPr>
      </w:pPr>
      <w:bookmarkStart w:id="241" w:name="_Ref430594473"/>
      <w:r w:rsidRPr="00573F2D">
        <w:rPr>
          <w:sz w:val="23"/>
          <w:szCs w:val="23"/>
        </w:rPr>
        <w:t>De Leoni M, Maggi F M, van der Aalst W M P. Aligning event logs and declarative process models for conformance checking[M]//Business Process Management. Springer Berlin Heidelberg, 2012: 82-97.</w:t>
      </w:r>
      <w:bookmarkEnd w:id="241"/>
    </w:p>
    <w:p w14:paraId="68BF4FB5" w14:textId="77777777" w:rsidR="00393B69" w:rsidRDefault="00393B69" w:rsidP="00393B69">
      <w:pPr>
        <w:numPr>
          <w:ilvl w:val="0"/>
          <w:numId w:val="5"/>
        </w:numPr>
        <w:spacing w:beforeLines="50" w:before="156"/>
        <w:rPr>
          <w:sz w:val="23"/>
          <w:szCs w:val="23"/>
        </w:rPr>
      </w:pPr>
      <w:bookmarkStart w:id="242" w:name="_Ref430454089"/>
      <w:r w:rsidRPr="0028515B">
        <w:rPr>
          <w:sz w:val="23"/>
          <w:szCs w:val="23"/>
        </w:rPr>
        <w:t>W.M.P. van der Aalst, A. Adriansyah, B.F. van Dongen, Replaying history on process models for c</w:t>
      </w:r>
      <w:r w:rsidR="00226282">
        <w:rPr>
          <w:sz w:val="23"/>
          <w:szCs w:val="23"/>
        </w:rPr>
        <w:t>onformance checking and perfor</w:t>
      </w:r>
      <w:r w:rsidRPr="0028515B">
        <w:rPr>
          <w:sz w:val="23"/>
          <w:szCs w:val="23"/>
        </w:rPr>
        <w:t>mance analysis, Wiley Interdiscip. Rev.: Data Mining Knowl. Discov. 2 (2) (2012) 182–192.</w:t>
      </w:r>
      <w:bookmarkEnd w:id="242"/>
    </w:p>
    <w:p w14:paraId="0E61CB18" w14:textId="77777777" w:rsidR="00393B69" w:rsidRDefault="00393B69" w:rsidP="00393B69">
      <w:pPr>
        <w:numPr>
          <w:ilvl w:val="0"/>
          <w:numId w:val="5"/>
        </w:numPr>
        <w:spacing w:beforeLines="50" w:before="156"/>
        <w:rPr>
          <w:sz w:val="23"/>
          <w:szCs w:val="23"/>
        </w:rPr>
      </w:pPr>
      <w:bookmarkStart w:id="243" w:name="_Ref430454113"/>
      <w:r w:rsidRPr="00253D71">
        <w:rPr>
          <w:sz w:val="23"/>
          <w:szCs w:val="23"/>
        </w:rPr>
        <w:t>A. Adriansyah, B. van Dongen, W.M.P. van der Aalst, Conformance Checking using Cost-Based Fitness Analysis in: EDOC 2011, IEEE Computer Society, 2011, pp. 55–64.</w:t>
      </w:r>
      <w:bookmarkEnd w:id="243"/>
    </w:p>
    <w:p w14:paraId="58B90041" w14:textId="77777777" w:rsidR="00DF599A" w:rsidRDefault="00DF599A" w:rsidP="00393B69">
      <w:pPr>
        <w:numPr>
          <w:ilvl w:val="0"/>
          <w:numId w:val="5"/>
        </w:numPr>
        <w:spacing w:beforeLines="50" w:before="156"/>
        <w:rPr>
          <w:sz w:val="23"/>
          <w:szCs w:val="23"/>
        </w:rPr>
      </w:pPr>
      <w:bookmarkStart w:id="244" w:name="_Ref430510017"/>
      <w:r w:rsidRPr="00DF599A">
        <w:rPr>
          <w:sz w:val="23"/>
          <w:szCs w:val="23"/>
        </w:rPr>
        <w:t>Adriansyah A, Munoz-Gama J, Carmona J, et al. Measuring precision of modeled behavior[J]. Information Systems and e-Business Management, 2014, 13(1): 37-67.</w:t>
      </w:r>
      <w:bookmarkEnd w:id="244"/>
    </w:p>
    <w:p w14:paraId="4C4BA1B8" w14:textId="77777777" w:rsidR="00462ACD" w:rsidRDefault="00462ACD" w:rsidP="00393B69">
      <w:pPr>
        <w:numPr>
          <w:ilvl w:val="0"/>
          <w:numId w:val="5"/>
        </w:numPr>
        <w:spacing w:beforeLines="50" w:before="156"/>
        <w:rPr>
          <w:sz w:val="23"/>
          <w:szCs w:val="23"/>
        </w:rPr>
      </w:pPr>
      <w:bookmarkStart w:id="245"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245"/>
    </w:p>
    <w:p w14:paraId="0C87DD19" w14:textId="77777777" w:rsidR="00462ACD" w:rsidRDefault="00462ACD" w:rsidP="00393B69">
      <w:pPr>
        <w:numPr>
          <w:ilvl w:val="0"/>
          <w:numId w:val="5"/>
        </w:numPr>
        <w:spacing w:beforeLines="50" w:before="156"/>
        <w:rPr>
          <w:sz w:val="23"/>
          <w:szCs w:val="23"/>
        </w:rPr>
      </w:pPr>
      <w:bookmarkStart w:id="246" w:name="_Ref430510479"/>
      <w:r w:rsidRPr="00462ACD">
        <w:rPr>
          <w:sz w:val="23"/>
          <w:szCs w:val="23"/>
        </w:rPr>
        <w:t>Rozinat A, van der Aalst W M P. Conformance checking of processes based on monitoring real behavior[J]. Information Systems, 2008, 33(1): 64-95.</w:t>
      </w:r>
      <w:bookmarkEnd w:id="246"/>
    </w:p>
    <w:p w14:paraId="5339C5F9" w14:textId="77777777" w:rsidR="0067563C" w:rsidRDefault="0067563C" w:rsidP="00393B69">
      <w:pPr>
        <w:numPr>
          <w:ilvl w:val="0"/>
          <w:numId w:val="5"/>
        </w:numPr>
        <w:spacing w:beforeLines="50" w:before="156"/>
        <w:rPr>
          <w:sz w:val="23"/>
          <w:szCs w:val="23"/>
        </w:rPr>
      </w:pPr>
      <w:bookmarkStart w:id="247" w:name="_Ref430510255"/>
      <w:r w:rsidRPr="0067563C">
        <w:rPr>
          <w:sz w:val="23"/>
          <w:szCs w:val="23"/>
        </w:rPr>
        <w:t>De Weerdt J, Vanthienen J, Baesens B. Determining process model precision and generalization with weighted artificial negative events[J]. Knowledge and Data Engineering, IEEE Transactions on, 2014, 26(8): 1877-1889.</w:t>
      </w:r>
      <w:bookmarkEnd w:id="247"/>
    </w:p>
    <w:p w14:paraId="6A6CBCA4" w14:textId="77777777" w:rsidR="00393B69" w:rsidRDefault="00393B69" w:rsidP="00393B69">
      <w:pPr>
        <w:numPr>
          <w:ilvl w:val="0"/>
          <w:numId w:val="5"/>
        </w:numPr>
        <w:spacing w:beforeLines="50" w:before="156"/>
        <w:rPr>
          <w:sz w:val="23"/>
          <w:szCs w:val="23"/>
        </w:rPr>
      </w:pPr>
      <w:bookmarkStart w:id="248" w:name="_Ref430454176"/>
      <w:r w:rsidRPr="0028515B">
        <w:rPr>
          <w:sz w:val="23"/>
          <w:szCs w:val="23"/>
        </w:rPr>
        <w:t>Rozinat, A., de Medeiros, A.K.A., Gu ̈nther, C.W., Weijters, A.J.M.M.T., van der Aalst, W.M.P.: The Need for a Process Mining Evaluation Framework in Research and Practice. In: ter Hofstede, A.H.M., Benatallah, B., Paik, H.-Y. (eds.) BPM Workshops 2007. LNCS, vol. 4928, pp. 84–89. Springer, Heidelberg (2008)</w:t>
      </w:r>
      <w:bookmarkEnd w:id="248"/>
    </w:p>
    <w:p w14:paraId="688DE1F4" w14:textId="77777777" w:rsidR="00393B69" w:rsidRDefault="00393B69" w:rsidP="00393B69">
      <w:pPr>
        <w:numPr>
          <w:ilvl w:val="0"/>
          <w:numId w:val="5"/>
        </w:numPr>
        <w:spacing w:beforeLines="50" w:before="156"/>
        <w:rPr>
          <w:sz w:val="23"/>
          <w:szCs w:val="23"/>
        </w:rPr>
      </w:pPr>
      <w:r w:rsidRPr="0028515B">
        <w:rPr>
          <w:sz w:val="23"/>
          <w:szCs w:val="23"/>
        </w:rPr>
        <w:lastRenderedPageBreak/>
        <w:t>Rozinat A, van der Aalst WMP. Conformance checking of process based on monitoring real behavior. Information Systems, 2008,33(1):64-95. [doi: 10.1016/j.is.2007.07.001]</w:t>
      </w:r>
    </w:p>
    <w:p w14:paraId="26222994" w14:textId="77777777" w:rsidR="00393B69" w:rsidRDefault="00393B69" w:rsidP="00393B69">
      <w:pPr>
        <w:numPr>
          <w:ilvl w:val="0"/>
          <w:numId w:val="5"/>
        </w:numPr>
        <w:spacing w:beforeLines="50" w:before="156"/>
        <w:rPr>
          <w:sz w:val="23"/>
          <w:szCs w:val="23"/>
        </w:rPr>
      </w:pPr>
      <w:bookmarkStart w:id="249" w:name="_Ref430454567"/>
      <w:r w:rsidRPr="0028515B">
        <w:rPr>
          <w:sz w:val="23"/>
          <w:szCs w:val="23"/>
        </w:rPr>
        <w:t>Fahland D, van der Aalst W M P. Model repair—aligning process models to reality[J]. Information Systems, 2015, 47: 220-243.</w:t>
      </w:r>
      <w:bookmarkEnd w:id="249"/>
    </w:p>
    <w:p w14:paraId="07A1E7BD" w14:textId="77777777" w:rsidR="00393B69" w:rsidRDefault="00393B69" w:rsidP="00393B69">
      <w:pPr>
        <w:numPr>
          <w:ilvl w:val="0"/>
          <w:numId w:val="5"/>
        </w:numPr>
        <w:spacing w:beforeLines="50" w:before="156"/>
        <w:rPr>
          <w:sz w:val="23"/>
          <w:szCs w:val="23"/>
        </w:rPr>
      </w:pPr>
      <w:bookmarkStart w:id="250" w:name="_Ref430454606"/>
      <w:r w:rsidRPr="00B02572">
        <w:rPr>
          <w:sz w:val="23"/>
          <w:szCs w:val="23"/>
        </w:rPr>
        <w:t>Rogge-Solti A, van der Aalst W M P, Weske M. Discovering stochastic Petri nets with arbitrary delay distributions from event logs[C]//Business Process Management Workshops. Springer International Publishing, 2014: 15-27.</w:t>
      </w:r>
      <w:bookmarkEnd w:id="250"/>
    </w:p>
    <w:p w14:paraId="6943F062" w14:textId="77777777" w:rsidR="00393B69" w:rsidRDefault="00393B69" w:rsidP="00393B69">
      <w:pPr>
        <w:numPr>
          <w:ilvl w:val="0"/>
          <w:numId w:val="5"/>
        </w:numPr>
        <w:spacing w:beforeLines="50" w:before="156"/>
        <w:rPr>
          <w:sz w:val="23"/>
          <w:szCs w:val="23"/>
        </w:rPr>
      </w:pPr>
      <w:bookmarkStart w:id="251" w:name="_Ref430454664"/>
      <w:r w:rsidRPr="0028515B">
        <w:rPr>
          <w:sz w:val="23"/>
          <w:szCs w:val="23"/>
        </w:rPr>
        <w:t>Wang J, Song S, Zhu X, et al. Efficient recovery of missing events[J]. Proceedings of the VLDB Endowment, 2013, 6(10): 841-852. ICDE 2015</w:t>
      </w:r>
      <w:bookmarkEnd w:id="251"/>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252" w:name="_Ref430508973"/>
      <w:r w:rsidRPr="00A64A22">
        <w:rPr>
          <w:sz w:val="23"/>
          <w:szCs w:val="23"/>
        </w:rPr>
        <w:t>Wang J, Song S, Lin X, et al. Cleaning Structured Event Logs: A Graph Repair Approach[J].</w:t>
      </w:r>
      <w:bookmarkEnd w:id="252"/>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253" w:name="_Ref430454629"/>
      <w:r>
        <w:rPr>
          <w:sz w:val="23"/>
          <w:szCs w:val="23"/>
        </w:rPr>
        <w:t>D</w:t>
      </w:r>
      <w:r w:rsidRPr="00A64A22">
        <w:rPr>
          <w:sz w:val="23"/>
          <w:szCs w:val="23"/>
        </w:rPr>
        <w:t>e Leoni M, Maggi F M, van der Aalst W M P. An alignment-based framework to check the conformance of declarative process models and to preprocess event-log data[J]. Information Systems, 2015, 47: 258-277.</w:t>
      </w:r>
      <w:bookmarkEnd w:id="253"/>
    </w:p>
    <w:p w14:paraId="3BC22755" w14:textId="77777777" w:rsidR="00393B69" w:rsidRDefault="00393B69" w:rsidP="00393B69">
      <w:pPr>
        <w:numPr>
          <w:ilvl w:val="0"/>
          <w:numId w:val="5"/>
        </w:numPr>
        <w:spacing w:beforeLines="50" w:before="156"/>
        <w:rPr>
          <w:sz w:val="23"/>
          <w:szCs w:val="23"/>
        </w:rPr>
      </w:pPr>
      <w:bookmarkStart w:id="254" w:name="_Ref430454423"/>
      <w:r w:rsidRPr="00A64A22">
        <w:rPr>
          <w:sz w:val="23"/>
          <w:szCs w:val="23"/>
        </w:rPr>
        <w:t>De Leoni M, van der Aalst W M P, van Dongen B F. Data-and resource-aware conformance checking of business processes[C]//Business Information Systems. Springer Berlin Heidelberg, 2012: 48-59.</w:t>
      </w:r>
      <w:bookmarkEnd w:id="254"/>
    </w:p>
    <w:p w14:paraId="226BB788" w14:textId="77777777" w:rsidR="0050196B" w:rsidRDefault="0050196B" w:rsidP="00393B69">
      <w:pPr>
        <w:numPr>
          <w:ilvl w:val="0"/>
          <w:numId w:val="5"/>
        </w:numPr>
        <w:spacing w:beforeLines="50" w:before="156"/>
        <w:rPr>
          <w:sz w:val="23"/>
          <w:szCs w:val="23"/>
        </w:rPr>
      </w:pPr>
      <w:bookmarkStart w:id="255" w:name="_Ref430509638"/>
      <w:r w:rsidRPr="0050196B">
        <w:rPr>
          <w:sz w:val="23"/>
          <w:szCs w:val="23"/>
        </w:rPr>
        <w:t>Taghiabadi E R, Gromov V, Fahland D, et al. Compliance checking of data-aware and resource-aware compliance requirements[C]//On the Move to Meaningful Internet Systems: OTM 2014 Conferences. Springer Berlin Heidelberg, 2014: 237-257.</w:t>
      </w:r>
      <w:bookmarkEnd w:id="255"/>
    </w:p>
    <w:p w14:paraId="196C931B" w14:textId="77777777" w:rsidR="00393B69" w:rsidRDefault="00393B69" w:rsidP="00393B69">
      <w:pPr>
        <w:numPr>
          <w:ilvl w:val="0"/>
          <w:numId w:val="5"/>
        </w:numPr>
        <w:spacing w:beforeLines="50" w:before="156"/>
        <w:rPr>
          <w:sz w:val="23"/>
          <w:szCs w:val="23"/>
        </w:rPr>
      </w:pPr>
      <w:bookmarkStart w:id="256" w:name="_Ref430454377"/>
      <w:r w:rsidRPr="00A64A22">
        <w:rPr>
          <w:sz w:val="23"/>
          <w:szCs w:val="23"/>
        </w:rPr>
        <w:t>Engelfriet J. Branching processes of Petri nets[J]. Acta Informatica, 1991, 28(6): 575-591.</w:t>
      </w:r>
      <w:bookmarkEnd w:id="256"/>
    </w:p>
    <w:p w14:paraId="75543D36" w14:textId="77777777" w:rsidR="00A10E4C" w:rsidRDefault="00393B69" w:rsidP="00393B69">
      <w:pPr>
        <w:numPr>
          <w:ilvl w:val="0"/>
          <w:numId w:val="5"/>
        </w:numPr>
        <w:spacing w:beforeLines="50" w:before="156"/>
      </w:pPr>
      <w:bookmarkStart w:id="257" w:name="_Ref430509141"/>
      <w:r w:rsidRPr="00A64A22">
        <w:rPr>
          <w:sz w:val="23"/>
          <w:szCs w:val="23"/>
        </w:rPr>
        <w:t>R. Dechter, J. Pearl, Generalized best-first search strategies and the optimality of An, J. ACM (JACM) 32 (1985) 505–536.</w:t>
      </w:r>
      <w:bookmarkEnd w:id="257"/>
      <w:r w:rsidRPr="00A64A22">
        <w:t xml:space="preserve"> </w:t>
      </w:r>
    </w:p>
    <w:p w14:paraId="3BBD289E" w14:textId="77777777" w:rsidR="00393B69" w:rsidRPr="00C66D72" w:rsidRDefault="00393B69" w:rsidP="00393B69">
      <w:pPr>
        <w:numPr>
          <w:ilvl w:val="0"/>
          <w:numId w:val="5"/>
        </w:numPr>
        <w:spacing w:beforeLines="50" w:before="156"/>
      </w:pPr>
      <w:bookmarkStart w:id="258" w:name="_Ref430510584"/>
      <w:r w:rsidRPr="00A10E4C">
        <w:rPr>
          <w:sz w:val="23"/>
          <w:szCs w:val="23"/>
        </w:rPr>
        <w:t>V. Levenshtein, Binary codes capable of correcting deletions, inser- tions, and reversals, Sov. Phys. Dokl. 10 (8) (1966) 707–710.</w:t>
      </w:r>
      <w:bookmarkEnd w:id="258"/>
    </w:p>
    <w:p w14:paraId="62CC13BB" w14:textId="77777777" w:rsidR="00C66D72" w:rsidRPr="00C66D72" w:rsidRDefault="00C66D72" w:rsidP="00393B69">
      <w:pPr>
        <w:numPr>
          <w:ilvl w:val="0"/>
          <w:numId w:val="5"/>
        </w:numPr>
        <w:spacing w:beforeLines="50" w:before="156"/>
        <w:rPr>
          <w:sz w:val="23"/>
          <w:szCs w:val="23"/>
        </w:rPr>
      </w:pPr>
      <w:bookmarkStart w:id="259" w:name="_Ref430521274"/>
      <w:r w:rsidRPr="00C66D72">
        <w:rPr>
          <w:sz w:val="23"/>
          <w:szCs w:val="23"/>
        </w:rPr>
        <w:t>Cormen T H. Introduction to algorithms[M]. MIT press, 2009</w:t>
      </w:r>
      <w:r w:rsidRPr="00C66D72">
        <w:rPr>
          <w:rFonts w:hint="eastAsia"/>
          <w:sz w:val="23"/>
          <w:szCs w:val="23"/>
        </w:rPr>
        <w:t>:</w:t>
      </w:r>
      <w:r w:rsidRPr="00C66D72">
        <w:rPr>
          <w:sz w:val="23"/>
          <w:szCs w:val="23"/>
        </w:rPr>
        <w:t xml:space="preserve"> 414-425.</w:t>
      </w:r>
      <w:bookmarkEnd w:id="259"/>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Wen Lijie" w:date="2015-09-22T09:19:00Z" w:initials="WL">
    <w:p w14:paraId="57C46DFA" w14:textId="77777777" w:rsidR="00D83796" w:rsidRDefault="00D83796">
      <w:pPr>
        <w:pStyle w:val="a9"/>
      </w:pPr>
      <w:r>
        <w:rPr>
          <w:rStyle w:val="a8"/>
        </w:rPr>
        <w:annotationRef/>
      </w:r>
      <w:r>
        <w:rPr>
          <w:rFonts w:hint="eastAsia"/>
        </w:rPr>
        <w:t>每个图片、表格都需要在正文中引用（用交叉引用）</w:t>
      </w:r>
    </w:p>
  </w:comment>
  <w:comment w:id="8" w:author="Wen Lijie" w:date="2015-09-22T09:59:00Z" w:initials="WL">
    <w:p w14:paraId="06CAF1E5" w14:textId="6D5E7E4B" w:rsidR="00D83796" w:rsidRDefault="00D83796">
      <w:pPr>
        <w:pStyle w:val="a9"/>
      </w:pPr>
      <w:r>
        <w:rPr>
          <w:rStyle w:val="a8"/>
        </w:rPr>
        <w:annotationRef/>
      </w:r>
      <w:r>
        <w:rPr>
          <w:rFonts w:hint="eastAsia"/>
        </w:rPr>
        <w:t>能够给出一个具体修复的例子来简单阐述</w:t>
      </w:r>
    </w:p>
  </w:comment>
  <w:comment w:id="17" w:author="Wen Lijie" w:date="2015-09-22T09:24:00Z" w:initials="WL">
    <w:p w14:paraId="61DF7777" w14:textId="20E0BDD3" w:rsidR="00D83796" w:rsidRDefault="00D83796">
      <w:pPr>
        <w:pStyle w:val="a9"/>
      </w:pPr>
      <w:r>
        <w:rPr>
          <w:rStyle w:val="a8"/>
        </w:rPr>
        <w:annotationRef/>
      </w:r>
      <w:r>
        <w:rPr>
          <w:rFonts w:hint="eastAsia"/>
        </w:rPr>
        <w:t>要简述其区别</w:t>
      </w:r>
    </w:p>
  </w:comment>
  <w:comment w:id="103" w:author="Wen Lijie" w:date="2015-09-22T09:30:00Z" w:initials="WL">
    <w:p w14:paraId="1CCED725" w14:textId="28B0B588" w:rsidR="00D83796" w:rsidRDefault="00D83796">
      <w:pPr>
        <w:pStyle w:val="a9"/>
      </w:pPr>
      <w:r>
        <w:rPr>
          <w:rStyle w:val="a8"/>
        </w:rPr>
        <w:annotationRef/>
      </w:r>
      <w:r>
        <w:rPr>
          <w:rFonts w:hint="eastAsia"/>
        </w:rPr>
        <w:t>可以引用图</w:t>
      </w:r>
      <w:r>
        <w:rPr>
          <w:rFonts w:hint="eastAsia"/>
        </w:rPr>
        <w:t>1-1</w:t>
      </w:r>
    </w:p>
  </w:comment>
  <w:comment w:id="121" w:author="Wen Lijie" w:date="2015-09-22T09:38:00Z" w:initials="WL">
    <w:p w14:paraId="3BDBB0B5" w14:textId="15385A9B" w:rsidR="00D83796" w:rsidRDefault="00D83796">
      <w:pPr>
        <w:pStyle w:val="a9"/>
      </w:pPr>
      <w:r>
        <w:rPr>
          <w:rStyle w:val="a8"/>
        </w:rPr>
        <w:annotationRef/>
      </w:r>
      <w:r>
        <w:rPr>
          <w:rFonts w:hint="eastAsia"/>
        </w:rPr>
        <w:t>最后提一句，这些所有可能的对齐方案中，总会有至少一个最小代价的对齐方案</w:t>
      </w:r>
    </w:p>
  </w:comment>
  <w:comment w:id="122" w:author="Wen Lijie" w:date="2015-09-22T09:40:00Z" w:initials="WL">
    <w:p w14:paraId="466C38B7" w14:textId="71363A12" w:rsidR="00D83796" w:rsidRDefault="00D83796">
      <w:pPr>
        <w:pStyle w:val="a9"/>
      </w:pPr>
      <w:r>
        <w:rPr>
          <w:rStyle w:val="a8"/>
        </w:rPr>
        <w:annotationRef/>
      </w:r>
      <w:r>
        <w:rPr>
          <w:rFonts w:hint="eastAsia"/>
        </w:rPr>
        <w:t>ps</w:t>
      </w:r>
      <w:r>
        <w:rPr>
          <w:rFonts w:hint="eastAsia"/>
        </w:rPr>
        <w:t>下，去掉逗号和句号</w:t>
      </w:r>
    </w:p>
  </w:comment>
  <w:comment w:id="142" w:author="Wen Lijie" w:date="2015-09-22T09:50:00Z" w:initials="WL">
    <w:p w14:paraId="09BB6925" w14:textId="0D267370" w:rsidR="00D83796" w:rsidRDefault="00D83796">
      <w:pPr>
        <w:pStyle w:val="a9"/>
      </w:pPr>
      <w:r>
        <w:rPr>
          <w:rStyle w:val="a8"/>
        </w:rPr>
        <w:annotationRef/>
      </w:r>
      <w:r>
        <w:rPr>
          <w:rFonts w:hint="eastAsia"/>
        </w:rPr>
        <w:t>类似门的形状</w:t>
      </w:r>
    </w:p>
  </w:comment>
  <w:comment w:id="201" w:author="Wen Lijie" w:date="2015-09-22T09:58:00Z" w:initials="WL">
    <w:p w14:paraId="5303E782" w14:textId="68CDBCFB" w:rsidR="00D83796" w:rsidRDefault="00D83796">
      <w:pPr>
        <w:pStyle w:val="a9"/>
      </w:pPr>
      <w:r>
        <w:rPr>
          <w:rStyle w:val="a8"/>
        </w:rPr>
        <w:annotationRef/>
      </w:r>
      <w:r>
        <w:rPr>
          <w:rFonts w:hint="eastAsia"/>
        </w:rPr>
        <w:t>两个阶段的枚举相乘，会导致爆炸</w:t>
      </w:r>
    </w:p>
  </w:comment>
  <w:comment w:id="207" w:author="Wen Lijie" w:date="2015-09-22T10:07:00Z" w:initials="WL">
    <w:p w14:paraId="692B6117" w14:textId="539BA158" w:rsidR="00D83796" w:rsidRDefault="00D83796">
      <w:pPr>
        <w:pStyle w:val="a9"/>
      </w:pPr>
      <w:bookmarkStart w:id="208" w:name="_GoBack"/>
      <w:bookmarkEnd w:id="208"/>
      <w:r>
        <w:rPr>
          <w:rStyle w:val="a8"/>
        </w:rPr>
        <w:annotationRef/>
      </w:r>
      <w:r>
        <w:rPr>
          <w:rFonts w:hint="eastAsia"/>
        </w:rPr>
        <w:t>估值函数的合理设计、各类辅助索引的设计</w:t>
      </w:r>
    </w:p>
  </w:comment>
  <w:comment w:id="216" w:author="Wen Lijie" w:date="2015-09-22T10:21:00Z" w:initials="WL">
    <w:p w14:paraId="1F1480FA" w14:textId="3CD976F7" w:rsidR="00D83796" w:rsidRDefault="00D83796">
      <w:pPr>
        <w:pStyle w:val="a9"/>
      </w:pPr>
      <w:r>
        <w:rPr>
          <w:rStyle w:val="a8"/>
        </w:rPr>
        <w:annotationRef/>
      </w:r>
      <w:r>
        <w:rPr>
          <w:rFonts w:hint="eastAsia"/>
        </w:rPr>
        <w:t>可以索引剪枝</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6DFA" w15:done="0"/>
  <w15:commentEx w15:paraId="06CAF1E5" w15:done="0"/>
  <w15:commentEx w15:paraId="61DF7777" w15:done="0"/>
  <w15:commentEx w15:paraId="1CCED725" w15:done="0"/>
  <w15:commentEx w15:paraId="3BDBB0B5" w15:done="0"/>
  <w15:commentEx w15:paraId="466C38B7" w15:done="0"/>
  <w15:commentEx w15:paraId="09BB6925" w15:done="0"/>
  <w15:commentEx w15:paraId="5303E782" w15:done="0"/>
  <w15:commentEx w15:paraId="692B6117" w15:done="0"/>
  <w15:commentEx w15:paraId="1F1480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Microsoft YaHei UI"/>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pple Color Emoji">
    <w:altName w:val="Microsoft JhengHei Light"/>
    <w:charset w:val="88"/>
    <w:family w:val="auto"/>
    <w:pitch w:val="variable"/>
    <w:sig w:usb0="00000000" w:usb1="18080000" w:usb2="14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egoe UI Symbol">
    <w:altName w:val="Didot"/>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永博">
    <w15:presenceInfo w15:providerId="Windows Live" w15:userId="93c0ddc0a335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3C56"/>
    <w:rsid w:val="000451F1"/>
    <w:rsid w:val="000464DD"/>
    <w:rsid w:val="000540D7"/>
    <w:rsid w:val="000634E8"/>
    <w:rsid w:val="00067037"/>
    <w:rsid w:val="000705DD"/>
    <w:rsid w:val="00081D27"/>
    <w:rsid w:val="000C50E0"/>
    <w:rsid w:val="000C67C9"/>
    <w:rsid w:val="000D0D8C"/>
    <w:rsid w:val="000D1F05"/>
    <w:rsid w:val="000D3554"/>
    <w:rsid w:val="0010651B"/>
    <w:rsid w:val="00117414"/>
    <w:rsid w:val="00132898"/>
    <w:rsid w:val="00152795"/>
    <w:rsid w:val="001B1B08"/>
    <w:rsid w:val="001B2E38"/>
    <w:rsid w:val="001E38A2"/>
    <w:rsid w:val="00226282"/>
    <w:rsid w:val="002263D4"/>
    <w:rsid w:val="00243393"/>
    <w:rsid w:val="00266606"/>
    <w:rsid w:val="002719D5"/>
    <w:rsid w:val="002735BC"/>
    <w:rsid w:val="00273BC4"/>
    <w:rsid w:val="0028656F"/>
    <w:rsid w:val="00287A3D"/>
    <w:rsid w:val="002A6DEC"/>
    <w:rsid w:val="002C524C"/>
    <w:rsid w:val="002D6AA1"/>
    <w:rsid w:val="002D7A6E"/>
    <w:rsid w:val="003153CD"/>
    <w:rsid w:val="00344838"/>
    <w:rsid w:val="00376370"/>
    <w:rsid w:val="003821FE"/>
    <w:rsid w:val="00393B69"/>
    <w:rsid w:val="003B2C28"/>
    <w:rsid w:val="003C1709"/>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36000"/>
    <w:rsid w:val="00540322"/>
    <w:rsid w:val="00547CCD"/>
    <w:rsid w:val="005736EA"/>
    <w:rsid w:val="00573F2D"/>
    <w:rsid w:val="00577504"/>
    <w:rsid w:val="00584B60"/>
    <w:rsid w:val="005B2A7F"/>
    <w:rsid w:val="005B3AA5"/>
    <w:rsid w:val="005D4072"/>
    <w:rsid w:val="00601758"/>
    <w:rsid w:val="00604789"/>
    <w:rsid w:val="00615B61"/>
    <w:rsid w:val="0061715A"/>
    <w:rsid w:val="0062389D"/>
    <w:rsid w:val="00631E12"/>
    <w:rsid w:val="006323B6"/>
    <w:rsid w:val="006330CD"/>
    <w:rsid w:val="00637996"/>
    <w:rsid w:val="0067563C"/>
    <w:rsid w:val="006C2244"/>
    <w:rsid w:val="006E0D79"/>
    <w:rsid w:val="006E6BAD"/>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C775C"/>
    <w:rsid w:val="008D3F14"/>
    <w:rsid w:val="00901BE4"/>
    <w:rsid w:val="00914B9F"/>
    <w:rsid w:val="009415D8"/>
    <w:rsid w:val="009523F6"/>
    <w:rsid w:val="00957396"/>
    <w:rsid w:val="0098447E"/>
    <w:rsid w:val="0098504B"/>
    <w:rsid w:val="00990AD4"/>
    <w:rsid w:val="009D0692"/>
    <w:rsid w:val="009D5F0C"/>
    <w:rsid w:val="009F66D0"/>
    <w:rsid w:val="00A10E4C"/>
    <w:rsid w:val="00A41086"/>
    <w:rsid w:val="00A72B92"/>
    <w:rsid w:val="00AA271D"/>
    <w:rsid w:val="00AF0F58"/>
    <w:rsid w:val="00AF505E"/>
    <w:rsid w:val="00AF7D66"/>
    <w:rsid w:val="00B02AA5"/>
    <w:rsid w:val="00B12983"/>
    <w:rsid w:val="00B216EE"/>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FFF"/>
    <w:rsid w:val="00C46343"/>
    <w:rsid w:val="00C66D72"/>
    <w:rsid w:val="00C92454"/>
    <w:rsid w:val="00CA3F41"/>
    <w:rsid w:val="00CC6964"/>
    <w:rsid w:val="00D159A7"/>
    <w:rsid w:val="00D2573B"/>
    <w:rsid w:val="00D25901"/>
    <w:rsid w:val="00D42B85"/>
    <w:rsid w:val="00D45AA3"/>
    <w:rsid w:val="00D47B8D"/>
    <w:rsid w:val="00D60D24"/>
    <w:rsid w:val="00D65A35"/>
    <w:rsid w:val="00D83796"/>
    <w:rsid w:val="00D93FA3"/>
    <w:rsid w:val="00D953CD"/>
    <w:rsid w:val="00D97201"/>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9891E9C5-F0CE-4C83-AFF5-A9AF4D15A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Char">
    <w:name w:val="标题 1 Char"/>
    <w:basedOn w:val="a0"/>
    <w:link w:val="1"/>
    <w:uiPriority w:val="9"/>
    <w:rsid w:val="00DC10EE"/>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DC10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C10EE"/>
    <w:rPr>
      <w:rFonts w:ascii="Times New Roman" w:eastAsia="宋体" w:hAnsi="Times New Roman" w:cs="Times New Roman"/>
      <w:b/>
      <w:bCs/>
      <w:sz w:val="32"/>
      <w:szCs w:val="32"/>
    </w:rPr>
  </w:style>
  <w:style w:type="character" w:customStyle="1" w:styleId="4Char">
    <w:name w:val="标题 4 Char"/>
    <w:basedOn w:val="a0"/>
    <w:link w:val="4"/>
    <w:uiPriority w:val="9"/>
    <w:semiHidden/>
    <w:rsid w:val="00DC10EE"/>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C10EE"/>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DC10E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C10EE"/>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DC10E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TOC">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0">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EA1AED"/>
    <w:rPr>
      <w:color w:val="0563C1" w:themeColor="hyperlink"/>
      <w:u w:val="single"/>
    </w:rPr>
  </w:style>
  <w:style w:type="paragraph" w:styleId="a6">
    <w:name w:val="caption"/>
    <w:basedOn w:val="a"/>
    <w:next w:val="a"/>
    <w:uiPriority w:val="35"/>
    <w:unhideWhenUsed/>
    <w:qFormat/>
    <w:rsid w:val="000451F1"/>
    <w:rPr>
      <w:rFonts w:asciiTheme="majorHAnsi" w:eastAsia="黑体" w:hAnsiTheme="majorHAnsi" w:cstheme="majorBidi"/>
      <w:sz w:val="20"/>
      <w:szCs w:val="20"/>
    </w:rPr>
  </w:style>
  <w:style w:type="paragraph" w:styleId="a7">
    <w:name w:val="Balloon Text"/>
    <w:basedOn w:val="a"/>
    <w:link w:val="Char"/>
    <w:uiPriority w:val="99"/>
    <w:semiHidden/>
    <w:unhideWhenUsed/>
    <w:rsid w:val="00E82BFB"/>
    <w:rPr>
      <w:rFonts w:ascii="Heiti SC Light" w:eastAsia="Heiti SC Light"/>
      <w:sz w:val="18"/>
      <w:szCs w:val="18"/>
    </w:rPr>
  </w:style>
  <w:style w:type="character" w:customStyle="1" w:styleId="Char">
    <w:name w:val="批注框文本 Char"/>
    <w:basedOn w:val="a0"/>
    <w:link w:val="a7"/>
    <w:uiPriority w:val="99"/>
    <w:semiHidden/>
    <w:rsid w:val="00E82BFB"/>
    <w:rPr>
      <w:rFonts w:ascii="Heiti SC Light" w:eastAsia="Heiti SC Light" w:hAnsi="Times New Roman" w:cs="Times New Roman"/>
      <w:sz w:val="18"/>
      <w:szCs w:val="18"/>
    </w:rPr>
  </w:style>
  <w:style w:type="character" w:styleId="a8">
    <w:name w:val="annotation reference"/>
    <w:basedOn w:val="a0"/>
    <w:uiPriority w:val="99"/>
    <w:semiHidden/>
    <w:unhideWhenUsed/>
    <w:rsid w:val="00E82BFB"/>
    <w:rPr>
      <w:sz w:val="21"/>
      <w:szCs w:val="21"/>
    </w:rPr>
  </w:style>
  <w:style w:type="paragraph" w:styleId="a9">
    <w:name w:val="annotation text"/>
    <w:basedOn w:val="a"/>
    <w:link w:val="Char0"/>
    <w:uiPriority w:val="99"/>
    <w:semiHidden/>
    <w:unhideWhenUsed/>
    <w:rsid w:val="00E82BFB"/>
    <w:pPr>
      <w:jc w:val="left"/>
    </w:pPr>
  </w:style>
  <w:style w:type="character" w:customStyle="1" w:styleId="Char0">
    <w:name w:val="批注文字 Char"/>
    <w:basedOn w:val="a0"/>
    <w:link w:val="a9"/>
    <w:uiPriority w:val="99"/>
    <w:semiHidden/>
    <w:rsid w:val="00E82BFB"/>
    <w:rPr>
      <w:rFonts w:ascii="Times New Roman" w:eastAsia="宋体" w:hAnsi="Times New Roman" w:cs="Times New Roman"/>
      <w:szCs w:val="24"/>
    </w:rPr>
  </w:style>
  <w:style w:type="paragraph" w:styleId="aa">
    <w:name w:val="annotation subject"/>
    <w:basedOn w:val="a9"/>
    <w:next w:val="a9"/>
    <w:link w:val="Char1"/>
    <w:uiPriority w:val="99"/>
    <w:semiHidden/>
    <w:unhideWhenUsed/>
    <w:rsid w:val="00E82BFB"/>
    <w:rPr>
      <w:b/>
      <w:bCs/>
    </w:rPr>
  </w:style>
  <w:style w:type="character" w:customStyle="1" w:styleId="Char1">
    <w:name w:val="批注主题 Char"/>
    <w:basedOn w:val="Char0"/>
    <w:link w:val="aa"/>
    <w:uiPriority w:val="99"/>
    <w:semiHidden/>
    <w:rsid w:val="00E82BFB"/>
    <w:rPr>
      <w:rFonts w:ascii="Times New Roman" w:eastAsia="宋体" w:hAnsi="Times New Roman" w:cs="Times New Roman"/>
      <w:b/>
      <w:bCs/>
      <w:szCs w:val="24"/>
    </w:rPr>
  </w:style>
  <w:style w:type="paragraph" w:styleId="ab">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huizhang@tsinghua.edu.c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txhgenius@163.co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57902-6214-45C6-B660-E5A1B175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27</Pages>
  <Words>4671</Words>
  <Characters>26628</Characters>
  <Application>Microsoft Office Word</Application>
  <DocSecurity>0</DocSecurity>
  <Lines>221</Lines>
  <Paragraphs>62</Paragraphs>
  <ScaleCrop>false</ScaleCrop>
  <Company/>
  <LinksUpToDate>false</LinksUpToDate>
  <CharactersWithSpaces>31237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278</cp:revision>
  <dcterms:created xsi:type="dcterms:W3CDTF">2015-09-19T07:05:00Z</dcterms:created>
  <dcterms:modified xsi:type="dcterms:W3CDTF">2015-09-22T08:08:00Z</dcterms:modified>
</cp:coreProperties>
</file>