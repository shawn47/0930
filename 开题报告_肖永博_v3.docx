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xiaoyb2010@gmail.com</w:t>
      </w:r>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77777777"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1"/>
      </w:pPr>
      <w:r>
        <w:lastRenderedPageBreak/>
        <w:t>目录</w:t>
      </w:r>
    </w:p>
    <w:p w14:paraId="2CFA4E0C" w14:textId="77777777" w:rsidR="00B33A3F" w:rsidRDefault="00FF0F04">
      <w:pPr>
        <w:pStyle w:val="11"/>
        <w:rPr>
          <w:rFonts w:cstheme="minorBidi"/>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30716778" w:history="1">
        <w:r w:rsidR="00B33A3F" w:rsidRPr="00296BE8">
          <w:rPr>
            <w:rStyle w:val="a6"/>
            <w:noProof/>
          </w:rPr>
          <w:t>1</w:t>
        </w:r>
        <w:r w:rsidR="00B33A3F">
          <w:rPr>
            <w:rFonts w:cstheme="minorBidi"/>
            <w:noProof/>
            <w:kern w:val="2"/>
            <w:sz w:val="24"/>
            <w:szCs w:val="24"/>
          </w:rPr>
          <w:tab/>
        </w:r>
        <w:r w:rsidR="00B33A3F" w:rsidRPr="00296BE8">
          <w:rPr>
            <w:rStyle w:val="a6"/>
            <w:rFonts w:hint="eastAsia"/>
            <w:noProof/>
          </w:rPr>
          <w:t>选题背景</w:t>
        </w:r>
        <w:r w:rsidR="00B33A3F">
          <w:rPr>
            <w:noProof/>
            <w:webHidden/>
          </w:rPr>
          <w:tab/>
        </w:r>
        <w:r w:rsidR="00B33A3F">
          <w:rPr>
            <w:noProof/>
            <w:webHidden/>
          </w:rPr>
          <w:fldChar w:fldCharType="begin"/>
        </w:r>
        <w:r w:rsidR="00B33A3F">
          <w:rPr>
            <w:noProof/>
            <w:webHidden/>
          </w:rPr>
          <w:instrText xml:space="preserve"> PAGEREF _Toc430716778 \h </w:instrText>
        </w:r>
        <w:r w:rsidR="00B33A3F">
          <w:rPr>
            <w:noProof/>
            <w:webHidden/>
          </w:rPr>
        </w:r>
        <w:r w:rsidR="00B33A3F">
          <w:rPr>
            <w:noProof/>
            <w:webHidden/>
          </w:rPr>
          <w:fldChar w:fldCharType="separate"/>
        </w:r>
        <w:r w:rsidR="00B33A3F">
          <w:rPr>
            <w:noProof/>
            <w:webHidden/>
          </w:rPr>
          <w:t>3</w:t>
        </w:r>
        <w:r w:rsidR="00B33A3F">
          <w:rPr>
            <w:noProof/>
            <w:webHidden/>
          </w:rPr>
          <w:fldChar w:fldCharType="end"/>
        </w:r>
      </w:hyperlink>
    </w:p>
    <w:p w14:paraId="1990ECEA" w14:textId="77777777" w:rsidR="00B33A3F" w:rsidRDefault="00052A58">
      <w:pPr>
        <w:pStyle w:val="11"/>
        <w:rPr>
          <w:rFonts w:cstheme="minorBidi"/>
          <w:noProof/>
          <w:kern w:val="2"/>
          <w:sz w:val="24"/>
          <w:szCs w:val="24"/>
        </w:rPr>
      </w:pPr>
      <w:hyperlink w:anchor="_Toc430716779" w:history="1">
        <w:r w:rsidR="00B33A3F" w:rsidRPr="00296BE8">
          <w:rPr>
            <w:rStyle w:val="a6"/>
            <w:noProof/>
          </w:rPr>
          <w:t>2</w:t>
        </w:r>
        <w:r w:rsidR="00B33A3F">
          <w:rPr>
            <w:rFonts w:cstheme="minorBidi"/>
            <w:noProof/>
            <w:kern w:val="2"/>
            <w:sz w:val="24"/>
            <w:szCs w:val="24"/>
          </w:rPr>
          <w:tab/>
        </w:r>
        <w:r w:rsidR="00B33A3F" w:rsidRPr="00296BE8">
          <w:rPr>
            <w:rStyle w:val="a6"/>
            <w:rFonts w:hint="eastAsia"/>
            <w:noProof/>
          </w:rPr>
          <w:t>国内外研究现状</w:t>
        </w:r>
        <w:r w:rsidR="00B33A3F">
          <w:rPr>
            <w:noProof/>
            <w:webHidden/>
          </w:rPr>
          <w:tab/>
        </w:r>
        <w:r w:rsidR="00B33A3F">
          <w:rPr>
            <w:noProof/>
            <w:webHidden/>
          </w:rPr>
          <w:fldChar w:fldCharType="begin"/>
        </w:r>
        <w:r w:rsidR="00B33A3F">
          <w:rPr>
            <w:noProof/>
            <w:webHidden/>
          </w:rPr>
          <w:instrText xml:space="preserve"> PAGEREF _Toc430716779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67DD9C94" w14:textId="77777777" w:rsidR="00B33A3F" w:rsidRDefault="00052A58">
      <w:pPr>
        <w:pStyle w:val="21"/>
        <w:tabs>
          <w:tab w:val="left" w:pos="960"/>
          <w:tab w:val="right" w:leader="dot" w:pos="8296"/>
        </w:tabs>
        <w:rPr>
          <w:rFonts w:cstheme="minorBidi"/>
          <w:noProof/>
          <w:kern w:val="2"/>
          <w:sz w:val="24"/>
          <w:szCs w:val="24"/>
        </w:rPr>
      </w:pPr>
      <w:hyperlink w:anchor="_Toc430716780" w:history="1">
        <w:r w:rsidR="00B33A3F" w:rsidRPr="00296BE8">
          <w:rPr>
            <w:rStyle w:val="a6"/>
            <w:noProof/>
          </w:rPr>
          <w:t>2.1</w:t>
        </w:r>
        <w:r w:rsidR="00B33A3F">
          <w:rPr>
            <w:rFonts w:cstheme="minorBidi"/>
            <w:noProof/>
            <w:kern w:val="2"/>
            <w:sz w:val="24"/>
            <w:szCs w:val="24"/>
          </w:rPr>
          <w:tab/>
        </w:r>
        <w:r w:rsidR="00B33A3F" w:rsidRPr="00296BE8">
          <w:rPr>
            <w:rStyle w:val="a6"/>
            <w:rFonts w:hint="eastAsia"/>
            <w:noProof/>
          </w:rPr>
          <w:t>流程模型</w:t>
        </w:r>
        <w:r w:rsidR="00B33A3F">
          <w:rPr>
            <w:noProof/>
            <w:webHidden/>
          </w:rPr>
          <w:tab/>
        </w:r>
        <w:r w:rsidR="00B33A3F">
          <w:rPr>
            <w:noProof/>
            <w:webHidden/>
          </w:rPr>
          <w:fldChar w:fldCharType="begin"/>
        </w:r>
        <w:r w:rsidR="00B33A3F">
          <w:rPr>
            <w:noProof/>
            <w:webHidden/>
          </w:rPr>
          <w:instrText xml:space="preserve"> PAGEREF _Toc430716780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3BCCD639" w14:textId="77777777" w:rsidR="00B33A3F" w:rsidRDefault="00052A58">
      <w:pPr>
        <w:pStyle w:val="31"/>
        <w:tabs>
          <w:tab w:val="left" w:pos="1200"/>
          <w:tab w:val="right" w:leader="dot" w:pos="8296"/>
        </w:tabs>
        <w:rPr>
          <w:rFonts w:cstheme="minorBidi"/>
          <w:noProof/>
          <w:kern w:val="2"/>
          <w:sz w:val="24"/>
          <w:szCs w:val="24"/>
        </w:rPr>
      </w:pPr>
      <w:hyperlink w:anchor="_Toc430716781" w:history="1">
        <w:r w:rsidR="00B33A3F" w:rsidRPr="00296BE8">
          <w:rPr>
            <w:rStyle w:val="a6"/>
            <w:noProof/>
          </w:rPr>
          <w:t>2.1.1</w:t>
        </w:r>
        <w:r w:rsidR="00B33A3F">
          <w:rPr>
            <w:rFonts w:cstheme="minorBidi"/>
            <w:noProof/>
            <w:kern w:val="2"/>
            <w:sz w:val="24"/>
            <w:szCs w:val="24"/>
          </w:rPr>
          <w:tab/>
        </w:r>
        <w:r w:rsidR="00B33A3F" w:rsidRPr="00296BE8">
          <w:rPr>
            <w:rStyle w:val="a6"/>
            <w:noProof/>
          </w:rPr>
          <w:t>Declarative</w:t>
        </w:r>
        <w:r w:rsidR="00B33A3F" w:rsidRPr="00296BE8">
          <w:rPr>
            <w:rStyle w:val="a6"/>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_Toc430716781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3C43173C" w14:textId="77777777" w:rsidR="00B33A3F" w:rsidRDefault="00052A58">
      <w:pPr>
        <w:pStyle w:val="31"/>
        <w:tabs>
          <w:tab w:val="left" w:pos="1200"/>
          <w:tab w:val="right" w:leader="dot" w:pos="8296"/>
        </w:tabs>
        <w:rPr>
          <w:rFonts w:cstheme="minorBidi"/>
          <w:noProof/>
          <w:kern w:val="2"/>
          <w:sz w:val="24"/>
          <w:szCs w:val="24"/>
        </w:rPr>
      </w:pPr>
      <w:hyperlink w:anchor="_Toc430716782" w:history="1">
        <w:r w:rsidR="00B33A3F" w:rsidRPr="00296BE8">
          <w:rPr>
            <w:rStyle w:val="a6"/>
            <w:noProof/>
          </w:rPr>
          <w:t>2.1.2</w:t>
        </w:r>
        <w:r w:rsidR="00B33A3F">
          <w:rPr>
            <w:rFonts w:cstheme="minorBidi"/>
            <w:noProof/>
            <w:kern w:val="2"/>
            <w:sz w:val="24"/>
            <w:szCs w:val="24"/>
          </w:rPr>
          <w:tab/>
        </w:r>
        <w:r w:rsidR="00B33A3F" w:rsidRPr="00296BE8">
          <w:rPr>
            <w:rStyle w:val="a6"/>
            <w:noProof/>
          </w:rPr>
          <w:t>Imperative</w:t>
        </w:r>
        <w:r w:rsidR="00B33A3F" w:rsidRPr="00296BE8">
          <w:rPr>
            <w:rStyle w:val="a6"/>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_Toc430716782 \h </w:instrText>
        </w:r>
        <w:r w:rsidR="00B33A3F">
          <w:rPr>
            <w:noProof/>
            <w:webHidden/>
          </w:rPr>
        </w:r>
        <w:r w:rsidR="00B33A3F">
          <w:rPr>
            <w:noProof/>
            <w:webHidden/>
          </w:rPr>
          <w:fldChar w:fldCharType="separate"/>
        </w:r>
        <w:r w:rsidR="00B33A3F">
          <w:rPr>
            <w:noProof/>
            <w:webHidden/>
          </w:rPr>
          <w:t>6</w:t>
        </w:r>
        <w:r w:rsidR="00B33A3F">
          <w:rPr>
            <w:noProof/>
            <w:webHidden/>
          </w:rPr>
          <w:fldChar w:fldCharType="end"/>
        </w:r>
      </w:hyperlink>
    </w:p>
    <w:p w14:paraId="74DF1A0E" w14:textId="77777777" w:rsidR="00B33A3F" w:rsidRDefault="00052A58">
      <w:pPr>
        <w:pStyle w:val="31"/>
        <w:tabs>
          <w:tab w:val="left" w:pos="1200"/>
          <w:tab w:val="right" w:leader="dot" w:pos="8296"/>
        </w:tabs>
        <w:rPr>
          <w:rFonts w:cstheme="minorBidi"/>
          <w:noProof/>
          <w:kern w:val="2"/>
          <w:sz w:val="24"/>
          <w:szCs w:val="24"/>
        </w:rPr>
      </w:pPr>
      <w:hyperlink w:anchor="_Toc430716783" w:history="1">
        <w:r w:rsidR="00B33A3F" w:rsidRPr="00296BE8">
          <w:rPr>
            <w:rStyle w:val="a6"/>
            <w:noProof/>
          </w:rPr>
          <w:t>2.1.3</w:t>
        </w:r>
        <w:r w:rsidR="00B33A3F">
          <w:rPr>
            <w:rFonts w:cstheme="minorBidi"/>
            <w:noProof/>
            <w:kern w:val="2"/>
            <w:sz w:val="24"/>
            <w:szCs w:val="24"/>
          </w:rPr>
          <w:tab/>
        </w:r>
        <w:r w:rsidR="00B33A3F" w:rsidRPr="00296BE8">
          <w:rPr>
            <w:rStyle w:val="a6"/>
            <w:noProof/>
          </w:rPr>
          <w:t>Hybrid</w:t>
        </w:r>
        <w:r w:rsidR="00B33A3F" w:rsidRPr="00296BE8">
          <w:rPr>
            <w:rStyle w:val="a6"/>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_Toc430716783 \h </w:instrText>
        </w:r>
        <w:r w:rsidR="00B33A3F">
          <w:rPr>
            <w:noProof/>
            <w:webHidden/>
          </w:rPr>
        </w:r>
        <w:r w:rsidR="00B33A3F">
          <w:rPr>
            <w:noProof/>
            <w:webHidden/>
          </w:rPr>
          <w:fldChar w:fldCharType="separate"/>
        </w:r>
        <w:r w:rsidR="00B33A3F">
          <w:rPr>
            <w:noProof/>
            <w:webHidden/>
          </w:rPr>
          <w:t>8</w:t>
        </w:r>
        <w:r w:rsidR="00B33A3F">
          <w:rPr>
            <w:noProof/>
            <w:webHidden/>
          </w:rPr>
          <w:fldChar w:fldCharType="end"/>
        </w:r>
      </w:hyperlink>
    </w:p>
    <w:p w14:paraId="2DF7934F" w14:textId="77777777" w:rsidR="00B33A3F" w:rsidRDefault="00052A58">
      <w:pPr>
        <w:pStyle w:val="21"/>
        <w:tabs>
          <w:tab w:val="left" w:pos="960"/>
          <w:tab w:val="right" w:leader="dot" w:pos="8296"/>
        </w:tabs>
        <w:rPr>
          <w:rFonts w:cstheme="minorBidi"/>
          <w:noProof/>
          <w:kern w:val="2"/>
          <w:sz w:val="24"/>
          <w:szCs w:val="24"/>
        </w:rPr>
      </w:pPr>
      <w:hyperlink w:anchor="_Toc430716784" w:history="1">
        <w:r w:rsidR="00B33A3F" w:rsidRPr="00296BE8">
          <w:rPr>
            <w:rStyle w:val="a6"/>
            <w:noProof/>
          </w:rPr>
          <w:t>2.2</w:t>
        </w:r>
        <w:r w:rsidR="00B33A3F">
          <w:rPr>
            <w:rFonts w:cstheme="minorBidi"/>
            <w:noProof/>
            <w:kern w:val="2"/>
            <w:sz w:val="24"/>
            <w:szCs w:val="24"/>
          </w:rPr>
          <w:tab/>
        </w:r>
        <w:r w:rsidR="00B33A3F" w:rsidRPr="00296BE8">
          <w:rPr>
            <w:rStyle w:val="a6"/>
            <w:rFonts w:hint="eastAsia"/>
            <w:noProof/>
          </w:rPr>
          <w:t>符合性检测</w:t>
        </w:r>
        <w:r w:rsidR="00B33A3F">
          <w:rPr>
            <w:noProof/>
            <w:webHidden/>
          </w:rPr>
          <w:tab/>
        </w:r>
        <w:r w:rsidR="00B33A3F">
          <w:rPr>
            <w:noProof/>
            <w:webHidden/>
          </w:rPr>
          <w:fldChar w:fldCharType="begin"/>
        </w:r>
        <w:r w:rsidR="00B33A3F">
          <w:rPr>
            <w:noProof/>
            <w:webHidden/>
          </w:rPr>
          <w:instrText xml:space="preserve"> PAGEREF _Toc430716784 \h </w:instrText>
        </w:r>
        <w:r w:rsidR="00B33A3F">
          <w:rPr>
            <w:noProof/>
            <w:webHidden/>
          </w:rPr>
        </w:r>
        <w:r w:rsidR="00B33A3F">
          <w:rPr>
            <w:noProof/>
            <w:webHidden/>
          </w:rPr>
          <w:fldChar w:fldCharType="separate"/>
        </w:r>
        <w:r w:rsidR="00B33A3F">
          <w:rPr>
            <w:noProof/>
            <w:webHidden/>
          </w:rPr>
          <w:t>9</w:t>
        </w:r>
        <w:r w:rsidR="00B33A3F">
          <w:rPr>
            <w:noProof/>
            <w:webHidden/>
          </w:rPr>
          <w:fldChar w:fldCharType="end"/>
        </w:r>
      </w:hyperlink>
    </w:p>
    <w:p w14:paraId="0DDAF9DF" w14:textId="77777777" w:rsidR="00B33A3F" w:rsidRDefault="00052A58">
      <w:pPr>
        <w:pStyle w:val="31"/>
        <w:tabs>
          <w:tab w:val="left" w:pos="1200"/>
          <w:tab w:val="right" w:leader="dot" w:pos="8296"/>
        </w:tabs>
        <w:rPr>
          <w:rFonts w:cstheme="minorBidi"/>
          <w:noProof/>
          <w:kern w:val="2"/>
          <w:sz w:val="24"/>
          <w:szCs w:val="24"/>
        </w:rPr>
      </w:pPr>
      <w:hyperlink w:anchor="_Toc430716785" w:history="1">
        <w:r w:rsidR="00B33A3F" w:rsidRPr="00296BE8">
          <w:rPr>
            <w:rStyle w:val="a6"/>
            <w:noProof/>
          </w:rPr>
          <w:t>2.2.1</w:t>
        </w:r>
        <w:r w:rsidR="00B33A3F">
          <w:rPr>
            <w:rFonts w:cstheme="minorBidi"/>
            <w:noProof/>
            <w:kern w:val="2"/>
            <w:sz w:val="24"/>
            <w:szCs w:val="24"/>
          </w:rPr>
          <w:tab/>
        </w:r>
        <w:r w:rsidR="00B33A3F" w:rsidRPr="00296BE8">
          <w:rPr>
            <w:rStyle w:val="a6"/>
            <w:rFonts w:hint="eastAsia"/>
            <w:noProof/>
          </w:rPr>
          <w:t>度量维度</w:t>
        </w:r>
        <w:r w:rsidR="00B33A3F">
          <w:rPr>
            <w:noProof/>
            <w:webHidden/>
          </w:rPr>
          <w:tab/>
        </w:r>
        <w:r w:rsidR="00B33A3F">
          <w:rPr>
            <w:noProof/>
            <w:webHidden/>
          </w:rPr>
          <w:fldChar w:fldCharType="begin"/>
        </w:r>
        <w:r w:rsidR="00B33A3F">
          <w:rPr>
            <w:noProof/>
            <w:webHidden/>
          </w:rPr>
          <w:instrText xml:space="preserve"> PAGEREF _Toc430716785 \h </w:instrText>
        </w:r>
        <w:r w:rsidR="00B33A3F">
          <w:rPr>
            <w:noProof/>
            <w:webHidden/>
          </w:rPr>
        </w:r>
        <w:r w:rsidR="00B33A3F">
          <w:rPr>
            <w:noProof/>
            <w:webHidden/>
          </w:rPr>
          <w:fldChar w:fldCharType="separate"/>
        </w:r>
        <w:r w:rsidR="00B33A3F">
          <w:rPr>
            <w:noProof/>
            <w:webHidden/>
          </w:rPr>
          <w:t>9</w:t>
        </w:r>
        <w:r w:rsidR="00B33A3F">
          <w:rPr>
            <w:noProof/>
            <w:webHidden/>
          </w:rPr>
          <w:fldChar w:fldCharType="end"/>
        </w:r>
      </w:hyperlink>
    </w:p>
    <w:p w14:paraId="24B08E05" w14:textId="77777777" w:rsidR="00B33A3F" w:rsidRDefault="00052A58">
      <w:pPr>
        <w:pStyle w:val="31"/>
        <w:tabs>
          <w:tab w:val="left" w:pos="1200"/>
          <w:tab w:val="right" w:leader="dot" w:pos="8296"/>
        </w:tabs>
        <w:rPr>
          <w:rFonts w:cstheme="minorBidi"/>
          <w:noProof/>
          <w:kern w:val="2"/>
          <w:sz w:val="24"/>
          <w:szCs w:val="24"/>
        </w:rPr>
      </w:pPr>
      <w:hyperlink w:anchor="_Toc430716786" w:history="1">
        <w:r w:rsidR="00B33A3F" w:rsidRPr="00296BE8">
          <w:rPr>
            <w:rStyle w:val="a6"/>
            <w:noProof/>
          </w:rPr>
          <w:t>2.2.2</w:t>
        </w:r>
        <w:r w:rsidR="00B33A3F">
          <w:rPr>
            <w:rFonts w:cstheme="minorBidi"/>
            <w:noProof/>
            <w:kern w:val="2"/>
            <w:sz w:val="24"/>
            <w:szCs w:val="24"/>
          </w:rPr>
          <w:tab/>
        </w:r>
        <w:r w:rsidR="00B33A3F" w:rsidRPr="00296BE8">
          <w:rPr>
            <w:rStyle w:val="a6"/>
            <w:rFonts w:hint="eastAsia"/>
            <w:noProof/>
          </w:rPr>
          <w:t>符合性检测方法</w:t>
        </w:r>
        <w:r w:rsidR="00B33A3F">
          <w:rPr>
            <w:noProof/>
            <w:webHidden/>
          </w:rPr>
          <w:tab/>
        </w:r>
        <w:r w:rsidR="00B33A3F">
          <w:rPr>
            <w:noProof/>
            <w:webHidden/>
          </w:rPr>
          <w:fldChar w:fldCharType="begin"/>
        </w:r>
        <w:r w:rsidR="00B33A3F">
          <w:rPr>
            <w:noProof/>
            <w:webHidden/>
          </w:rPr>
          <w:instrText xml:space="preserve"> PAGEREF _Toc430716786 \h </w:instrText>
        </w:r>
        <w:r w:rsidR="00B33A3F">
          <w:rPr>
            <w:noProof/>
            <w:webHidden/>
          </w:rPr>
        </w:r>
        <w:r w:rsidR="00B33A3F">
          <w:rPr>
            <w:noProof/>
            <w:webHidden/>
          </w:rPr>
          <w:fldChar w:fldCharType="separate"/>
        </w:r>
        <w:r w:rsidR="00B33A3F">
          <w:rPr>
            <w:noProof/>
            <w:webHidden/>
          </w:rPr>
          <w:t>12</w:t>
        </w:r>
        <w:r w:rsidR="00B33A3F">
          <w:rPr>
            <w:noProof/>
            <w:webHidden/>
          </w:rPr>
          <w:fldChar w:fldCharType="end"/>
        </w:r>
      </w:hyperlink>
    </w:p>
    <w:p w14:paraId="24451D86" w14:textId="77777777" w:rsidR="00B33A3F" w:rsidRDefault="00052A58">
      <w:pPr>
        <w:pStyle w:val="21"/>
        <w:tabs>
          <w:tab w:val="left" w:pos="960"/>
          <w:tab w:val="right" w:leader="dot" w:pos="8296"/>
        </w:tabs>
        <w:rPr>
          <w:rFonts w:cstheme="minorBidi"/>
          <w:noProof/>
          <w:kern w:val="2"/>
          <w:sz w:val="24"/>
          <w:szCs w:val="24"/>
        </w:rPr>
      </w:pPr>
      <w:hyperlink w:anchor="_Toc430716787" w:history="1">
        <w:r w:rsidR="00B33A3F" w:rsidRPr="00296BE8">
          <w:rPr>
            <w:rStyle w:val="a6"/>
            <w:noProof/>
          </w:rPr>
          <w:t>2.3</w:t>
        </w:r>
        <w:r w:rsidR="00B33A3F">
          <w:rPr>
            <w:rFonts w:cstheme="minorBidi"/>
            <w:noProof/>
            <w:kern w:val="2"/>
            <w:sz w:val="24"/>
            <w:szCs w:val="24"/>
          </w:rPr>
          <w:tab/>
        </w:r>
        <w:r w:rsidR="00B33A3F" w:rsidRPr="00296BE8">
          <w:rPr>
            <w:rStyle w:val="a6"/>
            <w:rFonts w:hint="eastAsia"/>
            <w:noProof/>
          </w:rPr>
          <w:t>展开技术</w:t>
        </w:r>
        <w:r w:rsidR="00B33A3F">
          <w:rPr>
            <w:noProof/>
            <w:webHidden/>
          </w:rPr>
          <w:tab/>
        </w:r>
        <w:r w:rsidR="00B33A3F">
          <w:rPr>
            <w:noProof/>
            <w:webHidden/>
          </w:rPr>
          <w:fldChar w:fldCharType="begin"/>
        </w:r>
        <w:r w:rsidR="00B33A3F">
          <w:rPr>
            <w:noProof/>
            <w:webHidden/>
          </w:rPr>
          <w:instrText xml:space="preserve"> PAGEREF _Toc430716787 \h </w:instrText>
        </w:r>
        <w:r w:rsidR="00B33A3F">
          <w:rPr>
            <w:noProof/>
            <w:webHidden/>
          </w:rPr>
        </w:r>
        <w:r w:rsidR="00B33A3F">
          <w:rPr>
            <w:noProof/>
            <w:webHidden/>
          </w:rPr>
          <w:fldChar w:fldCharType="separate"/>
        </w:r>
        <w:r w:rsidR="00B33A3F">
          <w:rPr>
            <w:noProof/>
            <w:webHidden/>
          </w:rPr>
          <w:t>13</w:t>
        </w:r>
        <w:r w:rsidR="00B33A3F">
          <w:rPr>
            <w:noProof/>
            <w:webHidden/>
          </w:rPr>
          <w:fldChar w:fldCharType="end"/>
        </w:r>
      </w:hyperlink>
    </w:p>
    <w:p w14:paraId="0A8A7101" w14:textId="77777777" w:rsidR="00B33A3F" w:rsidRDefault="00052A58">
      <w:pPr>
        <w:pStyle w:val="31"/>
        <w:tabs>
          <w:tab w:val="left" w:pos="1200"/>
          <w:tab w:val="right" w:leader="dot" w:pos="8296"/>
        </w:tabs>
        <w:rPr>
          <w:rFonts w:cstheme="minorBidi"/>
          <w:noProof/>
          <w:kern w:val="2"/>
          <w:sz w:val="24"/>
          <w:szCs w:val="24"/>
        </w:rPr>
      </w:pPr>
      <w:hyperlink w:anchor="_Toc430716788" w:history="1">
        <w:r w:rsidR="00B33A3F" w:rsidRPr="00296BE8">
          <w:rPr>
            <w:rStyle w:val="a6"/>
            <w:noProof/>
          </w:rPr>
          <w:t>2.3.1</w:t>
        </w:r>
        <w:r w:rsidR="00B33A3F">
          <w:rPr>
            <w:rFonts w:cstheme="minorBidi"/>
            <w:noProof/>
            <w:kern w:val="2"/>
            <w:sz w:val="24"/>
            <w:szCs w:val="24"/>
          </w:rPr>
          <w:tab/>
        </w:r>
        <w:r w:rsidR="00B33A3F" w:rsidRPr="00296BE8">
          <w:rPr>
            <w:rStyle w:val="a6"/>
            <w:rFonts w:hint="eastAsia"/>
            <w:noProof/>
          </w:rPr>
          <w:t>分支流程</w:t>
        </w:r>
        <w:r w:rsidR="00B33A3F">
          <w:rPr>
            <w:noProof/>
            <w:webHidden/>
          </w:rPr>
          <w:tab/>
        </w:r>
        <w:r w:rsidR="00B33A3F">
          <w:rPr>
            <w:noProof/>
            <w:webHidden/>
          </w:rPr>
          <w:fldChar w:fldCharType="begin"/>
        </w:r>
        <w:r w:rsidR="00B33A3F">
          <w:rPr>
            <w:noProof/>
            <w:webHidden/>
          </w:rPr>
          <w:instrText xml:space="preserve"> PAGEREF _Toc430716788 \h </w:instrText>
        </w:r>
        <w:r w:rsidR="00B33A3F">
          <w:rPr>
            <w:noProof/>
            <w:webHidden/>
          </w:rPr>
        </w:r>
        <w:r w:rsidR="00B33A3F">
          <w:rPr>
            <w:noProof/>
            <w:webHidden/>
          </w:rPr>
          <w:fldChar w:fldCharType="separate"/>
        </w:r>
        <w:r w:rsidR="00B33A3F">
          <w:rPr>
            <w:noProof/>
            <w:webHidden/>
          </w:rPr>
          <w:t>13</w:t>
        </w:r>
        <w:r w:rsidR="00B33A3F">
          <w:rPr>
            <w:noProof/>
            <w:webHidden/>
          </w:rPr>
          <w:fldChar w:fldCharType="end"/>
        </w:r>
      </w:hyperlink>
    </w:p>
    <w:p w14:paraId="7C1DE63C" w14:textId="77777777" w:rsidR="00B33A3F" w:rsidRDefault="00052A58">
      <w:pPr>
        <w:pStyle w:val="31"/>
        <w:tabs>
          <w:tab w:val="left" w:pos="1200"/>
          <w:tab w:val="right" w:leader="dot" w:pos="8296"/>
        </w:tabs>
        <w:rPr>
          <w:rFonts w:cstheme="minorBidi"/>
          <w:noProof/>
          <w:kern w:val="2"/>
          <w:sz w:val="24"/>
          <w:szCs w:val="24"/>
        </w:rPr>
      </w:pPr>
      <w:hyperlink w:anchor="_Toc430716789" w:history="1">
        <w:r w:rsidR="00B33A3F" w:rsidRPr="00296BE8">
          <w:rPr>
            <w:rStyle w:val="a6"/>
            <w:noProof/>
          </w:rPr>
          <w:t>2.3.2</w:t>
        </w:r>
        <w:r w:rsidR="00B33A3F">
          <w:rPr>
            <w:rFonts w:cstheme="minorBidi"/>
            <w:noProof/>
            <w:kern w:val="2"/>
            <w:sz w:val="24"/>
            <w:szCs w:val="24"/>
          </w:rPr>
          <w:tab/>
        </w:r>
        <w:r w:rsidR="00B33A3F" w:rsidRPr="00296BE8">
          <w:rPr>
            <w:rStyle w:val="a6"/>
            <w:rFonts w:hint="eastAsia"/>
            <w:noProof/>
          </w:rPr>
          <w:t>完全有限前缀</w:t>
        </w:r>
        <w:r w:rsidR="00B33A3F">
          <w:rPr>
            <w:noProof/>
            <w:webHidden/>
          </w:rPr>
          <w:tab/>
        </w:r>
        <w:r w:rsidR="00B33A3F">
          <w:rPr>
            <w:noProof/>
            <w:webHidden/>
          </w:rPr>
          <w:fldChar w:fldCharType="begin"/>
        </w:r>
        <w:r w:rsidR="00B33A3F">
          <w:rPr>
            <w:noProof/>
            <w:webHidden/>
          </w:rPr>
          <w:instrText xml:space="preserve"> PAGEREF _Toc430716789 \h </w:instrText>
        </w:r>
        <w:r w:rsidR="00B33A3F">
          <w:rPr>
            <w:noProof/>
            <w:webHidden/>
          </w:rPr>
        </w:r>
        <w:r w:rsidR="00B33A3F">
          <w:rPr>
            <w:noProof/>
            <w:webHidden/>
          </w:rPr>
          <w:fldChar w:fldCharType="separate"/>
        </w:r>
        <w:r w:rsidR="00B33A3F">
          <w:rPr>
            <w:noProof/>
            <w:webHidden/>
          </w:rPr>
          <w:t>14</w:t>
        </w:r>
        <w:r w:rsidR="00B33A3F">
          <w:rPr>
            <w:noProof/>
            <w:webHidden/>
          </w:rPr>
          <w:fldChar w:fldCharType="end"/>
        </w:r>
      </w:hyperlink>
    </w:p>
    <w:p w14:paraId="221698D0" w14:textId="77777777" w:rsidR="00B33A3F" w:rsidRDefault="00052A58">
      <w:pPr>
        <w:pStyle w:val="21"/>
        <w:tabs>
          <w:tab w:val="left" w:pos="960"/>
          <w:tab w:val="right" w:leader="dot" w:pos="8296"/>
        </w:tabs>
        <w:rPr>
          <w:rFonts w:cstheme="minorBidi"/>
          <w:noProof/>
          <w:kern w:val="2"/>
          <w:sz w:val="24"/>
          <w:szCs w:val="24"/>
        </w:rPr>
      </w:pPr>
      <w:hyperlink w:anchor="_Toc430716790" w:history="1">
        <w:r w:rsidR="00B33A3F" w:rsidRPr="00296BE8">
          <w:rPr>
            <w:rStyle w:val="a6"/>
            <w:noProof/>
          </w:rPr>
          <w:t>2.4</w:t>
        </w:r>
        <w:r w:rsidR="00B33A3F">
          <w:rPr>
            <w:rFonts w:cstheme="minorBidi"/>
            <w:noProof/>
            <w:kern w:val="2"/>
            <w:sz w:val="24"/>
            <w:szCs w:val="24"/>
          </w:rPr>
          <w:tab/>
        </w:r>
        <w:r w:rsidR="00B33A3F" w:rsidRPr="00296BE8">
          <w:rPr>
            <w:rStyle w:val="a6"/>
            <w:rFonts w:hint="eastAsia"/>
            <w:noProof/>
          </w:rPr>
          <w:t>日志与模型修复</w:t>
        </w:r>
        <w:r w:rsidR="00B33A3F">
          <w:rPr>
            <w:noProof/>
            <w:webHidden/>
          </w:rPr>
          <w:tab/>
        </w:r>
        <w:r w:rsidR="00B33A3F">
          <w:rPr>
            <w:noProof/>
            <w:webHidden/>
          </w:rPr>
          <w:fldChar w:fldCharType="begin"/>
        </w:r>
        <w:r w:rsidR="00B33A3F">
          <w:rPr>
            <w:noProof/>
            <w:webHidden/>
          </w:rPr>
          <w:instrText xml:space="preserve"> PAGEREF _Toc430716790 \h </w:instrText>
        </w:r>
        <w:r w:rsidR="00B33A3F">
          <w:rPr>
            <w:noProof/>
            <w:webHidden/>
          </w:rPr>
        </w:r>
        <w:r w:rsidR="00B33A3F">
          <w:rPr>
            <w:noProof/>
            <w:webHidden/>
          </w:rPr>
          <w:fldChar w:fldCharType="separate"/>
        </w:r>
        <w:r w:rsidR="00B33A3F">
          <w:rPr>
            <w:noProof/>
            <w:webHidden/>
          </w:rPr>
          <w:t>15</w:t>
        </w:r>
        <w:r w:rsidR="00B33A3F">
          <w:rPr>
            <w:noProof/>
            <w:webHidden/>
          </w:rPr>
          <w:fldChar w:fldCharType="end"/>
        </w:r>
      </w:hyperlink>
    </w:p>
    <w:p w14:paraId="57F137B5" w14:textId="77777777" w:rsidR="00B33A3F" w:rsidRDefault="00052A58">
      <w:pPr>
        <w:pStyle w:val="31"/>
        <w:tabs>
          <w:tab w:val="left" w:pos="1200"/>
          <w:tab w:val="right" w:leader="dot" w:pos="8296"/>
        </w:tabs>
        <w:rPr>
          <w:rFonts w:cstheme="minorBidi"/>
          <w:noProof/>
          <w:kern w:val="2"/>
          <w:sz w:val="24"/>
          <w:szCs w:val="24"/>
        </w:rPr>
      </w:pPr>
      <w:hyperlink w:anchor="_Toc430716791" w:history="1">
        <w:r w:rsidR="00B33A3F" w:rsidRPr="00296BE8">
          <w:rPr>
            <w:rStyle w:val="a6"/>
            <w:noProof/>
          </w:rPr>
          <w:t>2.4.1</w:t>
        </w:r>
        <w:r w:rsidR="00B33A3F">
          <w:rPr>
            <w:rFonts w:cstheme="minorBidi"/>
            <w:noProof/>
            <w:kern w:val="2"/>
            <w:sz w:val="24"/>
            <w:szCs w:val="24"/>
          </w:rPr>
          <w:tab/>
        </w:r>
        <w:r w:rsidR="00B33A3F" w:rsidRPr="00296BE8">
          <w:rPr>
            <w:rStyle w:val="a6"/>
            <w:rFonts w:hint="eastAsia"/>
            <w:noProof/>
          </w:rPr>
          <w:t>基于控制流的日志模型修复</w:t>
        </w:r>
        <w:r w:rsidR="00B33A3F">
          <w:rPr>
            <w:noProof/>
            <w:webHidden/>
          </w:rPr>
          <w:tab/>
        </w:r>
        <w:r w:rsidR="00B33A3F">
          <w:rPr>
            <w:noProof/>
            <w:webHidden/>
          </w:rPr>
          <w:fldChar w:fldCharType="begin"/>
        </w:r>
        <w:r w:rsidR="00B33A3F">
          <w:rPr>
            <w:noProof/>
            <w:webHidden/>
          </w:rPr>
          <w:instrText xml:space="preserve"> PAGEREF _Toc430716791 \h </w:instrText>
        </w:r>
        <w:r w:rsidR="00B33A3F">
          <w:rPr>
            <w:noProof/>
            <w:webHidden/>
          </w:rPr>
        </w:r>
        <w:r w:rsidR="00B33A3F">
          <w:rPr>
            <w:noProof/>
            <w:webHidden/>
          </w:rPr>
          <w:fldChar w:fldCharType="separate"/>
        </w:r>
        <w:r w:rsidR="00B33A3F">
          <w:rPr>
            <w:noProof/>
            <w:webHidden/>
          </w:rPr>
          <w:t>15</w:t>
        </w:r>
        <w:r w:rsidR="00B33A3F">
          <w:rPr>
            <w:noProof/>
            <w:webHidden/>
          </w:rPr>
          <w:fldChar w:fldCharType="end"/>
        </w:r>
      </w:hyperlink>
    </w:p>
    <w:p w14:paraId="5BF2F3EB" w14:textId="77777777" w:rsidR="00B33A3F" w:rsidRDefault="00052A58">
      <w:pPr>
        <w:pStyle w:val="31"/>
        <w:tabs>
          <w:tab w:val="left" w:pos="1200"/>
          <w:tab w:val="right" w:leader="dot" w:pos="8296"/>
        </w:tabs>
        <w:rPr>
          <w:rFonts w:cstheme="minorBidi"/>
          <w:noProof/>
          <w:kern w:val="2"/>
          <w:sz w:val="24"/>
          <w:szCs w:val="24"/>
        </w:rPr>
      </w:pPr>
      <w:hyperlink w:anchor="_Toc430716792" w:history="1">
        <w:r w:rsidR="00B33A3F" w:rsidRPr="00296BE8">
          <w:rPr>
            <w:rStyle w:val="a6"/>
            <w:noProof/>
          </w:rPr>
          <w:t>2.4.2</w:t>
        </w:r>
        <w:r w:rsidR="00B33A3F">
          <w:rPr>
            <w:rFonts w:cstheme="minorBidi"/>
            <w:noProof/>
            <w:kern w:val="2"/>
            <w:sz w:val="24"/>
            <w:szCs w:val="24"/>
          </w:rPr>
          <w:tab/>
        </w:r>
        <w:r w:rsidR="00B33A3F" w:rsidRPr="00296BE8">
          <w:rPr>
            <w:rStyle w:val="a6"/>
            <w:rFonts w:hint="eastAsia"/>
            <w:noProof/>
          </w:rPr>
          <w:t>基于多维度的日志模型修复</w:t>
        </w:r>
        <w:r w:rsidR="00B33A3F">
          <w:rPr>
            <w:noProof/>
            <w:webHidden/>
          </w:rPr>
          <w:tab/>
        </w:r>
        <w:r w:rsidR="00B33A3F">
          <w:rPr>
            <w:noProof/>
            <w:webHidden/>
          </w:rPr>
          <w:fldChar w:fldCharType="begin"/>
        </w:r>
        <w:r w:rsidR="00B33A3F">
          <w:rPr>
            <w:noProof/>
            <w:webHidden/>
          </w:rPr>
          <w:instrText xml:space="preserve"> PAGEREF _Toc430716792 \h </w:instrText>
        </w:r>
        <w:r w:rsidR="00B33A3F">
          <w:rPr>
            <w:noProof/>
            <w:webHidden/>
          </w:rPr>
        </w:r>
        <w:r w:rsidR="00B33A3F">
          <w:rPr>
            <w:noProof/>
            <w:webHidden/>
          </w:rPr>
          <w:fldChar w:fldCharType="separate"/>
        </w:r>
        <w:r w:rsidR="00B33A3F">
          <w:rPr>
            <w:noProof/>
            <w:webHidden/>
          </w:rPr>
          <w:t>17</w:t>
        </w:r>
        <w:r w:rsidR="00B33A3F">
          <w:rPr>
            <w:noProof/>
            <w:webHidden/>
          </w:rPr>
          <w:fldChar w:fldCharType="end"/>
        </w:r>
      </w:hyperlink>
    </w:p>
    <w:p w14:paraId="12845E0F" w14:textId="77777777" w:rsidR="00B33A3F" w:rsidRDefault="00052A58">
      <w:pPr>
        <w:pStyle w:val="31"/>
        <w:tabs>
          <w:tab w:val="left" w:pos="1200"/>
          <w:tab w:val="right" w:leader="dot" w:pos="8296"/>
        </w:tabs>
        <w:rPr>
          <w:rFonts w:cstheme="minorBidi"/>
          <w:noProof/>
          <w:kern w:val="2"/>
          <w:sz w:val="24"/>
          <w:szCs w:val="24"/>
        </w:rPr>
      </w:pPr>
      <w:hyperlink w:anchor="_Toc430716793" w:history="1">
        <w:r w:rsidR="00B33A3F" w:rsidRPr="00296BE8">
          <w:rPr>
            <w:rStyle w:val="a6"/>
            <w:noProof/>
          </w:rPr>
          <w:t>2.4.3</w:t>
        </w:r>
        <w:r w:rsidR="00B33A3F">
          <w:rPr>
            <w:rFonts w:cstheme="minorBidi"/>
            <w:noProof/>
            <w:kern w:val="2"/>
            <w:sz w:val="24"/>
            <w:szCs w:val="24"/>
          </w:rPr>
          <w:tab/>
        </w:r>
        <w:r w:rsidR="00B33A3F" w:rsidRPr="00296BE8">
          <w:rPr>
            <w:rStyle w:val="a6"/>
            <w:rFonts w:hint="eastAsia"/>
            <w:noProof/>
          </w:rPr>
          <w:t>小结</w:t>
        </w:r>
        <w:r w:rsidR="00B33A3F">
          <w:rPr>
            <w:noProof/>
            <w:webHidden/>
          </w:rPr>
          <w:tab/>
        </w:r>
        <w:r w:rsidR="00B33A3F">
          <w:rPr>
            <w:noProof/>
            <w:webHidden/>
          </w:rPr>
          <w:fldChar w:fldCharType="begin"/>
        </w:r>
        <w:r w:rsidR="00B33A3F">
          <w:rPr>
            <w:noProof/>
            <w:webHidden/>
          </w:rPr>
          <w:instrText xml:space="preserve"> PAGEREF _Toc430716793 \h </w:instrText>
        </w:r>
        <w:r w:rsidR="00B33A3F">
          <w:rPr>
            <w:noProof/>
            <w:webHidden/>
          </w:rPr>
        </w:r>
        <w:r w:rsidR="00B33A3F">
          <w:rPr>
            <w:noProof/>
            <w:webHidden/>
          </w:rPr>
          <w:fldChar w:fldCharType="separate"/>
        </w:r>
        <w:r w:rsidR="00B33A3F">
          <w:rPr>
            <w:noProof/>
            <w:webHidden/>
          </w:rPr>
          <w:t>18</w:t>
        </w:r>
        <w:r w:rsidR="00B33A3F">
          <w:rPr>
            <w:noProof/>
            <w:webHidden/>
          </w:rPr>
          <w:fldChar w:fldCharType="end"/>
        </w:r>
      </w:hyperlink>
    </w:p>
    <w:p w14:paraId="7B191733" w14:textId="77777777" w:rsidR="00B33A3F" w:rsidRDefault="00052A58">
      <w:pPr>
        <w:pStyle w:val="11"/>
        <w:rPr>
          <w:rFonts w:cstheme="minorBidi"/>
          <w:noProof/>
          <w:kern w:val="2"/>
          <w:sz w:val="24"/>
          <w:szCs w:val="24"/>
        </w:rPr>
      </w:pPr>
      <w:hyperlink w:anchor="_Toc430716794" w:history="1">
        <w:r w:rsidR="00B33A3F" w:rsidRPr="00296BE8">
          <w:rPr>
            <w:rStyle w:val="a6"/>
            <w:noProof/>
          </w:rPr>
          <w:t>3</w:t>
        </w:r>
        <w:r w:rsidR="00B33A3F">
          <w:rPr>
            <w:rFonts w:cstheme="minorBidi"/>
            <w:noProof/>
            <w:kern w:val="2"/>
            <w:sz w:val="24"/>
            <w:szCs w:val="24"/>
          </w:rPr>
          <w:tab/>
        </w:r>
        <w:r w:rsidR="00B33A3F" w:rsidRPr="00296BE8">
          <w:rPr>
            <w:rStyle w:val="a6"/>
            <w:rFonts w:hint="eastAsia"/>
            <w:noProof/>
          </w:rPr>
          <w:t>研究内容</w:t>
        </w:r>
        <w:r w:rsidR="00B33A3F">
          <w:rPr>
            <w:noProof/>
            <w:webHidden/>
          </w:rPr>
          <w:tab/>
        </w:r>
        <w:r w:rsidR="00B33A3F">
          <w:rPr>
            <w:noProof/>
            <w:webHidden/>
          </w:rPr>
          <w:fldChar w:fldCharType="begin"/>
        </w:r>
        <w:r w:rsidR="00B33A3F">
          <w:rPr>
            <w:noProof/>
            <w:webHidden/>
          </w:rPr>
          <w:instrText xml:space="preserve"> PAGEREF _Toc430716794 \h </w:instrText>
        </w:r>
        <w:r w:rsidR="00B33A3F">
          <w:rPr>
            <w:noProof/>
            <w:webHidden/>
          </w:rPr>
        </w:r>
        <w:r w:rsidR="00B33A3F">
          <w:rPr>
            <w:noProof/>
            <w:webHidden/>
          </w:rPr>
          <w:fldChar w:fldCharType="separate"/>
        </w:r>
        <w:r w:rsidR="00B33A3F">
          <w:rPr>
            <w:noProof/>
            <w:webHidden/>
          </w:rPr>
          <w:t>18</w:t>
        </w:r>
        <w:r w:rsidR="00B33A3F">
          <w:rPr>
            <w:noProof/>
            <w:webHidden/>
          </w:rPr>
          <w:fldChar w:fldCharType="end"/>
        </w:r>
      </w:hyperlink>
    </w:p>
    <w:p w14:paraId="0C9BF0BF" w14:textId="77777777" w:rsidR="00B33A3F" w:rsidRDefault="00052A58">
      <w:pPr>
        <w:pStyle w:val="21"/>
        <w:tabs>
          <w:tab w:val="left" w:pos="960"/>
          <w:tab w:val="right" w:leader="dot" w:pos="8296"/>
        </w:tabs>
        <w:rPr>
          <w:rFonts w:cstheme="minorBidi"/>
          <w:noProof/>
          <w:kern w:val="2"/>
          <w:sz w:val="24"/>
          <w:szCs w:val="24"/>
        </w:rPr>
      </w:pPr>
      <w:hyperlink w:anchor="_Toc430716795" w:history="1">
        <w:r w:rsidR="00B33A3F" w:rsidRPr="00296BE8">
          <w:rPr>
            <w:rStyle w:val="a6"/>
            <w:noProof/>
          </w:rPr>
          <w:t>3.1</w:t>
        </w:r>
        <w:r w:rsidR="00B33A3F">
          <w:rPr>
            <w:rFonts w:cstheme="minorBidi"/>
            <w:noProof/>
            <w:kern w:val="2"/>
            <w:sz w:val="24"/>
            <w:szCs w:val="24"/>
          </w:rPr>
          <w:tab/>
        </w:r>
        <w:r w:rsidR="00B33A3F" w:rsidRPr="00296BE8">
          <w:rPr>
            <w:rStyle w:val="a6"/>
            <w:rFonts w:hint="eastAsia"/>
            <w:noProof/>
          </w:rPr>
          <w:t>日志修复问题的形式化定义</w:t>
        </w:r>
        <w:r w:rsidR="00B33A3F">
          <w:rPr>
            <w:noProof/>
            <w:webHidden/>
          </w:rPr>
          <w:tab/>
        </w:r>
        <w:r w:rsidR="00B33A3F">
          <w:rPr>
            <w:noProof/>
            <w:webHidden/>
          </w:rPr>
          <w:fldChar w:fldCharType="begin"/>
        </w:r>
        <w:r w:rsidR="00B33A3F">
          <w:rPr>
            <w:noProof/>
            <w:webHidden/>
          </w:rPr>
          <w:instrText xml:space="preserve"> PAGEREF _Toc430716795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556F948B" w14:textId="77777777" w:rsidR="00B33A3F" w:rsidRDefault="00052A58">
      <w:pPr>
        <w:pStyle w:val="21"/>
        <w:tabs>
          <w:tab w:val="left" w:pos="960"/>
          <w:tab w:val="right" w:leader="dot" w:pos="8296"/>
        </w:tabs>
        <w:rPr>
          <w:rFonts w:cstheme="minorBidi"/>
          <w:noProof/>
          <w:kern w:val="2"/>
          <w:sz w:val="24"/>
          <w:szCs w:val="24"/>
        </w:rPr>
      </w:pPr>
      <w:hyperlink w:anchor="_Toc430716796" w:history="1">
        <w:r w:rsidR="00B33A3F" w:rsidRPr="00296BE8">
          <w:rPr>
            <w:rStyle w:val="a6"/>
            <w:noProof/>
          </w:rPr>
          <w:t>3.2</w:t>
        </w:r>
        <w:r w:rsidR="00B33A3F">
          <w:rPr>
            <w:rFonts w:cstheme="minorBidi"/>
            <w:noProof/>
            <w:kern w:val="2"/>
            <w:sz w:val="24"/>
            <w:szCs w:val="24"/>
          </w:rPr>
          <w:tab/>
        </w:r>
        <w:r w:rsidR="00B33A3F" w:rsidRPr="00296BE8">
          <w:rPr>
            <w:rStyle w:val="a6"/>
            <w:rFonts w:hint="eastAsia"/>
            <w:noProof/>
          </w:rPr>
          <w:t>日志修复问题的复杂性分析</w:t>
        </w:r>
        <w:r w:rsidR="00B33A3F">
          <w:rPr>
            <w:noProof/>
            <w:webHidden/>
          </w:rPr>
          <w:tab/>
        </w:r>
        <w:r w:rsidR="00B33A3F">
          <w:rPr>
            <w:noProof/>
            <w:webHidden/>
          </w:rPr>
          <w:fldChar w:fldCharType="begin"/>
        </w:r>
        <w:r w:rsidR="00B33A3F">
          <w:rPr>
            <w:noProof/>
            <w:webHidden/>
          </w:rPr>
          <w:instrText xml:space="preserve"> PAGEREF _Toc430716796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34A28B70" w14:textId="77777777" w:rsidR="00B33A3F" w:rsidRDefault="00052A58">
      <w:pPr>
        <w:pStyle w:val="21"/>
        <w:tabs>
          <w:tab w:val="left" w:pos="960"/>
          <w:tab w:val="right" w:leader="dot" w:pos="8296"/>
        </w:tabs>
        <w:rPr>
          <w:rFonts w:cstheme="minorBidi"/>
          <w:noProof/>
          <w:kern w:val="2"/>
          <w:sz w:val="24"/>
          <w:szCs w:val="24"/>
        </w:rPr>
      </w:pPr>
      <w:hyperlink w:anchor="_Toc430716797" w:history="1">
        <w:r w:rsidR="00B33A3F" w:rsidRPr="00296BE8">
          <w:rPr>
            <w:rStyle w:val="a6"/>
            <w:noProof/>
          </w:rPr>
          <w:t>3.3</w:t>
        </w:r>
        <w:r w:rsidR="00B33A3F">
          <w:rPr>
            <w:rFonts w:cstheme="minorBidi"/>
            <w:noProof/>
            <w:kern w:val="2"/>
            <w:sz w:val="24"/>
            <w:szCs w:val="24"/>
          </w:rPr>
          <w:tab/>
        </w:r>
        <w:r w:rsidR="00B33A3F" w:rsidRPr="00296BE8">
          <w:rPr>
            <w:rStyle w:val="a6"/>
            <w:rFonts w:hint="eastAsia"/>
            <w:noProof/>
          </w:rPr>
          <w:t>日志修复问题的多种解决方法</w:t>
        </w:r>
        <w:r w:rsidR="00B33A3F">
          <w:rPr>
            <w:noProof/>
            <w:webHidden/>
          </w:rPr>
          <w:tab/>
        </w:r>
        <w:r w:rsidR="00B33A3F">
          <w:rPr>
            <w:noProof/>
            <w:webHidden/>
          </w:rPr>
          <w:fldChar w:fldCharType="begin"/>
        </w:r>
        <w:r w:rsidR="00B33A3F">
          <w:rPr>
            <w:noProof/>
            <w:webHidden/>
          </w:rPr>
          <w:instrText xml:space="preserve"> PAGEREF _Toc430716797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5ACC1397" w14:textId="77777777" w:rsidR="00B33A3F" w:rsidRDefault="00052A58">
      <w:pPr>
        <w:pStyle w:val="21"/>
        <w:tabs>
          <w:tab w:val="left" w:pos="960"/>
          <w:tab w:val="right" w:leader="dot" w:pos="8296"/>
        </w:tabs>
        <w:rPr>
          <w:rFonts w:cstheme="minorBidi"/>
          <w:noProof/>
          <w:kern w:val="2"/>
          <w:sz w:val="24"/>
          <w:szCs w:val="24"/>
        </w:rPr>
      </w:pPr>
      <w:hyperlink w:anchor="_Toc430716798" w:history="1">
        <w:r w:rsidR="00B33A3F" w:rsidRPr="00296BE8">
          <w:rPr>
            <w:rStyle w:val="a6"/>
            <w:noProof/>
          </w:rPr>
          <w:t>3.4</w:t>
        </w:r>
        <w:r w:rsidR="00B33A3F">
          <w:rPr>
            <w:rFonts w:cstheme="minorBidi"/>
            <w:noProof/>
            <w:kern w:val="2"/>
            <w:sz w:val="24"/>
            <w:szCs w:val="24"/>
          </w:rPr>
          <w:tab/>
        </w:r>
        <w:r w:rsidR="00B33A3F" w:rsidRPr="00296BE8">
          <w:rPr>
            <w:rStyle w:val="a6"/>
            <w:rFonts w:hint="eastAsia"/>
            <w:noProof/>
          </w:rPr>
          <w:t>评估与对比算法结果与性能</w:t>
        </w:r>
        <w:r w:rsidR="00B33A3F">
          <w:rPr>
            <w:noProof/>
            <w:webHidden/>
          </w:rPr>
          <w:tab/>
        </w:r>
        <w:r w:rsidR="00B33A3F">
          <w:rPr>
            <w:noProof/>
            <w:webHidden/>
          </w:rPr>
          <w:fldChar w:fldCharType="begin"/>
        </w:r>
        <w:r w:rsidR="00B33A3F">
          <w:rPr>
            <w:noProof/>
            <w:webHidden/>
          </w:rPr>
          <w:instrText xml:space="preserve"> PAGEREF _Toc430716798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621861C5" w14:textId="77777777" w:rsidR="00B33A3F" w:rsidRDefault="00052A58">
      <w:pPr>
        <w:pStyle w:val="11"/>
        <w:rPr>
          <w:rFonts w:cstheme="minorBidi"/>
          <w:noProof/>
          <w:kern w:val="2"/>
          <w:sz w:val="24"/>
          <w:szCs w:val="24"/>
        </w:rPr>
      </w:pPr>
      <w:hyperlink w:anchor="_Toc430716799" w:history="1">
        <w:r w:rsidR="00B33A3F" w:rsidRPr="00296BE8">
          <w:rPr>
            <w:rStyle w:val="a6"/>
            <w:noProof/>
          </w:rPr>
          <w:t>4</w:t>
        </w:r>
        <w:r w:rsidR="00B33A3F">
          <w:rPr>
            <w:rFonts w:cstheme="minorBidi"/>
            <w:noProof/>
            <w:kern w:val="2"/>
            <w:sz w:val="24"/>
            <w:szCs w:val="24"/>
          </w:rPr>
          <w:tab/>
        </w:r>
        <w:r w:rsidR="00B33A3F" w:rsidRPr="00296BE8">
          <w:rPr>
            <w:rStyle w:val="a6"/>
            <w:rFonts w:hint="eastAsia"/>
            <w:noProof/>
          </w:rPr>
          <w:t>研究方案与技术路线</w:t>
        </w:r>
        <w:r w:rsidR="00B33A3F">
          <w:rPr>
            <w:noProof/>
            <w:webHidden/>
          </w:rPr>
          <w:tab/>
        </w:r>
        <w:r w:rsidR="00B33A3F">
          <w:rPr>
            <w:noProof/>
            <w:webHidden/>
          </w:rPr>
          <w:fldChar w:fldCharType="begin"/>
        </w:r>
        <w:r w:rsidR="00B33A3F">
          <w:rPr>
            <w:noProof/>
            <w:webHidden/>
          </w:rPr>
          <w:instrText xml:space="preserve"> PAGEREF _Toc430716799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5C6B9B35" w14:textId="77777777" w:rsidR="00B33A3F" w:rsidRDefault="00052A58">
      <w:pPr>
        <w:pStyle w:val="21"/>
        <w:tabs>
          <w:tab w:val="left" w:pos="960"/>
          <w:tab w:val="right" w:leader="dot" w:pos="8296"/>
        </w:tabs>
        <w:rPr>
          <w:rFonts w:cstheme="minorBidi"/>
          <w:noProof/>
          <w:kern w:val="2"/>
          <w:sz w:val="24"/>
          <w:szCs w:val="24"/>
        </w:rPr>
      </w:pPr>
      <w:hyperlink w:anchor="_Toc430716800" w:history="1">
        <w:r w:rsidR="00B33A3F" w:rsidRPr="00296BE8">
          <w:rPr>
            <w:rStyle w:val="a6"/>
            <w:noProof/>
          </w:rPr>
          <w:t>4.1</w:t>
        </w:r>
        <w:r w:rsidR="00B33A3F">
          <w:rPr>
            <w:rFonts w:cstheme="minorBidi"/>
            <w:noProof/>
            <w:kern w:val="2"/>
            <w:sz w:val="24"/>
            <w:szCs w:val="24"/>
          </w:rPr>
          <w:tab/>
        </w:r>
        <w:r w:rsidR="00B33A3F" w:rsidRPr="00296BE8">
          <w:rPr>
            <w:rStyle w:val="a6"/>
            <w:rFonts w:hint="eastAsia"/>
            <w:noProof/>
          </w:rPr>
          <w:t>问题的形式化定义</w:t>
        </w:r>
        <w:r w:rsidR="00B33A3F">
          <w:rPr>
            <w:noProof/>
            <w:webHidden/>
          </w:rPr>
          <w:tab/>
        </w:r>
        <w:r w:rsidR="00B33A3F">
          <w:rPr>
            <w:noProof/>
            <w:webHidden/>
          </w:rPr>
          <w:fldChar w:fldCharType="begin"/>
        </w:r>
        <w:r w:rsidR="00B33A3F">
          <w:rPr>
            <w:noProof/>
            <w:webHidden/>
          </w:rPr>
          <w:instrText xml:space="preserve"> PAGEREF _Toc430716800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272E1586" w14:textId="77777777" w:rsidR="00B33A3F" w:rsidRDefault="00052A58">
      <w:pPr>
        <w:pStyle w:val="21"/>
        <w:tabs>
          <w:tab w:val="left" w:pos="960"/>
          <w:tab w:val="right" w:leader="dot" w:pos="8296"/>
        </w:tabs>
        <w:rPr>
          <w:rFonts w:cstheme="minorBidi"/>
          <w:noProof/>
          <w:kern w:val="2"/>
          <w:sz w:val="24"/>
          <w:szCs w:val="24"/>
        </w:rPr>
      </w:pPr>
      <w:hyperlink w:anchor="_Toc430716801" w:history="1">
        <w:r w:rsidR="00B33A3F" w:rsidRPr="00296BE8">
          <w:rPr>
            <w:rStyle w:val="a6"/>
            <w:noProof/>
          </w:rPr>
          <w:t>4.2</w:t>
        </w:r>
        <w:r w:rsidR="00B33A3F">
          <w:rPr>
            <w:rFonts w:cstheme="minorBidi"/>
            <w:noProof/>
            <w:kern w:val="2"/>
            <w:sz w:val="24"/>
            <w:szCs w:val="24"/>
          </w:rPr>
          <w:tab/>
        </w:r>
        <w:r w:rsidR="00B33A3F" w:rsidRPr="00296BE8">
          <w:rPr>
            <w:rStyle w:val="a6"/>
            <w:rFonts w:hint="eastAsia"/>
            <w:noProof/>
          </w:rPr>
          <w:t>通过归约的方法来验证日志修复问题的复杂性</w:t>
        </w:r>
        <w:r w:rsidR="00B33A3F">
          <w:rPr>
            <w:noProof/>
            <w:webHidden/>
          </w:rPr>
          <w:tab/>
        </w:r>
        <w:r w:rsidR="00B33A3F">
          <w:rPr>
            <w:noProof/>
            <w:webHidden/>
          </w:rPr>
          <w:fldChar w:fldCharType="begin"/>
        </w:r>
        <w:r w:rsidR="00B33A3F">
          <w:rPr>
            <w:noProof/>
            <w:webHidden/>
          </w:rPr>
          <w:instrText xml:space="preserve"> PAGEREF _Toc430716801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2DFC8448" w14:textId="77777777" w:rsidR="00B33A3F" w:rsidRDefault="00052A58">
      <w:pPr>
        <w:pStyle w:val="21"/>
        <w:tabs>
          <w:tab w:val="left" w:pos="960"/>
          <w:tab w:val="right" w:leader="dot" w:pos="8296"/>
        </w:tabs>
        <w:rPr>
          <w:rFonts w:cstheme="minorBidi"/>
          <w:noProof/>
          <w:kern w:val="2"/>
          <w:sz w:val="24"/>
          <w:szCs w:val="24"/>
        </w:rPr>
      </w:pPr>
      <w:hyperlink w:anchor="_Toc430716802" w:history="1">
        <w:r w:rsidR="00B33A3F" w:rsidRPr="00296BE8">
          <w:rPr>
            <w:rStyle w:val="a6"/>
            <w:noProof/>
          </w:rPr>
          <w:t>4.3</w:t>
        </w:r>
        <w:r w:rsidR="00B33A3F">
          <w:rPr>
            <w:rFonts w:cstheme="minorBidi"/>
            <w:noProof/>
            <w:kern w:val="2"/>
            <w:sz w:val="24"/>
            <w:szCs w:val="24"/>
          </w:rPr>
          <w:tab/>
        </w:r>
        <w:r w:rsidR="00B33A3F" w:rsidRPr="00296BE8">
          <w:rPr>
            <w:rStyle w:val="a6"/>
            <w:rFonts w:hint="eastAsia"/>
            <w:noProof/>
          </w:rPr>
          <w:t>设计日志修复问题的多种解决方法</w:t>
        </w:r>
        <w:r w:rsidR="00B33A3F">
          <w:rPr>
            <w:noProof/>
            <w:webHidden/>
          </w:rPr>
          <w:tab/>
        </w:r>
        <w:r w:rsidR="00B33A3F">
          <w:rPr>
            <w:noProof/>
            <w:webHidden/>
          </w:rPr>
          <w:fldChar w:fldCharType="begin"/>
        </w:r>
        <w:r w:rsidR="00B33A3F">
          <w:rPr>
            <w:noProof/>
            <w:webHidden/>
          </w:rPr>
          <w:instrText xml:space="preserve"> PAGEREF _Toc430716802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4B6B8663" w14:textId="77777777" w:rsidR="00B33A3F" w:rsidRDefault="00052A58">
      <w:pPr>
        <w:pStyle w:val="31"/>
        <w:tabs>
          <w:tab w:val="left" w:pos="1200"/>
          <w:tab w:val="right" w:leader="dot" w:pos="8296"/>
        </w:tabs>
        <w:rPr>
          <w:rFonts w:cstheme="minorBidi"/>
          <w:noProof/>
          <w:kern w:val="2"/>
          <w:sz w:val="24"/>
          <w:szCs w:val="24"/>
        </w:rPr>
      </w:pPr>
      <w:hyperlink w:anchor="_Toc430716803" w:history="1">
        <w:r w:rsidR="00B33A3F" w:rsidRPr="00296BE8">
          <w:rPr>
            <w:rStyle w:val="a6"/>
            <w:noProof/>
          </w:rPr>
          <w:t>4.3.1</w:t>
        </w:r>
        <w:r w:rsidR="00B33A3F">
          <w:rPr>
            <w:rFonts w:cstheme="minorBidi"/>
            <w:noProof/>
            <w:kern w:val="2"/>
            <w:sz w:val="24"/>
            <w:szCs w:val="24"/>
          </w:rPr>
          <w:tab/>
        </w:r>
        <w:r w:rsidR="00B33A3F" w:rsidRPr="00296BE8">
          <w:rPr>
            <w:rStyle w:val="a6"/>
            <w:noProof/>
          </w:rPr>
          <w:t>A*</w:t>
        </w:r>
        <w:r w:rsidR="00B33A3F" w:rsidRPr="00296BE8">
          <w:rPr>
            <w:rStyle w:val="a6"/>
            <w:rFonts w:hint="eastAsia"/>
            <w:noProof/>
          </w:rPr>
          <w:t>算法设计</w:t>
        </w:r>
        <w:r w:rsidR="00B33A3F">
          <w:rPr>
            <w:noProof/>
            <w:webHidden/>
          </w:rPr>
          <w:tab/>
        </w:r>
        <w:r w:rsidR="00B33A3F">
          <w:rPr>
            <w:noProof/>
            <w:webHidden/>
          </w:rPr>
          <w:fldChar w:fldCharType="begin"/>
        </w:r>
        <w:r w:rsidR="00B33A3F">
          <w:rPr>
            <w:noProof/>
            <w:webHidden/>
          </w:rPr>
          <w:instrText xml:space="preserve"> PAGEREF _Toc430716803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770F61B2" w14:textId="77777777" w:rsidR="00B33A3F" w:rsidRDefault="00052A58">
      <w:pPr>
        <w:pStyle w:val="31"/>
        <w:tabs>
          <w:tab w:val="left" w:pos="1200"/>
          <w:tab w:val="right" w:leader="dot" w:pos="8296"/>
        </w:tabs>
        <w:rPr>
          <w:rFonts w:cstheme="minorBidi"/>
          <w:noProof/>
          <w:kern w:val="2"/>
          <w:sz w:val="24"/>
          <w:szCs w:val="24"/>
        </w:rPr>
      </w:pPr>
      <w:hyperlink w:anchor="_Toc430716804" w:history="1">
        <w:r w:rsidR="00B33A3F" w:rsidRPr="00296BE8">
          <w:rPr>
            <w:rStyle w:val="a6"/>
            <w:noProof/>
          </w:rPr>
          <w:t>4.3.2</w:t>
        </w:r>
        <w:r w:rsidR="00B33A3F">
          <w:rPr>
            <w:rFonts w:cstheme="minorBidi"/>
            <w:noProof/>
            <w:kern w:val="2"/>
            <w:sz w:val="24"/>
            <w:szCs w:val="24"/>
          </w:rPr>
          <w:tab/>
        </w:r>
        <w:r w:rsidR="00B33A3F" w:rsidRPr="00296BE8">
          <w:rPr>
            <w:rStyle w:val="a6"/>
            <w:rFonts w:hint="eastAsia"/>
            <w:noProof/>
          </w:rPr>
          <w:t>加速算法设计</w:t>
        </w:r>
        <w:r w:rsidR="00B33A3F">
          <w:rPr>
            <w:noProof/>
            <w:webHidden/>
          </w:rPr>
          <w:tab/>
        </w:r>
        <w:r w:rsidR="00B33A3F">
          <w:rPr>
            <w:noProof/>
            <w:webHidden/>
          </w:rPr>
          <w:fldChar w:fldCharType="begin"/>
        </w:r>
        <w:r w:rsidR="00B33A3F">
          <w:rPr>
            <w:noProof/>
            <w:webHidden/>
          </w:rPr>
          <w:instrText xml:space="preserve"> PAGEREF _Toc430716804 \h </w:instrText>
        </w:r>
        <w:r w:rsidR="00B33A3F">
          <w:rPr>
            <w:noProof/>
            <w:webHidden/>
          </w:rPr>
        </w:r>
        <w:r w:rsidR="00B33A3F">
          <w:rPr>
            <w:noProof/>
            <w:webHidden/>
          </w:rPr>
          <w:fldChar w:fldCharType="separate"/>
        </w:r>
        <w:r w:rsidR="00B33A3F">
          <w:rPr>
            <w:noProof/>
            <w:webHidden/>
          </w:rPr>
          <w:t>21</w:t>
        </w:r>
        <w:r w:rsidR="00B33A3F">
          <w:rPr>
            <w:noProof/>
            <w:webHidden/>
          </w:rPr>
          <w:fldChar w:fldCharType="end"/>
        </w:r>
      </w:hyperlink>
    </w:p>
    <w:p w14:paraId="2423F2C9" w14:textId="77777777" w:rsidR="00B33A3F" w:rsidRDefault="00052A58">
      <w:pPr>
        <w:pStyle w:val="31"/>
        <w:tabs>
          <w:tab w:val="left" w:pos="1200"/>
          <w:tab w:val="right" w:leader="dot" w:pos="8296"/>
        </w:tabs>
        <w:rPr>
          <w:rFonts w:cstheme="minorBidi"/>
          <w:noProof/>
          <w:kern w:val="2"/>
          <w:sz w:val="24"/>
          <w:szCs w:val="24"/>
        </w:rPr>
      </w:pPr>
      <w:hyperlink w:anchor="_Toc430716805" w:history="1">
        <w:r w:rsidR="00B33A3F" w:rsidRPr="00296BE8">
          <w:rPr>
            <w:rStyle w:val="a6"/>
            <w:noProof/>
          </w:rPr>
          <w:t>4.3.3</w:t>
        </w:r>
        <w:r w:rsidR="00B33A3F">
          <w:rPr>
            <w:rFonts w:cstheme="minorBidi"/>
            <w:noProof/>
            <w:kern w:val="2"/>
            <w:sz w:val="24"/>
            <w:szCs w:val="24"/>
          </w:rPr>
          <w:tab/>
        </w:r>
        <w:r w:rsidR="00B33A3F" w:rsidRPr="00296BE8">
          <w:rPr>
            <w:rStyle w:val="a6"/>
            <w:rFonts w:hint="eastAsia"/>
            <w:noProof/>
          </w:rPr>
          <w:t>贪心算法设计</w:t>
        </w:r>
        <w:r w:rsidR="00B33A3F">
          <w:rPr>
            <w:noProof/>
            <w:webHidden/>
          </w:rPr>
          <w:tab/>
        </w:r>
        <w:r w:rsidR="00B33A3F">
          <w:rPr>
            <w:noProof/>
            <w:webHidden/>
          </w:rPr>
          <w:fldChar w:fldCharType="begin"/>
        </w:r>
        <w:r w:rsidR="00B33A3F">
          <w:rPr>
            <w:noProof/>
            <w:webHidden/>
          </w:rPr>
          <w:instrText xml:space="preserve"> PAGEREF _Toc430716805 \h </w:instrText>
        </w:r>
        <w:r w:rsidR="00B33A3F">
          <w:rPr>
            <w:noProof/>
            <w:webHidden/>
          </w:rPr>
        </w:r>
        <w:r w:rsidR="00B33A3F">
          <w:rPr>
            <w:noProof/>
            <w:webHidden/>
          </w:rPr>
          <w:fldChar w:fldCharType="separate"/>
        </w:r>
        <w:r w:rsidR="00B33A3F">
          <w:rPr>
            <w:noProof/>
            <w:webHidden/>
          </w:rPr>
          <w:t>21</w:t>
        </w:r>
        <w:r w:rsidR="00B33A3F">
          <w:rPr>
            <w:noProof/>
            <w:webHidden/>
          </w:rPr>
          <w:fldChar w:fldCharType="end"/>
        </w:r>
      </w:hyperlink>
    </w:p>
    <w:p w14:paraId="1225CC15" w14:textId="77777777" w:rsidR="00B33A3F" w:rsidRDefault="00052A58">
      <w:pPr>
        <w:pStyle w:val="21"/>
        <w:tabs>
          <w:tab w:val="left" w:pos="960"/>
          <w:tab w:val="right" w:leader="dot" w:pos="8296"/>
        </w:tabs>
        <w:rPr>
          <w:rFonts w:cstheme="minorBidi"/>
          <w:noProof/>
          <w:kern w:val="2"/>
          <w:sz w:val="24"/>
          <w:szCs w:val="24"/>
        </w:rPr>
      </w:pPr>
      <w:hyperlink w:anchor="_Toc430716806" w:history="1">
        <w:r w:rsidR="00B33A3F" w:rsidRPr="00296BE8">
          <w:rPr>
            <w:rStyle w:val="a6"/>
            <w:noProof/>
          </w:rPr>
          <w:t>4.4</w:t>
        </w:r>
        <w:r w:rsidR="00B33A3F">
          <w:rPr>
            <w:rFonts w:cstheme="minorBidi"/>
            <w:noProof/>
            <w:kern w:val="2"/>
            <w:sz w:val="24"/>
            <w:szCs w:val="24"/>
          </w:rPr>
          <w:tab/>
        </w:r>
        <w:r w:rsidR="00B33A3F" w:rsidRPr="00296BE8">
          <w:rPr>
            <w:rStyle w:val="a6"/>
            <w:rFonts w:hint="eastAsia"/>
            <w:noProof/>
          </w:rPr>
          <w:t>评估与对比算法结果及性能</w:t>
        </w:r>
        <w:r w:rsidR="00B33A3F">
          <w:rPr>
            <w:noProof/>
            <w:webHidden/>
          </w:rPr>
          <w:tab/>
        </w:r>
        <w:r w:rsidR="00B33A3F">
          <w:rPr>
            <w:noProof/>
            <w:webHidden/>
          </w:rPr>
          <w:fldChar w:fldCharType="begin"/>
        </w:r>
        <w:r w:rsidR="00B33A3F">
          <w:rPr>
            <w:noProof/>
            <w:webHidden/>
          </w:rPr>
          <w:instrText xml:space="preserve"> PAGEREF _Toc430716806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4F130AE8" w14:textId="77777777" w:rsidR="00B33A3F" w:rsidRDefault="00052A58">
      <w:pPr>
        <w:pStyle w:val="31"/>
        <w:tabs>
          <w:tab w:val="left" w:pos="1200"/>
          <w:tab w:val="right" w:leader="dot" w:pos="8296"/>
        </w:tabs>
        <w:rPr>
          <w:rFonts w:cstheme="minorBidi"/>
          <w:noProof/>
          <w:kern w:val="2"/>
          <w:sz w:val="24"/>
          <w:szCs w:val="24"/>
        </w:rPr>
      </w:pPr>
      <w:hyperlink w:anchor="_Toc430716807" w:history="1">
        <w:r w:rsidR="00B33A3F" w:rsidRPr="00296BE8">
          <w:rPr>
            <w:rStyle w:val="a6"/>
            <w:noProof/>
          </w:rPr>
          <w:t>4.4.1</w:t>
        </w:r>
        <w:r w:rsidR="00B33A3F">
          <w:rPr>
            <w:rFonts w:cstheme="minorBidi"/>
            <w:noProof/>
            <w:kern w:val="2"/>
            <w:sz w:val="24"/>
            <w:szCs w:val="24"/>
          </w:rPr>
          <w:tab/>
        </w:r>
        <w:r w:rsidR="00B33A3F" w:rsidRPr="00296BE8">
          <w:rPr>
            <w:rStyle w:val="a6"/>
            <w:rFonts w:hint="eastAsia"/>
            <w:noProof/>
          </w:rPr>
          <w:t>实验数据获取方式</w:t>
        </w:r>
        <w:r w:rsidR="00B33A3F">
          <w:rPr>
            <w:noProof/>
            <w:webHidden/>
          </w:rPr>
          <w:tab/>
        </w:r>
        <w:r w:rsidR="00B33A3F">
          <w:rPr>
            <w:noProof/>
            <w:webHidden/>
          </w:rPr>
          <w:fldChar w:fldCharType="begin"/>
        </w:r>
        <w:r w:rsidR="00B33A3F">
          <w:rPr>
            <w:noProof/>
            <w:webHidden/>
          </w:rPr>
          <w:instrText xml:space="preserve"> PAGEREF _Toc430716807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289658D9" w14:textId="77777777" w:rsidR="00B33A3F" w:rsidRDefault="00052A58">
      <w:pPr>
        <w:pStyle w:val="31"/>
        <w:tabs>
          <w:tab w:val="left" w:pos="1200"/>
          <w:tab w:val="right" w:leader="dot" w:pos="8296"/>
        </w:tabs>
        <w:rPr>
          <w:rFonts w:cstheme="minorBidi"/>
          <w:noProof/>
          <w:kern w:val="2"/>
          <w:sz w:val="24"/>
          <w:szCs w:val="24"/>
        </w:rPr>
      </w:pPr>
      <w:hyperlink w:anchor="_Toc430716808" w:history="1">
        <w:r w:rsidR="00B33A3F" w:rsidRPr="00296BE8">
          <w:rPr>
            <w:rStyle w:val="a6"/>
            <w:noProof/>
          </w:rPr>
          <w:t>4.4.2</w:t>
        </w:r>
        <w:r w:rsidR="00B33A3F">
          <w:rPr>
            <w:rFonts w:cstheme="minorBidi"/>
            <w:noProof/>
            <w:kern w:val="2"/>
            <w:sz w:val="24"/>
            <w:szCs w:val="24"/>
          </w:rPr>
          <w:tab/>
        </w:r>
        <w:r w:rsidR="00B33A3F" w:rsidRPr="00296BE8">
          <w:rPr>
            <w:rStyle w:val="a6"/>
            <w:rFonts w:hint="eastAsia"/>
            <w:noProof/>
          </w:rPr>
          <w:t>实验方案设计</w:t>
        </w:r>
        <w:r w:rsidR="00B33A3F">
          <w:rPr>
            <w:noProof/>
            <w:webHidden/>
          </w:rPr>
          <w:tab/>
        </w:r>
        <w:r w:rsidR="00B33A3F">
          <w:rPr>
            <w:noProof/>
            <w:webHidden/>
          </w:rPr>
          <w:fldChar w:fldCharType="begin"/>
        </w:r>
        <w:r w:rsidR="00B33A3F">
          <w:rPr>
            <w:noProof/>
            <w:webHidden/>
          </w:rPr>
          <w:instrText xml:space="preserve"> PAGEREF _Toc430716808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2ADB4C42" w14:textId="77777777" w:rsidR="00B33A3F" w:rsidRDefault="00052A58">
      <w:pPr>
        <w:pStyle w:val="31"/>
        <w:tabs>
          <w:tab w:val="left" w:pos="1200"/>
          <w:tab w:val="right" w:leader="dot" w:pos="8296"/>
        </w:tabs>
        <w:rPr>
          <w:rFonts w:cstheme="minorBidi"/>
          <w:noProof/>
          <w:kern w:val="2"/>
          <w:sz w:val="24"/>
          <w:szCs w:val="24"/>
        </w:rPr>
      </w:pPr>
      <w:hyperlink w:anchor="_Toc430716809" w:history="1">
        <w:r w:rsidR="00B33A3F" w:rsidRPr="00296BE8">
          <w:rPr>
            <w:rStyle w:val="a6"/>
            <w:noProof/>
          </w:rPr>
          <w:t>4.4.3</w:t>
        </w:r>
        <w:r w:rsidR="00B33A3F">
          <w:rPr>
            <w:rFonts w:cstheme="minorBidi"/>
            <w:noProof/>
            <w:kern w:val="2"/>
            <w:sz w:val="24"/>
            <w:szCs w:val="24"/>
          </w:rPr>
          <w:tab/>
        </w:r>
        <w:r w:rsidR="00B33A3F" w:rsidRPr="00296BE8">
          <w:rPr>
            <w:rStyle w:val="a6"/>
            <w:rFonts w:hint="eastAsia"/>
            <w:noProof/>
          </w:rPr>
          <w:t>实验结果准确性评估</w:t>
        </w:r>
        <w:r w:rsidR="00B33A3F">
          <w:rPr>
            <w:noProof/>
            <w:webHidden/>
          </w:rPr>
          <w:tab/>
        </w:r>
        <w:r w:rsidR="00B33A3F">
          <w:rPr>
            <w:noProof/>
            <w:webHidden/>
          </w:rPr>
          <w:fldChar w:fldCharType="begin"/>
        </w:r>
        <w:r w:rsidR="00B33A3F">
          <w:rPr>
            <w:noProof/>
            <w:webHidden/>
          </w:rPr>
          <w:instrText xml:space="preserve"> PAGEREF _Toc430716809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3A094822" w14:textId="77777777" w:rsidR="00B33A3F" w:rsidRDefault="00052A58">
      <w:pPr>
        <w:pStyle w:val="31"/>
        <w:tabs>
          <w:tab w:val="left" w:pos="1200"/>
          <w:tab w:val="right" w:leader="dot" w:pos="8296"/>
        </w:tabs>
        <w:rPr>
          <w:rFonts w:cstheme="minorBidi"/>
          <w:noProof/>
          <w:kern w:val="2"/>
          <w:sz w:val="24"/>
          <w:szCs w:val="24"/>
        </w:rPr>
      </w:pPr>
      <w:hyperlink w:anchor="_Toc430716810" w:history="1">
        <w:r w:rsidR="00B33A3F" w:rsidRPr="00296BE8">
          <w:rPr>
            <w:rStyle w:val="a6"/>
            <w:noProof/>
          </w:rPr>
          <w:t>4.4.4</w:t>
        </w:r>
        <w:r w:rsidR="00B33A3F">
          <w:rPr>
            <w:rFonts w:cstheme="minorBidi"/>
            <w:noProof/>
            <w:kern w:val="2"/>
            <w:sz w:val="24"/>
            <w:szCs w:val="24"/>
          </w:rPr>
          <w:tab/>
        </w:r>
        <w:r w:rsidR="00B33A3F" w:rsidRPr="00296BE8">
          <w:rPr>
            <w:rStyle w:val="a6"/>
            <w:rFonts w:hint="eastAsia"/>
            <w:noProof/>
          </w:rPr>
          <w:t>实验性能评估</w:t>
        </w:r>
        <w:r w:rsidR="00B33A3F">
          <w:rPr>
            <w:noProof/>
            <w:webHidden/>
          </w:rPr>
          <w:tab/>
        </w:r>
        <w:r w:rsidR="00B33A3F">
          <w:rPr>
            <w:noProof/>
            <w:webHidden/>
          </w:rPr>
          <w:fldChar w:fldCharType="begin"/>
        </w:r>
        <w:r w:rsidR="00B33A3F">
          <w:rPr>
            <w:noProof/>
            <w:webHidden/>
          </w:rPr>
          <w:instrText xml:space="preserve"> PAGEREF _Toc430716810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1121171F" w14:textId="77777777" w:rsidR="00B33A3F" w:rsidRDefault="00052A58">
      <w:pPr>
        <w:pStyle w:val="31"/>
        <w:tabs>
          <w:tab w:val="left" w:pos="1200"/>
          <w:tab w:val="right" w:leader="dot" w:pos="8296"/>
        </w:tabs>
        <w:rPr>
          <w:rFonts w:cstheme="minorBidi"/>
          <w:noProof/>
          <w:kern w:val="2"/>
          <w:sz w:val="24"/>
          <w:szCs w:val="24"/>
        </w:rPr>
      </w:pPr>
      <w:hyperlink w:anchor="_Toc430716811" w:history="1">
        <w:r w:rsidR="00B33A3F" w:rsidRPr="00296BE8">
          <w:rPr>
            <w:rStyle w:val="a6"/>
            <w:noProof/>
          </w:rPr>
          <w:t>4.4.5</w:t>
        </w:r>
        <w:r w:rsidR="00B33A3F">
          <w:rPr>
            <w:rFonts w:cstheme="minorBidi"/>
            <w:noProof/>
            <w:kern w:val="2"/>
            <w:sz w:val="24"/>
            <w:szCs w:val="24"/>
          </w:rPr>
          <w:tab/>
        </w:r>
        <w:r w:rsidR="00B33A3F" w:rsidRPr="00296BE8">
          <w:rPr>
            <w:rStyle w:val="a6"/>
            <w:rFonts w:hint="eastAsia"/>
            <w:noProof/>
          </w:rPr>
          <w:t>同已有算法的对比实验</w:t>
        </w:r>
        <w:r w:rsidR="00B33A3F">
          <w:rPr>
            <w:noProof/>
            <w:webHidden/>
          </w:rPr>
          <w:tab/>
        </w:r>
        <w:r w:rsidR="00B33A3F">
          <w:rPr>
            <w:noProof/>
            <w:webHidden/>
          </w:rPr>
          <w:fldChar w:fldCharType="begin"/>
        </w:r>
        <w:r w:rsidR="00B33A3F">
          <w:rPr>
            <w:noProof/>
            <w:webHidden/>
          </w:rPr>
          <w:instrText xml:space="preserve"> PAGEREF _Toc430716811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3D80C0C7" w14:textId="77777777" w:rsidR="00B33A3F" w:rsidRDefault="00052A58">
      <w:pPr>
        <w:pStyle w:val="11"/>
        <w:rPr>
          <w:rFonts w:cstheme="minorBidi"/>
          <w:noProof/>
          <w:kern w:val="2"/>
          <w:sz w:val="24"/>
          <w:szCs w:val="24"/>
        </w:rPr>
      </w:pPr>
      <w:hyperlink w:anchor="_Toc430716812" w:history="1">
        <w:r w:rsidR="00B33A3F" w:rsidRPr="00296BE8">
          <w:rPr>
            <w:rStyle w:val="a6"/>
            <w:noProof/>
          </w:rPr>
          <w:t>5</w:t>
        </w:r>
        <w:r w:rsidR="00B33A3F">
          <w:rPr>
            <w:rFonts w:cstheme="minorBidi"/>
            <w:noProof/>
            <w:kern w:val="2"/>
            <w:sz w:val="24"/>
            <w:szCs w:val="24"/>
          </w:rPr>
          <w:tab/>
        </w:r>
        <w:r w:rsidR="00B33A3F" w:rsidRPr="00296BE8">
          <w:rPr>
            <w:rStyle w:val="a6"/>
            <w:rFonts w:hint="eastAsia"/>
            <w:noProof/>
          </w:rPr>
          <w:t>预期成果及可能的创新点</w:t>
        </w:r>
        <w:r w:rsidR="00B33A3F">
          <w:rPr>
            <w:noProof/>
            <w:webHidden/>
          </w:rPr>
          <w:tab/>
        </w:r>
        <w:r w:rsidR="00B33A3F">
          <w:rPr>
            <w:noProof/>
            <w:webHidden/>
          </w:rPr>
          <w:fldChar w:fldCharType="begin"/>
        </w:r>
        <w:r w:rsidR="00B33A3F">
          <w:rPr>
            <w:noProof/>
            <w:webHidden/>
          </w:rPr>
          <w:instrText xml:space="preserve"> PAGEREF _Toc430716812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0F7054D5" w14:textId="77777777" w:rsidR="00B33A3F" w:rsidRDefault="00052A58">
      <w:pPr>
        <w:pStyle w:val="21"/>
        <w:tabs>
          <w:tab w:val="left" w:pos="960"/>
          <w:tab w:val="right" w:leader="dot" w:pos="8296"/>
        </w:tabs>
        <w:rPr>
          <w:rFonts w:cstheme="minorBidi"/>
          <w:noProof/>
          <w:kern w:val="2"/>
          <w:sz w:val="24"/>
          <w:szCs w:val="24"/>
        </w:rPr>
      </w:pPr>
      <w:hyperlink w:anchor="_Toc430716813" w:history="1">
        <w:r w:rsidR="00B33A3F" w:rsidRPr="00296BE8">
          <w:rPr>
            <w:rStyle w:val="a6"/>
            <w:noProof/>
          </w:rPr>
          <w:t>5.1</w:t>
        </w:r>
        <w:r w:rsidR="00B33A3F">
          <w:rPr>
            <w:rFonts w:cstheme="minorBidi"/>
            <w:noProof/>
            <w:kern w:val="2"/>
            <w:sz w:val="24"/>
            <w:szCs w:val="24"/>
          </w:rPr>
          <w:tab/>
        </w:r>
        <w:r w:rsidR="00B33A3F" w:rsidRPr="00296BE8">
          <w:rPr>
            <w:rStyle w:val="a6"/>
            <w:rFonts w:hint="eastAsia"/>
            <w:noProof/>
          </w:rPr>
          <w:t>预期成果</w:t>
        </w:r>
        <w:r w:rsidR="00B33A3F">
          <w:rPr>
            <w:noProof/>
            <w:webHidden/>
          </w:rPr>
          <w:tab/>
        </w:r>
        <w:r w:rsidR="00B33A3F">
          <w:rPr>
            <w:noProof/>
            <w:webHidden/>
          </w:rPr>
          <w:fldChar w:fldCharType="begin"/>
        </w:r>
        <w:r w:rsidR="00B33A3F">
          <w:rPr>
            <w:noProof/>
            <w:webHidden/>
          </w:rPr>
          <w:instrText xml:space="preserve"> PAGEREF _Toc430716813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63732E3E" w14:textId="77777777" w:rsidR="00B33A3F" w:rsidRDefault="00052A58">
      <w:pPr>
        <w:pStyle w:val="21"/>
        <w:tabs>
          <w:tab w:val="left" w:pos="960"/>
          <w:tab w:val="right" w:leader="dot" w:pos="8296"/>
        </w:tabs>
        <w:rPr>
          <w:rFonts w:cstheme="minorBidi"/>
          <w:noProof/>
          <w:kern w:val="2"/>
          <w:sz w:val="24"/>
          <w:szCs w:val="24"/>
        </w:rPr>
      </w:pPr>
      <w:hyperlink w:anchor="_Toc430716814" w:history="1">
        <w:r w:rsidR="00B33A3F" w:rsidRPr="00296BE8">
          <w:rPr>
            <w:rStyle w:val="a6"/>
            <w:noProof/>
          </w:rPr>
          <w:t>5.2</w:t>
        </w:r>
        <w:r w:rsidR="00B33A3F">
          <w:rPr>
            <w:rFonts w:cstheme="minorBidi"/>
            <w:noProof/>
            <w:kern w:val="2"/>
            <w:sz w:val="24"/>
            <w:szCs w:val="24"/>
          </w:rPr>
          <w:tab/>
        </w:r>
        <w:r w:rsidR="00B33A3F" w:rsidRPr="00296BE8">
          <w:rPr>
            <w:rStyle w:val="a6"/>
            <w:rFonts w:hint="eastAsia"/>
            <w:noProof/>
          </w:rPr>
          <w:t>可能的创新点</w:t>
        </w:r>
        <w:r w:rsidR="00B33A3F">
          <w:rPr>
            <w:noProof/>
            <w:webHidden/>
          </w:rPr>
          <w:tab/>
        </w:r>
        <w:r w:rsidR="00B33A3F">
          <w:rPr>
            <w:noProof/>
            <w:webHidden/>
          </w:rPr>
          <w:fldChar w:fldCharType="begin"/>
        </w:r>
        <w:r w:rsidR="00B33A3F">
          <w:rPr>
            <w:noProof/>
            <w:webHidden/>
          </w:rPr>
          <w:instrText xml:space="preserve"> PAGEREF _Toc430716814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54C1E992" w14:textId="77777777" w:rsidR="00B33A3F" w:rsidRDefault="00052A58">
      <w:pPr>
        <w:pStyle w:val="11"/>
        <w:rPr>
          <w:rFonts w:cstheme="minorBidi"/>
          <w:noProof/>
          <w:kern w:val="2"/>
          <w:sz w:val="24"/>
          <w:szCs w:val="24"/>
        </w:rPr>
      </w:pPr>
      <w:hyperlink w:anchor="_Toc430716815" w:history="1">
        <w:r w:rsidR="00B33A3F" w:rsidRPr="00296BE8">
          <w:rPr>
            <w:rStyle w:val="a6"/>
            <w:noProof/>
          </w:rPr>
          <w:t>6</w:t>
        </w:r>
        <w:r w:rsidR="00B33A3F">
          <w:rPr>
            <w:rFonts w:cstheme="minorBidi"/>
            <w:noProof/>
            <w:kern w:val="2"/>
            <w:sz w:val="24"/>
            <w:szCs w:val="24"/>
          </w:rPr>
          <w:tab/>
        </w:r>
        <w:r w:rsidR="00B33A3F" w:rsidRPr="00296BE8">
          <w:rPr>
            <w:rStyle w:val="a6"/>
            <w:rFonts w:hint="eastAsia"/>
            <w:noProof/>
          </w:rPr>
          <w:t>研究计划</w:t>
        </w:r>
        <w:r w:rsidR="00B33A3F">
          <w:rPr>
            <w:noProof/>
            <w:webHidden/>
          </w:rPr>
          <w:tab/>
        </w:r>
        <w:r w:rsidR="00B33A3F">
          <w:rPr>
            <w:noProof/>
            <w:webHidden/>
          </w:rPr>
          <w:fldChar w:fldCharType="begin"/>
        </w:r>
        <w:r w:rsidR="00B33A3F">
          <w:rPr>
            <w:noProof/>
            <w:webHidden/>
          </w:rPr>
          <w:instrText xml:space="preserve"> PAGEREF _Toc430716815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2E2A7935" w14:textId="77777777" w:rsidR="00B33A3F" w:rsidRDefault="00052A58">
      <w:pPr>
        <w:pStyle w:val="11"/>
        <w:rPr>
          <w:rFonts w:cstheme="minorBidi"/>
          <w:noProof/>
          <w:kern w:val="2"/>
          <w:sz w:val="24"/>
          <w:szCs w:val="24"/>
        </w:rPr>
      </w:pPr>
      <w:hyperlink w:anchor="_Toc430716816" w:history="1">
        <w:r w:rsidR="00B33A3F" w:rsidRPr="00296BE8">
          <w:rPr>
            <w:rStyle w:val="a6"/>
            <w:noProof/>
          </w:rPr>
          <w:t>7</w:t>
        </w:r>
        <w:r w:rsidR="00B33A3F">
          <w:rPr>
            <w:rFonts w:cstheme="minorBidi"/>
            <w:noProof/>
            <w:kern w:val="2"/>
            <w:sz w:val="24"/>
            <w:szCs w:val="24"/>
          </w:rPr>
          <w:tab/>
        </w:r>
        <w:r w:rsidR="00B33A3F" w:rsidRPr="00296BE8">
          <w:rPr>
            <w:rStyle w:val="a6"/>
            <w:rFonts w:hint="eastAsia"/>
            <w:noProof/>
          </w:rPr>
          <w:t>参考文献</w:t>
        </w:r>
        <w:r w:rsidR="00B33A3F">
          <w:rPr>
            <w:noProof/>
            <w:webHidden/>
          </w:rPr>
          <w:tab/>
        </w:r>
        <w:r w:rsidR="00B33A3F">
          <w:rPr>
            <w:noProof/>
            <w:webHidden/>
          </w:rPr>
          <w:fldChar w:fldCharType="begin"/>
        </w:r>
        <w:r w:rsidR="00B33A3F">
          <w:rPr>
            <w:noProof/>
            <w:webHidden/>
          </w:rPr>
          <w:instrText xml:space="preserve"> PAGEREF _Toc430716816 \h </w:instrText>
        </w:r>
        <w:r w:rsidR="00B33A3F">
          <w:rPr>
            <w:noProof/>
            <w:webHidden/>
          </w:rPr>
        </w:r>
        <w:r w:rsidR="00B33A3F">
          <w:rPr>
            <w:noProof/>
            <w:webHidden/>
          </w:rPr>
          <w:fldChar w:fldCharType="separate"/>
        </w:r>
        <w:r w:rsidR="00B33A3F">
          <w:rPr>
            <w:noProof/>
            <w:webHidden/>
          </w:rPr>
          <w:t>24</w:t>
        </w:r>
        <w:r w:rsidR="00B33A3F">
          <w:rPr>
            <w:noProof/>
            <w:webHidden/>
          </w:rPr>
          <w:fldChar w:fldCharType="end"/>
        </w:r>
      </w:hyperlink>
    </w:p>
    <w:p w14:paraId="6394A749" w14:textId="77777777" w:rsidR="0062389D" w:rsidRDefault="00FF0F04" w:rsidP="00601758">
      <w:pPr>
        <w:pStyle w:val="1"/>
      </w:pPr>
      <w:r>
        <w:fldChar w:fldCharType="end"/>
      </w:r>
      <w:bookmarkStart w:id="0" w:name="_Toc430716778"/>
      <w:r w:rsidR="00DC10EE" w:rsidRPr="00DC10EE">
        <w:rPr>
          <w:rFonts w:hint="eastAsia"/>
        </w:rPr>
        <w:t>选题背景</w:t>
      </w:r>
      <w:bookmarkEnd w:id="0"/>
    </w:p>
    <w:p w14:paraId="58E28910" w14:textId="1BD6BC7D" w:rsidR="00601758" w:rsidRDefault="00601758" w:rsidP="00601758">
      <w:pPr>
        <w:ind w:firstLine="420"/>
      </w:pPr>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 2.0</w:t>
      </w:r>
      <w:r>
        <w:rPr>
          <w:rFonts w:hint="eastAsia"/>
        </w:rPr>
        <w:t>和</w:t>
      </w:r>
      <w:r>
        <w:rPr>
          <w:rFonts w:hint="eastAsia"/>
        </w:rPr>
        <w:t>YAWL</w:t>
      </w:r>
      <w:r>
        <w:rPr>
          <w:rFonts w:hint="eastAsia"/>
        </w:rPr>
        <w:t>）、</w:t>
      </w:r>
      <w:r>
        <w:rPr>
          <w:rFonts w:hint="eastAsia"/>
        </w:rPr>
        <w:t>Declarative</w:t>
      </w:r>
      <w:r>
        <w:rPr>
          <w:rFonts w:hint="eastAsia"/>
        </w:rPr>
        <w:t>模型（如</w:t>
      </w:r>
      <w:r w:rsidR="00F921F6">
        <w:rPr>
          <w:rFonts w:hint="eastAsia"/>
        </w:rPr>
        <w:t>ConDec</w:t>
      </w:r>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14F21DEB" w:rsidR="00601758" w:rsidRDefault="00601758" w:rsidP="00601758">
      <w:pPr>
        <w:ind w:firstLine="420"/>
      </w:pPr>
      <w:r>
        <w:rPr>
          <w:rFonts w:hint="eastAsia"/>
        </w:rPr>
        <w:t>业务流程分析技术往往依赖于流程模型，并且认定实际执行的业务过程应该符合于流程模型。因此对于流程管理而言，检测实际的业务流程在多大程度上符合流程模型的规范是非</w:t>
      </w:r>
      <w:r>
        <w:rPr>
          <w:rFonts w:hint="eastAsia"/>
        </w:rPr>
        <w:lastRenderedPageBreak/>
        <w:t>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。符合性检测的主要方法是：在流程模型上模拟执行事件日志中的任务序列，通过统计可被模型再现的任务序列及模型运行中可能触发的非运行序列中的任务个数，进而判断模型与日志的符合程度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r w:rsidR="001347AB">
        <w:rPr>
          <w:vertAlign w:val="superscript"/>
        </w:rPr>
        <w:t>[19]</w:t>
      </w:r>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610845C4" w:rsidR="00601758" w:rsidRDefault="000451F1" w:rsidP="000451F1">
      <w:pPr>
        <w:pStyle w:val="a7"/>
        <w:jc w:val="center"/>
      </w:pPr>
      <w:bookmarkStart w:id="1" w:name="_Ref430682457"/>
      <w:commentRangeStart w:id="2"/>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1</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1"/>
      <w:r>
        <w:t xml:space="preserve"> </w:t>
      </w:r>
      <w:r w:rsidRPr="00123372">
        <w:rPr>
          <w:rFonts w:hint="eastAsia"/>
        </w:rPr>
        <w:t>符合性检测同流程发现、流程增加之间的关系</w:t>
      </w:r>
      <w:commentRangeEnd w:id="2"/>
      <w:r w:rsidR="00E82BFB">
        <w:rPr>
          <w:rStyle w:val="aa"/>
          <w:rFonts w:ascii="Times New Roman" w:eastAsia="宋体" w:hAnsi="Times New Roman" w:cs="Times New Roman"/>
        </w:rPr>
        <w:commentReference w:id="2"/>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7092ECFE" w:rsidR="00601758" w:rsidRDefault="00601758" w:rsidP="00601758">
      <w:pPr>
        <w:ind w:firstLine="420"/>
        <w:jc w:val="left"/>
      </w:pPr>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p>
    <w:p w14:paraId="14970D10" w14:textId="77777777" w:rsidR="00DA0AE0" w:rsidRDefault="00002E56" w:rsidP="00DA0AE0">
      <w:pPr>
        <w:keepNext/>
        <w:jc w:val="center"/>
      </w:pPr>
      <w:r w:rsidRPr="00002E56">
        <w:rPr>
          <w:noProof/>
        </w:rPr>
        <w:drawing>
          <wp:inline distT="0" distB="0" distL="0" distR="0" wp14:anchorId="546901C4" wp14:editId="3AFC619D">
            <wp:extent cx="3714611" cy="1618109"/>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47860" cy="1632593"/>
                    </a:xfrm>
                    <a:prstGeom prst="rect">
                      <a:avLst/>
                    </a:prstGeom>
                  </pic:spPr>
                </pic:pic>
              </a:graphicData>
            </a:graphic>
          </wp:inline>
        </w:drawing>
      </w:r>
    </w:p>
    <w:p w14:paraId="5561588B" w14:textId="3B84F0F1" w:rsidR="00B96CFC" w:rsidRDefault="00DA0AE0" w:rsidP="00DA0AE0">
      <w:pPr>
        <w:pStyle w:val="a7"/>
        <w:jc w:val="center"/>
      </w:pPr>
      <w:bookmarkStart w:id="3" w:name="_Ref4307659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47AB">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47AB">
        <w:rPr>
          <w:noProof/>
        </w:rPr>
        <w:t>2</w:t>
      </w:r>
      <w:r>
        <w:fldChar w:fldCharType="end"/>
      </w:r>
      <w:bookmarkEnd w:id="3"/>
      <w:r>
        <w:t xml:space="preserve"> Petri</w:t>
      </w:r>
      <w:r>
        <w:t>网模型</w:t>
      </w:r>
      <w:r>
        <w:t>I</w:t>
      </w:r>
    </w:p>
    <w:p w14:paraId="34CD95ED" w14:textId="1296D5AE" w:rsidR="00002E56" w:rsidRDefault="00002E56" w:rsidP="00516619">
      <w:pPr>
        <w:ind w:firstLine="420"/>
        <w:jc w:val="left"/>
      </w:pPr>
      <w:r>
        <w:rPr>
          <w:rFonts w:hint="eastAsia"/>
        </w:rPr>
        <w:lastRenderedPageBreak/>
        <w:t>给定</w:t>
      </w:r>
      <w:r>
        <w:t>流程模型如</w:t>
      </w:r>
      <w:r w:rsidR="00DA0AE0">
        <w:fldChar w:fldCharType="begin"/>
      </w:r>
      <w:r w:rsidR="00DA0AE0">
        <w:instrText xml:space="preserve"> REF _Ref430765926 \h </w:instrText>
      </w:r>
      <w:r w:rsidR="00DA0AE0">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2</w:t>
      </w:r>
      <w:r w:rsidR="00DA0AE0">
        <w:fldChar w:fldCharType="end"/>
      </w:r>
      <w:r>
        <w:t>所示，</w:t>
      </w:r>
      <w:r>
        <w:rPr>
          <w:rFonts w:hint="eastAsia"/>
        </w:rPr>
        <w:t>现有</w:t>
      </w:r>
      <w:r>
        <w:t>的</w:t>
      </w:r>
      <w:r>
        <w:rPr>
          <w:rFonts w:hint="eastAsia"/>
        </w:rPr>
        <w:t>事件</w:t>
      </w:r>
      <w:r>
        <w:t>日志</w:t>
      </w:r>
      <w:r w:rsidR="00516619">
        <w:t>仅</w:t>
      </w:r>
      <w:r>
        <w:t>记录</w:t>
      </w:r>
      <w:r w:rsidR="00516619">
        <w:t>了活动名称：</w:t>
      </w:r>
      <w:r w:rsidR="00516619">
        <w:t>{A, A, B}</w:t>
      </w:r>
      <w:r w:rsidR="00516619">
        <w:t>，</w:t>
      </w:r>
      <w:r w:rsidR="00516619">
        <w:rPr>
          <w:rFonts w:hint="eastAsia"/>
        </w:rPr>
        <w:t>活动</w:t>
      </w:r>
      <w:r w:rsidR="00516619">
        <w:t>的执行顺序等其他信息全部缺失。在这种情况下</w:t>
      </w:r>
      <w:r w:rsidR="00516619">
        <w:rPr>
          <w:rFonts w:hint="eastAsia"/>
        </w:rPr>
        <w:t>对</w:t>
      </w:r>
      <w:r w:rsidR="00516619">
        <w:t>日志进行修复</w:t>
      </w:r>
      <w:r w:rsidR="00516619">
        <w:rPr>
          <w:rFonts w:hint="eastAsia"/>
        </w:rPr>
        <w:t>课</w:t>
      </w:r>
      <w:r w:rsidR="00516619">
        <w:t>形成有效的轨迹有</w:t>
      </w:r>
      <w:r w:rsidR="00516619">
        <w:t>&lt;A, C&gt;</w:t>
      </w:r>
      <w:r w:rsidR="00516619">
        <w:t>、</w:t>
      </w:r>
      <w:r w:rsidR="00516619">
        <w:t>&lt;A, B, D, C&gt;</w:t>
      </w:r>
      <w:r w:rsidR="00516619">
        <w:t>和</w:t>
      </w:r>
      <w:r w:rsidR="00516619">
        <w:t>&lt;A, D, B, C&gt;</w:t>
      </w:r>
      <w:r w:rsidR="00516619">
        <w:t>。</w:t>
      </w:r>
      <w:r w:rsidR="00516619">
        <w:rPr>
          <w:rFonts w:hint="eastAsia"/>
        </w:rPr>
        <w:t>假定将</w:t>
      </w:r>
      <w:r w:rsidR="00516619">
        <w:t>不同的</w:t>
      </w:r>
      <w:r w:rsidR="00516619">
        <w:rPr>
          <w:rFonts w:hint="eastAsia"/>
        </w:rPr>
        <w:t>活动其</w:t>
      </w:r>
      <w:r w:rsidR="00516619">
        <w:t>插入当前轨迹的代价是一样的，</w:t>
      </w:r>
      <w:r w:rsidR="00516619">
        <w:rPr>
          <w:rFonts w:hint="eastAsia"/>
        </w:rPr>
        <w:t>那么</w:t>
      </w:r>
      <w:r w:rsidR="00516619">
        <w:t>从原日志中得到</w:t>
      </w:r>
      <w:r w:rsidR="00516619">
        <w:rPr>
          <w:rFonts w:hint="eastAsia"/>
        </w:rPr>
        <w:t>第一条</w:t>
      </w:r>
      <w:r w:rsidR="00516619">
        <w:t>轨迹的代价是</w:t>
      </w:r>
      <w:r w:rsidR="00516619">
        <w:t>1</w:t>
      </w:r>
      <w:r w:rsidR="00516619">
        <w:t>，</w:t>
      </w:r>
      <w:r w:rsidR="00516619">
        <w:rPr>
          <w:rFonts w:hint="eastAsia"/>
        </w:rPr>
        <w:t>得到</w:t>
      </w:r>
      <w:r w:rsidR="00516619">
        <w:t>第二条和第三条轨迹的代价都是</w:t>
      </w:r>
      <w:r w:rsidR="00516619">
        <w:t>2</w:t>
      </w:r>
      <w:r w:rsidR="00516619">
        <w:t>。因此，只有</w:t>
      </w:r>
      <w:r w:rsidR="00516619">
        <w:rPr>
          <w:rFonts w:hint="eastAsia"/>
        </w:rPr>
        <w:t>第一条</w:t>
      </w:r>
      <w:r w:rsidR="00516619">
        <w:t>轨迹是经过最小修复代价而得到的。</w:t>
      </w:r>
    </w:p>
    <w:p w14:paraId="47AD9723" w14:textId="67B9774E" w:rsidR="00516619" w:rsidRPr="00601758" w:rsidRDefault="00516619" w:rsidP="00516619">
      <w:pPr>
        <w:ind w:firstLine="420"/>
        <w:jc w:val="left"/>
      </w:pPr>
      <w:r>
        <w:rPr>
          <w:rFonts w:hint="eastAsia"/>
        </w:rPr>
        <w:t>本课题旨在针对解决上述类型的日志修复问题进行形式化定义、问题的复杂性分析，提出具体的算法解决方案并验证算法的</w:t>
      </w:r>
      <w:r w:rsidR="00D25B1B">
        <w:rPr>
          <w:rFonts w:hint="eastAsia"/>
        </w:rPr>
        <w:t>效果</w:t>
      </w:r>
      <w:r w:rsidR="00D25B1B">
        <w:t>和</w:t>
      </w:r>
      <w:r>
        <w:rPr>
          <w:rFonts w:hint="eastAsia"/>
        </w:rPr>
        <w:t>效率。</w:t>
      </w:r>
      <w:r>
        <w:rPr>
          <w:rStyle w:val="aa"/>
        </w:rPr>
        <w:commentReference w:id="4"/>
      </w:r>
    </w:p>
    <w:p w14:paraId="7F6892F8" w14:textId="77777777" w:rsidR="00DC10EE" w:rsidRDefault="00DC10EE" w:rsidP="00601758">
      <w:pPr>
        <w:pStyle w:val="1"/>
      </w:pPr>
      <w:bookmarkStart w:id="5" w:name="_Toc430716779"/>
      <w:r w:rsidRPr="00DC10EE">
        <w:t>国内外研究现状</w:t>
      </w:r>
      <w:bookmarkEnd w:id="5"/>
    </w:p>
    <w:p w14:paraId="69DB2F6D" w14:textId="7D33DA31" w:rsidR="00601758" w:rsidRPr="00601758" w:rsidRDefault="00601758" w:rsidP="00601758">
      <w:pPr>
        <w:ind w:firstLine="420"/>
      </w:pPr>
      <w:r w:rsidRPr="00601758">
        <w:rPr>
          <w:rFonts w:hint="eastAsia"/>
        </w:rPr>
        <w:t>在流程挖掘领域里，针对不同模型（例如</w:t>
      </w:r>
      <w:r w:rsidR="00F921F6">
        <w:rPr>
          <w:rFonts w:hint="eastAsia"/>
        </w:rPr>
        <w:t>ConDec</w:t>
      </w:r>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6" w:name="_Toc430716780"/>
      <w:r w:rsidRPr="00DC10EE">
        <w:t>流程模型</w:t>
      </w:r>
      <w:bookmarkEnd w:id="6"/>
    </w:p>
    <w:p w14:paraId="4CD52DD2" w14:textId="77777777" w:rsidR="00DC10EE" w:rsidRDefault="00DC10EE" w:rsidP="00601758">
      <w:pPr>
        <w:pStyle w:val="3"/>
      </w:pPr>
      <w:bookmarkStart w:id="7" w:name="_Toc430716781"/>
      <w:r w:rsidRPr="00DC10EE">
        <w:t>Declarative</w:t>
      </w:r>
      <w:r w:rsidRPr="00DC10EE">
        <w:t>模型</w:t>
      </w:r>
      <w:bookmarkEnd w:id="7"/>
    </w:p>
    <w:p w14:paraId="294BAA3B" w14:textId="2B37792C"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r w:rsidRPr="00601758">
        <w:rPr>
          <w:rFonts w:hint="eastAsia"/>
        </w:rPr>
        <w:t>网那样规定某个事件一定要在另一个事件之前发生，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w:t>
      </w:r>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”，但是并不是说前者执行之后，后者需要立即执行。这个约束仅仅规定了“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76329B9A" w:rsidR="00601758" w:rsidRDefault="000451F1" w:rsidP="000451F1">
      <w:pPr>
        <w:pStyle w:val="a7"/>
        <w:jc w:val="center"/>
      </w:pPr>
      <w:bookmarkStart w:id="8" w:name="_Ref430682259"/>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8"/>
      <w:r>
        <w:t xml:space="preserve"> </w:t>
      </w:r>
      <w:r w:rsidRPr="002941F5">
        <w:rPr>
          <w:rFonts w:hint="eastAsia"/>
        </w:rPr>
        <w:t>Declarative</w:t>
      </w:r>
      <w:r w:rsidRPr="002941F5">
        <w:rPr>
          <w:rFonts w:hint="eastAsia"/>
        </w:rPr>
        <w:t>模型示例</w:t>
      </w:r>
    </w:p>
    <w:p w14:paraId="32F898D0" w14:textId="20812A81" w:rsidR="00601758" w:rsidRDefault="00C570A0" w:rsidP="00601758">
      <w:pPr>
        <w:ind w:firstLine="420"/>
      </w:pPr>
      <w:r w:rsidRPr="00601758">
        <w:rPr>
          <w:rFonts w:hint="eastAsia"/>
        </w:rPr>
        <w:t>van der Aalst</w:t>
      </w:r>
      <w:r w:rsidRPr="00601758">
        <w:rPr>
          <w:rFonts w:hint="eastAsia"/>
        </w:rPr>
        <w:t>提出的</w:t>
      </w:r>
      <w:r>
        <w:rPr>
          <w:rFonts w:hint="eastAsia"/>
        </w:rPr>
        <w:t>DECLARE</w:t>
      </w:r>
      <w:r>
        <w:rPr>
          <w:rFonts w:hint="eastAsia"/>
        </w:rPr>
        <w:t>系统</w:t>
      </w:r>
      <w:r>
        <w:t>是针对工作流管理系统</w:t>
      </w:r>
      <w:r>
        <w:rPr>
          <w:rFonts w:hint="eastAsia"/>
        </w:rPr>
        <w:t>（</w:t>
      </w:r>
      <w:r>
        <w:rPr>
          <w:rFonts w:hint="eastAsia"/>
        </w:rPr>
        <w:t>Workflow</w:t>
      </w:r>
      <w:r>
        <w:t xml:space="preserve"> Management System</w:t>
      </w:r>
      <w:r>
        <w:rPr>
          <w:rFonts w:hint="eastAsia"/>
        </w:rPr>
        <w:t>，简称</w:t>
      </w:r>
      <w:r>
        <w:rPr>
          <w:rFonts w:hint="eastAsia"/>
        </w:rPr>
        <w:t>WFMS</w:t>
      </w:r>
      <w:r>
        <w:rPr>
          <w:rFonts w:hint="eastAsia"/>
        </w:rPr>
        <w:t>）</w:t>
      </w:r>
      <w:r>
        <w:t>的一个补充</w:t>
      </w:r>
      <w:r>
        <w:rPr>
          <w:rFonts w:hint="eastAsia"/>
        </w:rPr>
        <w:t>，</w:t>
      </w:r>
      <w:r>
        <w:t>使其能够支持</w:t>
      </w:r>
      <w:r>
        <w:t>Declarative</w:t>
      </w:r>
      <w:r>
        <w:t>模型</w:t>
      </w:r>
      <w:r w:rsidR="00F921F6" w:rsidRPr="00F921F6">
        <w:rPr>
          <w:vertAlign w:val="superscript"/>
        </w:rPr>
        <w:fldChar w:fldCharType="begin"/>
      </w:r>
      <w:r w:rsidR="00F921F6" w:rsidRPr="00F921F6">
        <w:rPr>
          <w:vertAlign w:val="superscript"/>
        </w:rPr>
        <w:instrText xml:space="preserve"> REF _Ref430453796 \r \h  \* MERGEFORMAT </w:instrText>
      </w:r>
      <w:r w:rsidR="00F921F6" w:rsidRPr="00F921F6">
        <w:rPr>
          <w:vertAlign w:val="superscript"/>
        </w:rPr>
      </w:r>
      <w:r w:rsidR="00F921F6" w:rsidRPr="00F921F6">
        <w:rPr>
          <w:vertAlign w:val="superscript"/>
        </w:rPr>
        <w:fldChar w:fldCharType="separate"/>
      </w:r>
      <w:r w:rsidR="001347AB">
        <w:rPr>
          <w:vertAlign w:val="superscript"/>
        </w:rPr>
        <w:t>[2]</w:t>
      </w:r>
      <w:r w:rsidR="00F921F6" w:rsidRPr="00F921F6">
        <w:rPr>
          <w:vertAlign w:val="superscript"/>
        </w:rPr>
        <w:fldChar w:fldCharType="end"/>
      </w:r>
      <w:r>
        <w:rPr>
          <w:rFonts w:hint="eastAsia"/>
        </w:rPr>
        <w:t>。</w:t>
      </w:r>
      <w:r w:rsidR="00601758" w:rsidRPr="00601758">
        <w:rPr>
          <w:rFonts w:hint="eastAsia"/>
        </w:rPr>
        <w:t>目前最常用的</w:t>
      </w:r>
      <w:r w:rsidR="00601758" w:rsidRPr="00601758">
        <w:rPr>
          <w:rFonts w:hint="eastAsia"/>
        </w:rPr>
        <w:t>Declarative</w:t>
      </w:r>
      <w:r w:rsidR="00601758" w:rsidRPr="00601758">
        <w:rPr>
          <w:rFonts w:hint="eastAsia"/>
        </w:rPr>
        <w:lastRenderedPageBreak/>
        <w:t>模型建模语言是由</w:t>
      </w:r>
      <w:r w:rsidR="00601758" w:rsidRPr="00601758">
        <w:rPr>
          <w:rFonts w:hint="eastAsia"/>
        </w:rPr>
        <w:t>Pesic</w:t>
      </w:r>
      <w:r w:rsidR="00601758" w:rsidRPr="00601758">
        <w:rPr>
          <w:rFonts w:hint="eastAsia"/>
        </w:rPr>
        <w:t>提出的</w:t>
      </w:r>
      <w:commentRangeStart w:id="9"/>
      <w:r w:rsidR="00601758" w:rsidRPr="00601758">
        <w:rPr>
          <w:rFonts w:hint="eastAsia"/>
        </w:rPr>
        <w:t>ConDec</w:t>
      </w:r>
      <w:r w:rsidR="00601758" w:rsidRPr="00226282">
        <w:rPr>
          <w:rFonts w:hint="eastAsia"/>
          <w:vertAlign w:val="superscript"/>
        </w:rPr>
        <w:t>[3]</w:t>
      </w:r>
      <w:r w:rsidR="003C2DBA" w:rsidRPr="00601758" w:rsidDel="003C2DBA">
        <w:rPr>
          <w:rFonts w:hint="eastAsia"/>
        </w:rPr>
        <w:t xml:space="preserve"> </w:t>
      </w:r>
      <w:commentRangeEnd w:id="9"/>
      <w:r w:rsidR="00FA7EEB">
        <w:rPr>
          <w:rStyle w:val="aa"/>
        </w:rPr>
        <w:commentReference w:id="9"/>
      </w:r>
      <w:r w:rsidR="00601758" w:rsidRPr="00601758">
        <w:rPr>
          <w:rFonts w:hint="eastAsia"/>
        </w:rPr>
        <w:t>。对于</w:t>
      </w:r>
      <w:r w:rsidR="00601758" w:rsidRPr="00601758">
        <w:rPr>
          <w:rFonts w:hint="eastAsia"/>
        </w:rPr>
        <w:t>Declarative</w:t>
      </w:r>
      <w:r w:rsidR="00601758" w:rsidRPr="00601758">
        <w:rPr>
          <w:rFonts w:hint="eastAsia"/>
        </w:rPr>
        <w:t>模型而言，最常见的形式化方法就是</w:t>
      </w:r>
      <w:r w:rsidR="00601758" w:rsidRPr="00601758">
        <w:rPr>
          <w:rFonts w:hint="eastAsia"/>
        </w:rPr>
        <w:t>LTL</w:t>
      </w:r>
      <w:r w:rsidR="00601758"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2</w:t>
      </w:r>
      <w:r w:rsidR="00D83796">
        <w:rPr>
          <w:highlight w:val="yellow"/>
        </w:rPr>
        <w:fldChar w:fldCharType="end"/>
      </w:r>
      <w:r w:rsidR="00601758" w:rsidRPr="00601758">
        <w:rPr>
          <w:rFonts w:hint="eastAsia"/>
        </w:rPr>
        <w:t>展示了一部分</w:t>
      </w:r>
      <w:r w:rsidR="00601758" w:rsidRPr="00601758">
        <w:rPr>
          <w:rFonts w:hint="eastAsia"/>
        </w:rPr>
        <w:t>Declarative</w:t>
      </w:r>
      <w:r w:rsidR="00601758" w:rsidRPr="00601758">
        <w:rPr>
          <w:rFonts w:hint="eastAsia"/>
        </w:rPr>
        <w:t>模板的图形化表示和对应的</w:t>
      </w:r>
      <w:r w:rsidR="00601758" w:rsidRPr="00601758">
        <w:rPr>
          <w:rFonts w:hint="eastAsia"/>
        </w:rPr>
        <w:t>LTL</w:t>
      </w:r>
      <w:r w:rsidR="00601758" w:rsidRPr="00601758">
        <w:rPr>
          <w:rFonts w:hint="eastAsia"/>
        </w:rPr>
        <w:t>形式化表示方法。使用这样的语法可以将业务流程表示为</w:t>
      </w:r>
      <w:r w:rsidR="00601758" w:rsidRPr="00601758">
        <w:rPr>
          <w:rFonts w:hint="eastAsia"/>
        </w:rPr>
        <w:t>Declarative</w:t>
      </w:r>
      <w:r w:rsidR="00601758" w:rsidRPr="00601758">
        <w:rPr>
          <w:rFonts w:hint="eastAsia"/>
        </w:rPr>
        <w:t>模型。</w:t>
      </w:r>
    </w:p>
    <w:p w14:paraId="060B3337" w14:textId="77777777" w:rsidR="000451F1" w:rsidRDefault="00601758" w:rsidP="000451F1">
      <w:pPr>
        <w:keepNext/>
        <w:ind w:firstLine="420"/>
        <w:jc w:val="center"/>
      </w:pPr>
      <w:r w:rsidRPr="00016AEC">
        <w:rPr>
          <w:noProof/>
          <w:sz w:val="24"/>
        </w:rPr>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00575F25" w:rsidR="00601758" w:rsidRPr="00601758" w:rsidRDefault="000451F1" w:rsidP="000451F1">
      <w:pPr>
        <w:pStyle w:val="a7"/>
        <w:jc w:val="center"/>
      </w:pPr>
      <w:bookmarkStart w:id="10" w:name="_Ref43068228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2</w:t>
      </w:r>
      <w:r w:rsidR="00DA0AE0">
        <w:fldChar w:fldCharType="end"/>
      </w:r>
      <w:bookmarkEnd w:id="10"/>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11" w:name="_Toc430716782"/>
      <w:r w:rsidRPr="00DC10EE">
        <w:t>Imperative</w:t>
      </w:r>
      <w:r w:rsidRPr="00DC10EE">
        <w:t>模型</w:t>
      </w:r>
      <w:bookmarkEnd w:id="11"/>
    </w:p>
    <w:p w14:paraId="6BB84B1C" w14:textId="6130D864"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类型的，它们严格描述流程如何执行。这样的工作流系统允许用户在执行流程时改变模型以使得工作更加符合动态的流程管理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1347AB">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Pr="00CB7EF9">
        <w:rPr>
          <w:rFonts w:hint="eastAsia"/>
          <w:sz w:val="24"/>
        </w:rPr>
        <w:t>展示了两种类型建模语言的差异</w:t>
      </w:r>
      <w:r>
        <w:rPr>
          <w:rFonts w:hint="eastAsia"/>
          <w:sz w:val="24"/>
        </w:rPr>
        <w:t>，</w:t>
      </w:r>
      <w:r>
        <w:rPr>
          <w:rFonts w:hint="eastAsia"/>
          <w:sz w:val="24"/>
        </w:rPr>
        <w:t>ConDec</w:t>
      </w:r>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r>
        <w:rPr>
          <w:rFonts w:hint="eastAsia"/>
          <w:sz w:val="24"/>
        </w:rPr>
        <w:t>ConDec</w:t>
      </w:r>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r>
        <w:rPr>
          <w:rFonts w:hint="eastAsia"/>
          <w:sz w:val="24"/>
        </w:rPr>
        <w:t>ConDec</w:t>
      </w:r>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r>
        <w:rPr>
          <w:rFonts w:hint="eastAsia"/>
          <w:sz w:val="24"/>
        </w:rPr>
        <w:t>Xor-split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5220A5D3" w:rsidR="00601758" w:rsidRDefault="000451F1" w:rsidP="000451F1">
      <w:pPr>
        <w:pStyle w:val="a7"/>
        <w:jc w:val="center"/>
      </w:pPr>
      <w:bookmarkStart w:id="12" w:name="_Ref43068229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3</w:t>
      </w:r>
      <w:r w:rsidR="00DA0AE0">
        <w:fldChar w:fldCharType="end"/>
      </w:r>
      <w:bookmarkEnd w:id="12"/>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sidRPr="00DA0AE0">
        <w:rPr>
          <w:rFonts w:hint="eastAsia"/>
          <w:b/>
        </w:rPr>
        <w:t>定义（</w:t>
      </w:r>
      <w:r w:rsidRPr="00DA0AE0">
        <w:rPr>
          <w:b/>
        </w:rPr>
        <w:t>Petri</w:t>
      </w:r>
      <w:r w:rsidRPr="00DA0AE0">
        <w:rPr>
          <w:rFonts w:hint="eastAsia"/>
          <w:b/>
        </w:rPr>
        <w:t>网）</w:t>
      </w:r>
      <w:r>
        <w:rPr>
          <w:rFonts w:hint="eastAsia"/>
        </w:rPr>
        <w:t>：</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2CF2FADE" w:rsidR="00601758" w:rsidRDefault="000451F1" w:rsidP="000451F1">
      <w:pPr>
        <w:pStyle w:val="a7"/>
        <w:jc w:val="center"/>
      </w:pPr>
      <w:bookmarkStart w:id="13" w:name="_Ref43068239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4</w:t>
      </w:r>
      <w:r w:rsidR="00DA0AE0">
        <w:fldChar w:fldCharType="end"/>
      </w:r>
      <w:bookmarkEnd w:id="13"/>
      <w:r>
        <w:t xml:space="preserve"> </w:t>
      </w:r>
      <w:r w:rsidR="00003C56">
        <w:rPr>
          <w:rFonts w:hint="eastAsia"/>
        </w:rPr>
        <w:t>P</w:t>
      </w:r>
      <w:r w:rsidR="00003C56" w:rsidRPr="008302AC">
        <w:rPr>
          <w:rFonts w:hint="eastAsia"/>
        </w:rPr>
        <w:t>etri</w:t>
      </w:r>
      <w:r w:rsidRPr="008302AC">
        <w:rPr>
          <w:rFonts w:hint="eastAsia"/>
        </w:rPr>
        <w:t>网模型</w:t>
      </w:r>
      <w:r>
        <w:rPr>
          <w:rFonts w:hint="eastAsia"/>
        </w:rPr>
        <w:t>I</w:t>
      </w:r>
      <w:r w:rsidR="00DA0AE0">
        <w:rPr>
          <w:rFonts w:hint="eastAsia"/>
        </w:rPr>
        <w:t>I</w:t>
      </w:r>
    </w:p>
    <w:p w14:paraId="7EBF0D0F" w14:textId="406C30B8" w:rsidR="00601758" w:rsidRDefault="00601758" w:rsidP="00601758">
      <w:pPr>
        <w:ind w:firstLine="420"/>
      </w:pPr>
      <w:r>
        <w:rPr>
          <w:rFonts w:hint="eastAsia"/>
        </w:rPr>
        <w:t>如</w:t>
      </w:r>
      <w:r w:rsidR="00D83796">
        <w:fldChar w:fldCharType="begin"/>
      </w:r>
      <w:r w:rsidR="00D83796">
        <w:instrText xml:space="preserve"> </w:instrText>
      </w:r>
      <w:r w:rsidR="00D83796">
        <w:rPr>
          <w:rFonts w:hint="eastAsia"/>
        </w:rPr>
        <w:instrText>REF _Ref430682396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4</w:t>
      </w:r>
      <w:r w:rsidR="00D83796">
        <w:fldChar w:fldCharType="end"/>
      </w:r>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65F2EF40"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[6]</w:t>
      </w:r>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[7]</w:t>
      </w:r>
      <w:r w:rsidR="007917A6" w:rsidRPr="00226282">
        <w:rPr>
          <w:vertAlign w:val="superscript"/>
        </w:rPr>
        <w:fldChar w:fldCharType="end"/>
      </w:r>
      <w:r>
        <w:rPr>
          <w:rFonts w:hint="eastAsia"/>
        </w:rPr>
        <w:t>、约简分析技术</w:t>
      </w:r>
      <w:r w:rsidR="00B12983">
        <w:rPr>
          <w:rFonts w:hint="eastAsia"/>
        </w:rPr>
        <w:t>、展开分析技术</w:t>
      </w:r>
      <w:r>
        <w:rPr>
          <w:rFonts w:hint="eastAsia"/>
        </w:rPr>
        <w:t>等。</w:t>
      </w:r>
    </w:p>
    <w:p w14:paraId="749BA7E5" w14:textId="0186917E"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r w:rsidR="001347AB">
        <w:t>[6]</w:t>
      </w:r>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[8]</w:t>
      </w:r>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2288415A"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r w:rsidR="001347AB">
        <w:t>[7]</w:t>
      </w:r>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603FE479" w:rsidR="00D60D24" w:rsidRDefault="00601758" w:rsidP="00601758">
      <w:pPr>
        <w:ind w:firstLine="420"/>
      </w:pPr>
      <w:r>
        <w:rPr>
          <w:rFonts w:hint="eastAsia"/>
        </w:rPr>
        <w:t>约简分析技术是针对</w:t>
      </w:r>
      <w:r>
        <w:rPr>
          <w:rFonts w:hint="eastAsia"/>
        </w:rPr>
        <w:t>Petri</w:t>
      </w:r>
      <w:r>
        <w:rPr>
          <w:rFonts w:hint="eastAsia"/>
        </w:rPr>
        <w:t>网的状态复杂性而提出的。一个规模不大的系统，可能会出现状态组合爆炸的危险，从而给分析带来困难。对此，人们提出化简和分解的思想。化简是在保留一些性质不变的基础上，将一个较复杂的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r w:rsidR="001347AB">
        <w:rPr>
          <w:vertAlign w:val="superscript"/>
        </w:rPr>
        <w:t>[9]</w:t>
      </w:r>
      <w:r w:rsidR="00D60D24" w:rsidRPr="00D60D24">
        <w:rPr>
          <w:vertAlign w:val="superscript"/>
        </w:rPr>
        <w:fldChar w:fldCharType="end"/>
      </w:r>
      <w:r>
        <w:rPr>
          <w:rFonts w:hint="eastAsia"/>
        </w:rPr>
        <w:t>。</w:t>
      </w:r>
    </w:p>
    <w:p w14:paraId="1F8432D3" w14:textId="139EA4D3"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r w:rsidR="000464DD">
        <w:rPr>
          <w:rFonts w:hint="eastAsia"/>
        </w:rPr>
        <w:t>流程模型</w:t>
      </w:r>
      <w:r w:rsidR="00F12F4A">
        <w:rPr>
          <w:rFonts w:hint="eastAsia"/>
        </w:rPr>
        <w:t>中包含循环结构的时候，业务</w:t>
      </w:r>
      <w:r w:rsidR="000464DD">
        <w:rPr>
          <w:rFonts w:hint="eastAsia"/>
        </w:rPr>
        <w:t>流程模型</w:t>
      </w:r>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r w:rsidR="001347AB">
        <w:rPr>
          <w:vertAlign w:val="superscript"/>
        </w:rPr>
        <w:t>[10]</w:t>
      </w:r>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r w:rsidR="001347AB">
        <w:rPr>
          <w:vertAlign w:val="superscript"/>
        </w:rPr>
        <w:t>[11]</w:t>
      </w:r>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r w:rsidR="00B664F8">
        <w:rPr>
          <w:rFonts w:hint="eastAsia"/>
        </w:rPr>
        <w:t>Complete</w:t>
      </w:r>
      <w:r w:rsidR="00B664F8">
        <w:t xml:space="preserve"> </w:t>
      </w:r>
      <w:r w:rsidR="00B664F8">
        <w:rPr>
          <w:rFonts w:hint="eastAsia"/>
        </w:rPr>
        <w:t>F</w:t>
      </w:r>
      <w:r w:rsidR="00B664F8">
        <w:t xml:space="preserve">inite </w:t>
      </w:r>
      <w:r w:rsidR="00B664F8">
        <w:rPr>
          <w:rFonts w:hint="eastAsia"/>
        </w:rPr>
        <w:t>P</w:t>
      </w:r>
      <w:r w:rsidR="00B664F8">
        <w:t>refix</w:t>
      </w:r>
      <w:r w:rsidR="00F12F4A">
        <w:t xml:space="preserve">, </w:t>
      </w:r>
      <w:r w:rsidR="006323B6">
        <w:rPr>
          <w:rFonts w:hint="eastAsia"/>
        </w:rPr>
        <w:t>简称</w:t>
      </w:r>
      <w:r w:rsidR="00F12F4A">
        <w:t>CFP</w:t>
      </w:r>
      <w:r w:rsidR="00F12F4A">
        <w:rPr>
          <w:rFonts w:hint="eastAsia"/>
        </w:rPr>
        <w:t>）来压缩业务</w:t>
      </w:r>
      <w:r w:rsidR="000464DD">
        <w:rPr>
          <w:rFonts w:hint="eastAsia"/>
        </w:rPr>
        <w:t>流程模型</w:t>
      </w:r>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[12]</w:t>
      </w:r>
      <w:r w:rsidR="007917A6" w:rsidRPr="007917A6">
        <w:rPr>
          <w:vertAlign w:val="superscript"/>
        </w:rPr>
        <w:fldChar w:fldCharType="end"/>
      </w:r>
      <w:r w:rsidR="00601758">
        <w:rPr>
          <w:rFonts w:hint="eastAsia"/>
        </w:rPr>
        <w:t>。</w:t>
      </w:r>
    </w:p>
    <w:p w14:paraId="2D9E929C" w14:textId="4825F9FC" w:rsidR="00601758" w:rsidRDefault="00601758" w:rsidP="00601758">
      <w:pPr>
        <w:ind w:firstLine="420"/>
      </w:pPr>
      <w:r>
        <w:rPr>
          <w:rFonts w:hint="eastAsia"/>
        </w:rPr>
        <w:t>建立在通用网论基础之上的并发行为的特性研究是</w:t>
      </w:r>
      <w:r>
        <w:rPr>
          <w:rFonts w:hint="eastAsia"/>
        </w:rPr>
        <w:t>Petri</w:t>
      </w:r>
      <w:r>
        <w:rPr>
          <w:rFonts w:hint="eastAsia"/>
        </w:rPr>
        <w:t>网理论研究的另一主要方向。在最为著名的并发公理系统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[13]</w:t>
      </w:r>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bookmarkStart w:id="14" w:name="_Toc430716783"/>
      <w:r>
        <w:rPr>
          <w:rFonts w:hint="eastAsia"/>
        </w:rPr>
        <w:t>Hybrid</w:t>
      </w:r>
      <w:r>
        <w:rPr>
          <w:rFonts w:hint="eastAsia"/>
        </w:rPr>
        <w:t>模型</w:t>
      </w:r>
      <w:bookmarkEnd w:id="14"/>
    </w:p>
    <w:p w14:paraId="3CC8B00A" w14:textId="73F40F63" w:rsidR="002A6DEC" w:rsidRPr="00DA0AE0" w:rsidRDefault="002A6DEC" w:rsidP="000705DD">
      <w:pPr>
        <w:ind w:firstLine="420"/>
      </w:pPr>
      <w:r w:rsidRPr="000705DD">
        <w:t>轻结构而重多样性的模型适合用</w:t>
      </w:r>
      <w:r w:rsidRPr="000705DD">
        <w:t>Declarative</w:t>
      </w:r>
      <w:r w:rsidRPr="000705DD">
        <w:t>语言</w:t>
      </w:r>
      <w:r>
        <w:t>来</w:t>
      </w:r>
      <w:r w:rsidRPr="000705DD">
        <w:t>表示</w:t>
      </w:r>
      <w:r>
        <w:rPr>
          <w:rFonts w:hint="eastAsia"/>
        </w:rPr>
        <w:t>，</w:t>
      </w:r>
      <w:r w:rsidRPr="00DA0AE0">
        <w:t>而重结构且稳定的模型</w:t>
      </w:r>
      <w:r>
        <w:t>则</w:t>
      </w:r>
      <w:r w:rsidRPr="00DA0AE0">
        <w:t>适合用</w:t>
      </w:r>
      <w:r w:rsidRPr="00DA0AE0">
        <w:t>Imperative</w:t>
      </w:r>
      <w:r w:rsidRPr="00DA0AE0">
        <w:t>语言</w:t>
      </w:r>
      <w:r>
        <w:t>来</w:t>
      </w:r>
      <w:r w:rsidRPr="00DA0AE0">
        <w:t>表示。在很多场景中，一个流程可以既包含适合用</w:t>
      </w:r>
      <w:r w:rsidRPr="00DA0AE0">
        <w:t>Declarative</w:t>
      </w:r>
      <w:r w:rsidRPr="00DA0AE0">
        <w:t>语言表示的部分也包含适合用</w:t>
      </w:r>
      <w:r w:rsidRPr="00DA0AE0">
        <w:t>Imperative</w:t>
      </w:r>
      <w:r w:rsidRPr="00DA0AE0">
        <w:t>语言表示的部分。为了能够有效表示这类模型，</w:t>
      </w:r>
      <w:r w:rsidRPr="00DA0AE0">
        <w:t>Maggi</w:t>
      </w:r>
      <w:r w:rsidRPr="00DA0AE0">
        <w:t>等人提出了</w:t>
      </w:r>
      <w:r w:rsidRPr="00DA0AE0">
        <w:t>Hybrid</w:t>
      </w:r>
      <w:r w:rsidRPr="00DA0AE0">
        <w:t>模型</w:t>
      </w:r>
      <w:r w:rsidRPr="00DA0AE0">
        <w:rPr>
          <w:vertAlign w:val="superscript"/>
        </w:rPr>
        <w:fldChar w:fldCharType="begin"/>
      </w:r>
      <w:r w:rsidRPr="00DA0AE0">
        <w:rPr>
          <w:vertAlign w:val="superscript"/>
        </w:rPr>
        <w:instrText xml:space="preserve"> REF _Ref430694415 \r \h </w:instrText>
      </w:r>
      <w:r w:rsidR="00F16FF0">
        <w:rPr>
          <w:vertAlign w:val="superscript"/>
        </w:rPr>
        <w:instrText xml:space="preserve"> \* MERGEFORMAT </w:instrText>
      </w:r>
      <w:r w:rsidRPr="00DA0AE0">
        <w:rPr>
          <w:vertAlign w:val="superscript"/>
        </w:rPr>
      </w:r>
      <w:r w:rsidRPr="00DA0AE0">
        <w:rPr>
          <w:vertAlign w:val="superscript"/>
        </w:rPr>
        <w:fldChar w:fldCharType="separate"/>
      </w:r>
      <w:r w:rsidR="001347AB">
        <w:rPr>
          <w:vertAlign w:val="superscript"/>
        </w:rPr>
        <w:t>[5]</w:t>
      </w:r>
      <w:r w:rsidRPr="00DA0AE0">
        <w:rPr>
          <w:vertAlign w:val="superscript"/>
        </w:rPr>
        <w:fldChar w:fldCharType="end"/>
      </w:r>
      <w:r w:rsidRPr="00DA0AE0">
        <w:t>，这类模型的每个子流程都是</w:t>
      </w:r>
      <w:r w:rsidRPr="00DA0AE0">
        <w:t>Imperative</w:t>
      </w:r>
      <w:r w:rsidRPr="00DA0AE0">
        <w:t>模型或者</w:t>
      </w:r>
      <w:r w:rsidRPr="00DA0AE0">
        <w:t>Declarative</w:t>
      </w:r>
      <w:r w:rsidRPr="00DA0AE0">
        <w:t>模型。</w:t>
      </w:r>
    </w:p>
    <w:p w14:paraId="7A25E3AF" w14:textId="60288776" w:rsidR="002A6DEC" w:rsidRDefault="00CA3F41" w:rsidP="002A6DEC">
      <w:pPr>
        <w:ind w:firstLine="420"/>
      </w:pPr>
      <w:r>
        <w:fldChar w:fldCharType="begin"/>
      </w:r>
      <w:r>
        <w:instrText xml:space="preserve"> REF _Ref430696377 \h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5</w:t>
      </w:r>
      <w:r>
        <w:fldChar w:fldCharType="end"/>
      </w:r>
      <w:r w:rsidR="002A6DEC" w:rsidRPr="00DA0AE0">
        <w:t>是一个</w:t>
      </w:r>
      <w:r w:rsidR="002A6DEC" w:rsidRPr="00DA0AE0">
        <w:t>Hybrid</w:t>
      </w:r>
      <w:r w:rsidR="002A6DEC" w:rsidRPr="00DA0AE0">
        <w:t>模型示例。该类模型将</w:t>
      </w:r>
      <w:r w:rsidR="002A6DEC" w:rsidRPr="00DA0AE0">
        <w:t>Declarative</w:t>
      </w:r>
      <w:r w:rsidR="002A6DEC" w:rsidRPr="00DA0AE0">
        <w:t>模型与</w:t>
      </w:r>
      <w:r w:rsidR="002A6DEC" w:rsidRPr="00DA0AE0">
        <w:t>Imperative</w:t>
      </w:r>
      <w:r w:rsidR="002A6DEC" w:rsidRPr="002A6DEC">
        <w:t>模型</w:t>
      </w:r>
      <w:r w:rsidR="002A6DEC" w:rsidRPr="00DA0AE0">
        <w:t>用子流程表示并连接各个子流程从而描述混杂类型的业务流程。</w:t>
      </w:r>
      <w:r w:rsidR="00A96131">
        <w:t>其中，</w:t>
      </w:r>
      <w:r w:rsidR="00A96131">
        <w:t>P1.1</w:t>
      </w:r>
      <w:r w:rsidR="00A96131">
        <w:t>、</w:t>
      </w:r>
      <w:r w:rsidR="00A96131">
        <w:rPr>
          <w:rFonts w:hint="eastAsia"/>
        </w:rPr>
        <w:t>P1.2</w:t>
      </w:r>
      <w:r w:rsidR="00A96131">
        <w:t>、</w:t>
      </w:r>
      <w:r w:rsidR="00A96131">
        <w:rPr>
          <w:rFonts w:hint="eastAsia"/>
        </w:rPr>
        <w:t>P1.3</w:t>
      </w:r>
      <w:r w:rsidR="00A96131">
        <w:t>、</w:t>
      </w:r>
      <w:r w:rsidR="00A96131">
        <w:rPr>
          <w:rFonts w:hint="eastAsia"/>
        </w:rPr>
        <w:t>P1.4</w:t>
      </w:r>
      <w:r w:rsidR="00A96131">
        <w:t>、</w:t>
      </w:r>
      <w:r w:rsidR="00A96131">
        <w:t>P2.1</w:t>
      </w:r>
      <w:r w:rsidR="00A96131">
        <w:t>、</w:t>
      </w:r>
      <w:r w:rsidR="00A96131">
        <w:t>P2.2</w:t>
      </w:r>
      <w:r w:rsidR="00A96131">
        <w:rPr>
          <w:rFonts w:hint="eastAsia"/>
        </w:rPr>
        <w:t>是</w:t>
      </w:r>
      <w:r w:rsidR="00A96131">
        <w:t>Petri</w:t>
      </w:r>
      <w:r w:rsidR="00A96131">
        <w:t>网模型，</w:t>
      </w:r>
      <w:r w:rsidR="00A96131">
        <w:rPr>
          <w:rFonts w:hint="eastAsia"/>
        </w:rPr>
        <w:t>D</w:t>
      </w:r>
      <w:r w:rsidR="00A96131">
        <w:t>1.1</w:t>
      </w:r>
      <w:r w:rsidR="00A96131">
        <w:t>、</w:t>
      </w:r>
      <w:r w:rsidR="00A96131">
        <w:rPr>
          <w:rFonts w:hint="eastAsia"/>
        </w:rPr>
        <w:t>D</w:t>
      </w:r>
      <w:r w:rsidR="00A96131">
        <w:t>2.1</w:t>
      </w:r>
      <w:r w:rsidR="00A96131">
        <w:rPr>
          <w:rFonts w:hint="eastAsia"/>
        </w:rPr>
        <w:t>是</w:t>
      </w:r>
      <w:r w:rsidR="00F921F6">
        <w:rPr>
          <w:rFonts w:hint="eastAsia"/>
        </w:rPr>
        <w:t>ConDec</w:t>
      </w:r>
      <w:r w:rsidR="00A96131">
        <w:t>模型。</w:t>
      </w:r>
    </w:p>
    <w:p w14:paraId="769C89AA" w14:textId="77777777" w:rsidR="00F16FF0" w:rsidRDefault="00052A58" w:rsidP="00DA0AE0">
      <w:pPr>
        <w:keepNext/>
      </w:pPr>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83.15pt">
            <v:imagedata r:id="rId16" o:title="屏幕快照 2015-09-22 下午2"/>
          </v:shape>
        </w:pict>
      </w:r>
    </w:p>
    <w:p w14:paraId="1C04CA06" w14:textId="1D958D1D" w:rsidR="002A6DEC" w:rsidRPr="00F16FF0" w:rsidRDefault="00F16FF0" w:rsidP="00DA0AE0">
      <w:pPr>
        <w:pStyle w:val="a7"/>
        <w:jc w:val="center"/>
      </w:pPr>
      <w:bookmarkStart w:id="15" w:name="_Ref430696377"/>
      <w:bookmarkStart w:id="16" w:name="_Ref43069636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5</w:t>
      </w:r>
      <w:r w:rsidR="00DA0AE0">
        <w:fldChar w:fldCharType="end"/>
      </w:r>
      <w:bookmarkEnd w:id="15"/>
      <w:r>
        <w:t xml:space="preserve"> Hybrid</w:t>
      </w:r>
      <w:r>
        <w:t>模型</w:t>
      </w:r>
      <w:bookmarkEnd w:id="16"/>
    </w:p>
    <w:p w14:paraId="376B28DD" w14:textId="77777777" w:rsidR="00DC10EE" w:rsidRDefault="00DC10EE" w:rsidP="00601758">
      <w:pPr>
        <w:pStyle w:val="2"/>
      </w:pPr>
      <w:bookmarkStart w:id="17" w:name="_Toc430716784"/>
      <w:r w:rsidRPr="00DC10EE">
        <w:rPr>
          <w:rFonts w:hint="eastAsia"/>
        </w:rPr>
        <w:t>符合性检测</w:t>
      </w:r>
      <w:bookmarkEnd w:id="17"/>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23824F85" w:rsidR="00601758" w:rsidRPr="00601758" w:rsidRDefault="00601758" w:rsidP="00601758">
      <w:commentRangeStart w:id="18"/>
      <w:r>
        <w:rPr>
          <w:rFonts w:hint="eastAsia"/>
        </w:rPr>
        <w:t>符合性检测</w:t>
      </w:r>
      <w:commentRangeEnd w:id="18"/>
      <w:r w:rsidR="008D3F14">
        <w:rPr>
          <w:rStyle w:val="aa"/>
        </w:rPr>
        <w:commentReference w:id="18"/>
      </w:r>
      <w:r>
        <w:rPr>
          <w:rFonts w:hint="eastAsia"/>
        </w:rPr>
        <w:t>，也被称为符合性分析，是用来检测流程模型同其相对应的事件日志之间的一致性，并由此来评价流程模型同流程日志之间的关系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D83796">
        <w:fldChar w:fldCharType="end"/>
      </w:r>
      <w:r w:rsidR="00D83796">
        <w:rPr>
          <w:rFonts w:hint="eastAsia"/>
        </w:rPr>
        <w:t>）</w:t>
      </w:r>
      <w:r>
        <w:rPr>
          <w:rFonts w:hint="eastAsia"/>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19" w:name="_Toc430716785"/>
      <w:r w:rsidRPr="00DC10EE">
        <w:t>度量维度</w:t>
      </w:r>
      <w:bookmarkEnd w:id="19"/>
    </w:p>
    <w:p w14:paraId="1381837E" w14:textId="2345972B" w:rsidR="00601758" w:rsidRDefault="00601758" w:rsidP="00601758">
      <w:pPr>
        <w:ind w:firstLine="420"/>
      </w:pPr>
      <w:r>
        <w:rPr>
          <w:rFonts w:hint="eastAsia"/>
        </w:rPr>
        <w:t>Rozinat</w:t>
      </w:r>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r w:rsidR="001347AB">
        <w:t>[16]</w:t>
      </w:r>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3FC51813"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r>
        <w:rPr>
          <w:rFonts w:hint="eastAsia"/>
        </w:rPr>
        <w:t>Structureness</w:t>
      </w:r>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[21]</w:t>
      </w:r>
      <w:r w:rsidR="007917A6" w:rsidRPr="007917A6">
        <w:rPr>
          <w:vertAlign w:val="superscript"/>
        </w:rPr>
        <w:fldChar w:fldCharType="end"/>
      </w:r>
      <w:r>
        <w:rPr>
          <w:rFonts w:hint="eastAsia"/>
        </w:rPr>
        <w:t>：</w:t>
      </w:r>
    </w:p>
    <w:p w14:paraId="3D80CD36" w14:textId="652DE54D"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t>Structureness</w:t>
      </w:r>
      <w:r>
        <w:rPr>
          <w:rFonts w:hint="eastAsia"/>
        </w:rPr>
        <w:t>依据建模语言来描述流程模型结构复杂度。如果一个模型有很多重复任务或者有很多不必要的</w:t>
      </w:r>
      <w:r>
        <w:rPr>
          <w:rFonts w:hint="eastAsia"/>
        </w:rPr>
        <w:t>and/xor</w:t>
      </w:r>
      <w:r>
        <w:rPr>
          <w:rFonts w:hint="eastAsia"/>
        </w:rPr>
        <w:t>结构，同时这个模型可以在一定程度上得到简化得到一个结构更小的模型，那么这个模型的</w:t>
      </w:r>
      <w:r>
        <w:rPr>
          <w:rFonts w:hint="eastAsia"/>
        </w:rPr>
        <w:t>Structureness</w:t>
      </w:r>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8EC9EDC" w:rsidR="00601758" w:rsidRDefault="00226282" w:rsidP="00226282">
      <w:pPr>
        <w:pStyle w:val="a7"/>
        <w:jc w:val="center"/>
      </w:pPr>
      <w:bookmarkStart w:id="20" w:name="_Ref43068247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6</w:t>
      </w:r>
      <w:r w:rsidR="00DA0AE0">
        <w:fldChar w:fldCharType="end"/>
      </w:r>
      <w:bookmarkEnd w:id="20"/>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1A67AA5E"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r w:rsidR="00601758">
        <w:rPr>
          <w:rFonts w:hint="eastAsia"/>
        </w:rPr>
        <w:t>Structureness</w:t>
      </w:r>
      <w:r w:rsidR="00601758">
        <w:rPr>
          <w:rFonts w:hint="eastAsia"/>
        </w:rPr>
        <w:t>很低。</w:t>
      </w:r>
    </w:p>
    <w:p w14:paraId="290D0032" w14:textId="27D4AFAE"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r>
        <w:rPr>
          <w:rFonts w:hint="eastAsia"/>
        </w:rPr>
        <w:t>Adriansyah</w:t>
      </w:r>
      <w:r>
        <w:rPr>
          <w:rFonts w:hint="eastAsia"/>
        </w:rPr>
        <w:t>等人和</w:t>
      </w:r>
      <w:r w:rsidR="0067563C">
        <w:t>Weerdt</w:t>
      </w:r>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r w:rsidR="001347AB">
        <w:t>[20]</w:t>
      </w:r>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这两个维度对于符合性检测的重要性和相应的检测方法。</w:t>
      </w:r>
    </w:p>
    <w:p w14:paraId="72CD41F9" w14:textId="10649950" w:rsidR="00601758" w:rsidRDefault="00601758" w:rsidP="00601758">
      <w:pPr>
        <w:ind w:firstLine="420"/>
      </w:pPr>
      <w:r>
        <w:rPr>
          <w:rFonts w:hint="eastAsia"/>
        </w:rPr>
        <w:t>与传统的计算</w:t>
      </w:r>
      <w:r>
        <w:rPr>
          <w:rFonts w:hint="eastAsia"/>
        </w:rPr>
        <w:t>Precision</w:t>
      </w:r>
      <w:r w:rsidR="00A10E4C">
        <w:t>方法</w:t>
      </w:r>
      <w:r>
        <w:rPr>
          <w:rFonts w:hint="eastAsia"/>
        </w:rPr>
        <w:t>相不同</w:t>
      </w:r>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r w:rsidR="001347AB">
        <w:rPr>
          <w:vertAlign w:val="superscript"/>
        </w:rPr>
        <w:t>[18]</w:t>
      </w:r>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r w:rsidR="001347AB">
        <w:rPr>
          <w:vertAlign w:val="superscript"/>
        </w:rPr>
        <w:t>[19]</w:t>
      </w:r>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r w:rsidR="001347AB">
        <w:t>[17]</w:t>
      </w:r>
      <w:r w:rsidR="00A10E4C">
        <w:fldChar w:fldCharType="end"/>
      </w:r>
      <w:r>
        <w:rPr>
          <w:rFonts w:hint="eastAsia"/>
        </w:rPr>
        <w:t>并没有直接用日志中的轨迹和模型来做符合性检测。</w:t>
      </w:r>
      <w:r>
        <w:rPr>
          <w:rFonts w:hint="eastAsia"/>
        </w:rPr>
        <w:t>Adriansyah</w:t>
      </w:r>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r>
        <w:rPr>
          <w:rFonts w:hint="eastAsia"/>
        </w:rPr>
        <w:t>Adriansyah</w:t>
      </w:r>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E5A551F" w:rsidR="00601758" w:rsidRPr="00601758" w:rsidRDefault="00462ACD" w:rsidP="00601758">
      <w:pPr>
        <w:ind w:firstLine="420"/>
      </w:pPr>
      <w:r>
        <w:t>Weerdt</w:t>
      </w:r>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r w:rsidR="001347AB">
        <w:t>[20]</w:t>
      </w:r>
      <w:r>
        <w:fldChar w:fldCharType="end"/>
      </w:r>
      <w:r w:rsidR="00601758">
        <w:rPr>
          <w:rFonts w:hint="eastAsia"/>
        </w:rPr>
        <w:t>中通过对</w:t>
      </w:r>
      <w:r w:rsidR="00DF7A55">
        <w:rPr>
          <w:rFonts w:hint="eastAsia"/>
        </w:rPr>
        <w:t>日志使用加权人工负</w:t>
      </w:r>
      <w:r w:rsidR="00601758">
        <w:rPr>
          <w:rFonts w:hint="eastAsia"/>
        </w:rPr>
        <w:t>事件生成算法，统计日志</w:t>
      </w:r>
      <w:r w:rsidR="00DF7A55">
        <w:rPr>
          <w:rFonts w:hint="eastAsia"/>
        </w:rPr>
        <w:t>中的真的正</w:t>
      </w:r>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21" w:name="_Toc430716786"/>
      <w:r w:rsidRPr="00DC10EE">
        <w:rPr>
          <w:rFonts w:hint="eastAsia"/>
        </w:rPr>
        <w:t>符合性检测方法</w:t>
      </w:r>
      <w:bookmarkEnd w:id="21"/>
    </w:p>
    <w:p w14:paraId="4C1FA002" w14:textId="6A8075E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r w:rsidR="001347AB">
        <w:rPr>
          <w:vertAlign w:val="superscript"/>
        </w:rPr>
        <w:t>[14]</w:t>
      </w:r>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5D3811A2"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15FF931F"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r w:rsidR="001347AB">
        <w:rPr>
          <w:vertAlign w:val="superscript"/>
        </w:rPr>
        <w:t>[33]</w:t>
      </w:r>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419D8359" w:rsidR="00601758" w:rsidRDefault="000451F1" w:rsidP="000451F1">
      <w:pPr>
        <w:pStyle w:val="a7"/>
        <w:jc w:val="center"/>
      </w:pPr>
      <w:bookmarkStart w:id="22" w:name="_Ref43068252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7</w:t>
      </w:r>
      <w:r w:rsidR="00DA0AE0">
        <w:fldChar w:fldCharType="end"/>
      </w:r>
      <w:bookmarkEnd w:id="22"/>
      <w:r>
        <w:t xml:space="preserve"> </w:t>
      </w:r>
      <w:r w:rsidR="00AF0F58">
        <w:rPr>
          <w:rFonts w:hint="eastAsia"/>
        </w:rPr>
        <w:t>P</w:t>
      </w:r>
      <w:r w:rsidR="00AF0F58" w:rsidRPr="009B5A3B">
        <w:rPr>
          <w:rFonts w:hint="eastAsia"/>
        </w:rPr>
        <w:t>etri</w:t>
      </w:r>
      <w:r w:rsidRPr="009B5A3B">
        <w:rPr>
          <w:rFonts w:hint="eastAsia"/>
        </w:rPr>
        <w:t>网模型</w:t>
      </w:r>
      <w:r>
        <w:t>II</w:t>
      </w:r>
      <w:r w:rsidR="00DA0AE0">
        <w:t>I</w:t>
      </w:r>
    </w:p>
    <w:p w14:paraId="7C011164" w14:textId="342BDAC6"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sidRPr="00601758">
        <w:rPr>
          <w:rFonts w:hint="eastAsia"/>
        </w:rPr>
        <w:t>中的模型</w:t>
      </w:r>
      <w:r w:rsidR="000451F1">
        <w:rPr>
          <w:rFonts w:hint="eastAsia"/>
        </w:rPr>
        <w:t>I</w:t>
      </w:r>
      <w:r w:rsidR="00DA0AE0">
        <w:t>I</w:t>
      </w:r>
      <w:r w:rsidR="000451F1">
        <w:rPr>
          <w:rFonts w:hint="eastAsia"/>
        </w:rPr>
        <w:t>I</w:t>
      </w:r>
      <w:r w:rsidRPr="00601758">
        <w:rPr>
          <w:rFonts w:hint="eastAsia"/>
        </w:rPr>
        <w:t>及一条轨迹</w:t>
      </w:r>
      <w:r w:rsidRPr="00601758">
        <w:rPr>
          <w:rFonts w:hint="eastAsia"/>
        </w:rPr>
        <w:t xml:space="preserve"> L= accd</w:t>
      </w:r>
      <w:r w:rsidRPr="00601758">
        <w:rPr>
          <w:rFonts w:hint="eastAsia"/>
        </w:rPr>
        <w:t>。模型</w:t>
      </w:r>
      <w:r w:rsidR="000451F1">
        <w:rPr>
          <w:rFonts w:hint="eastAsia"/>
        </w:rPr>
        <w:t>II</w:t>
      </w:r>
      <w:r w:rsidR="00DA0AE0">
        <w:t>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3AEDD8C6" w:rsidR="00601758" w:rsidRDefault="000451F1" w:rsidP="000451F1">
      <w:pPr>
        <w:pStyle w:val="a7"/>
        <w:jc w:val="center"/>
      </w:pPr>
      <w:bookmarkStart w:id="23" w:name="_Ref430682531"/>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8</w:t>
      </w:r>
      <w:r w:rsidR="00DA0AE0">
        <w:fldChar w:fldCharType="end"/>
      </w:r>
      <w:bookmarkEnd w:id="23"/>
      <w:r>
        <w:t xml:space="preserve"> </w:t>
      </w:r>
      <w:r>
        <w:t>轨迹</w:t>
      </w:r>
      <w:r>
        <w:t>L</w:t>
      </w:r>
      <w:r>
        <w:rPr>
          <w:rFonts w:hint="eastAsia"/>
        </w:rPr>
        <w:t>=</w:t>
      </w:r>
      <w:r>
        <w:t>accd</w:t>
      </w:r>
      <w:r w:rsidR="00B525D0">
        <w:t>同</w:t>
      </w:r>
      <w:r w:rsidR="00B525D0">
        <w:rPr>
          <w:rFonts w:hint="eastAsia"/>
        </w:rPr>
        <w:t>P</w:t>
      </w:r>
      <w:r w:rsidR="00B525D0">
        <w:t>etri</w:t>
      </w:r>
      <w:r>
        <w:t>网模型</w:t>
      </w:r>
      <w:r>
        <w:t>II</w:t>
      </w:r>
      <w:r>
        <w:t>的一个对齐</w:t>
      </w:r>
    </w:p>
    <w:p w14:paraId="5D5138B5" w14:textId="0B0B3414"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sidRPr="00DA0AE0">
        <w:rPr>
          <w:rFonts w:hint="eastAsia"/>
          <w:b/>
        </w:rPr>
        <w:t>定义（对齐）</w:t>
      </w:r>
      <w:r>
        <w:rPr>
          <w:rFonts w:hint="eastAsia"/>
        </w:rPr>
        <w:t>：对于一个有标签的模型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4C067C1A"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rsidR="00081D27">
        <w:fldChar w:fldCharType="end"/>
      </w:r>
      <w:r>
        <w:rPr>
          <w:rFonts w:hint="eastAsia"/>
        </w:rPr>
        <w:t>来说，轨迹</w:t>
      </w:r>
      <w:r>
        <w:rPr>
          <w:rFonts w:hint="eastAsia"/>
        </w:rPr>
        <w:t xml:space="preserve"> L=accd</w:t>
      </w:r>
      <w:r>
        <w:rPr>
          <w:rFonts w:hint="eastAsia"/>
        </w:rPr>
        <w:t>的一个对齐就是</w:t>
      </w:r>
      <w:r>
        <w:rPr>
          <w:rFonts w:hint="eastAsia"/>
        </w:rPr>
        <w:t>(a, a)(c, c)(&gt;&gt;, b)(c, &gt;&gt;)(d, d)</w:t>
      </w:r>
      <w:r>
        <w:rPr>
          <w:rFonts w:hint="eastAsia"/>
        </w:rPr>
        <w:t>。</w:t>
      </w:r>
    </w:p>
    <w:p w14:paraId="072244E9" w14:textId="6BAB0C10"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w:t>
      </w:r>
      <w:commentRangeStart w:id="24"/>
      <w:r>
        <w:rPr>
          <w:rFonts w:hint="eastAsia"/>
        </w:rPr>
        <w:t>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Pr>
          <w:rFonts w:hint="eastAsia"/>
        </w:rPr>
        <w:t>中的模型</w:t>
      </w:r>
      <w:r w:rsidR="00577504">
        <w:rPr>
          <w:rFonts w:hint="eastAsia"/>
        </w:rPr>
        <w:t>II</w:t>
      </w:r>
      <w:r>
        <w:rPr>
          <w:rFonts w:hint="eastAsia"/>
        </w:rPr>
        <w:t>和轨迹</w:t>
      </w:r>
      <w:r>
        <w:rPr>
          <w:rFonts w:hint="eastAsia"/>
        </w:rPr>
        <w:t xml:space="preserve"> L= abcbd</w:t>
      </w:r>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9</w:t>
      </w:r>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commentRangeEnd w:id="24"/>
      <w:r w:rsidR="00266606">
        <w:rPr>
          <w:rStyle w:val="aa"/>
        </w:rPr>
        <w:commentReference w:id="24"/>
      </w:r>
      <w:r>
        <w:rPr>
          <w:rFonts w:hint="eastAsia"/>
        </w:rPr>
        <w:t>。</w:t>
      </w:r>
    </w:p>
    <w:p w14:paraId="48BA630E" w14:textId="77777777" w:rsidR="00577504" w:rsidRDefault="00601758" w:rsidP="00577504">
      <w:pPr>
        <w:keepNext/>
        <w:ind w:firstLine="420"/>
        <w:jc w:val="center"/>
      </w:pPr>
      <w:commentRangeStart w:id="25"/>
      <w:r>
        <w:rPr>
          <w:rFonts w:ascii="Calibri" w:eastAsia="Apple Color Emoji" w:hAnsi="Calibri" w:cs="Calibri" w:hint="eastAsia"/>
          <w:noProof/>
          <w:sz w:val="24"/>
        </w:rPr>
        <w:drawing>
          <wp:inline distT="0" distB="0" distL="0" distR="0" wp14:anchorId="680575E6" wp14:editId="3B7F3E82">
            <wp:extent cx="3582767" cy="1228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2767" cy="1228725"/>
                    </a:xfrm>
                    <a:prstGeom prst="rect">
                      <a:avLst/>
                    </a:prstGeom>
                    <a:noFill/>
                    <a:ln>
                      <a:noFill/>
                    </a:ln>
                  </pic:spPr>
                </pic:pic>
              </a:graphicData>
            </a:graphic>
          </wp:inline>
        </w:drawing>
      </w:r>
      <w:commentRangeEnd w:id="25"/>
      <w:r w:rsidR="000C67C9">
        <w:rPr>
          <w:rStyle w:val="aa"/>
        </w:rPr>
        <w:commentReference w:id="25"/>
      </w:r>
    </w:p>
    <w:p w14:paraId="3176E3B5" w14:textId="7FE03D54" w:rsidR="00601758" w:rsidRDefault="00577504" w:rsidP="00577504">
      <w:pPr>
        <w:pStyle w:val="a7"/>
        <w:jc w:val="center"/>
      </w:pPr>
      <w:bookmarkStart w:id="26" w:name="_Ref43068263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9</w:t>
      </w:r>
      <w:r w:rsidR="00DA0AE0">
        <w:fldChar w:fldCharType="end"/>
      </w:r>
      <w:bookmarkEnd w:id="26"/>
      <w:r>
        <w:t xml:space="preserve"> </w:t>
      </w:r>
      <w:r w:rsidRPr="008D3AD3">
        <w:rPr>
          <w:rFonts w:hint="eastAsia"/>
        </w:rPr>
        <w:t>轨迹</w:t>
      </w:r>
      <w:r w:rsidRPr="008D3AD3">
        <w:rPr>
          <w:rFonts w:hint="eastAsia"/>
        </w:rPr>
        <w:t>L=accd</w:t>
      </w:r>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w:t>
      </w:r>
      <w:r w:rsidR="00DA0AE0">
        <w:t>I</w:t>
      </w:r>
      <w:r w:rsidRPr="008D3AD3">
        <w:rPr>
          <w:rFonts w:hint="eastAsia"/>
        </w:rPr>
        <w:t>I</w:t>
      </w:r>
      <w:r w:rsidRPr="008D3AD3">
        <w:rPr>
          <w:rFonts w:hint="eastAsia"/>
        </w:rPr>
        <w:t>的</w:t>
      </w:r>
      <w:r>
        <w:rPr>
          <w:rFonts w:hint="eastAsia"/>
        </w:rPr>
        <w:t>三种</w:t>
      </w:r>
      <w:r w:rsidRPr="008D3AD3">
        <w:rPr>
          <w:rFonts w:hint="eastAsia"/>
        </w:rPr>
        <w:t>对齐</w:t>
      </w:r>
    </w:p>
    <w:p w14:paraId="390A6581" w14:textId="589DC1E4"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1347AB">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r w:rsidR="001347AB">
        <w:t>[15]</w:t>
      </w:r>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r w:rsidR="001347AB">
        <w:t>[16]</w:t>
      </w:r>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27" w:name="_Toc430716787"/>
      <w:r>
        <w:rPr>
          <w:rFonts w:hint="eastAsia"/>
        </w:rPr>
        <w:t>展开技术</w:t>
      </w:r>
      <w:bookmarkEnd w:id="27"/>
    </w:p>
    <w:p w14:paraId="0CD9F467" w14:textId="77777777" w:rsidR="00DC10EE" w:rsidRDefault="00DC10EE" w:rsidP="00631E12">
      <w:pPr>
        <w:pStyle w:val="3"/>
      </w:pPr>
      <w:bookmarkStart w:id="28" w:name="_Toc430716788"/>
      <w:r w:rsidRPr="00DC10EE">
        <w:rPr>
          <w:rFonts w:hint="eastAsia"/>
        </w:rPr>
        <w:t>分</w:t>
      </w:r>
      <w:r w:rsidR="00601758">
        <w:rPr>
          <w:rFonts w:hint="eastAsia"/>
        </w:rPr>
        <w:t>支</w:t>
      </w:r>
      <w:r w:rsidRPr="00DC10EE">
        <w:rPr>
          <w:rFonts w:hint="eastAsia"/>
        </w:rPr>
        <w:t>流程</w:t>
      </w:r>
      <w:bookmarkEnd w:id="28"/>
    </w:p>
    <w:p w14:paraId="2081D090" w14:textId="1BFAC158"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[31]</w:t>
      </w:r>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t>•</w:t>
      </w:r>
      <w:r>
        <w:rPr>
          <w:rFonts w:hint="eastAsia"/>
        </w:rPr>
        <w:t xml:space="preserve">p| </w:t>
      </w:r>
      <w:r>
        <w:rPr>
          <w:rFonts w:hint="eastAsia"/>
        </w:rPr>
        <w:lastRenderedPageBreak/>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7DD8066F" w:rsidR="00601758" w:rsidRDefault="00601758" w:rsidP="00601758">
      <w:pPr>
        <w:ind w:firstLine="420"/>
      </w:pPr>
      <w:r>
        <w:rPr>
          <w:rFonts w:hint="eastAsia"/>
        </w:rPr>
        <w:t>不同于</w:t>
      </w:r>
      <w:r w:rsidR="00F02427" w:rsidRPr="00DA0AE0">
        <w:rPr>
          <w:rFonts w:hint="eastAsia"/>
        </w:rPr>
        <w:t>C</w:t>
      </w:r>
      <w:r w:rsidRPr="00DA0AE0">
        <w:t>ausal</w:t>
      </w:r>
      <w:r>
        <w:rPr>
          <w:rFonts w:hint="eastAsia"/>
        </w:rPr>
        <w:t>网，带有选择分支的网络将会产生很多不同分支的流程操作，这对分析</w:t>
      </w:r>
      <w:r w:rsidR="00F02427" w:rsidRPr="00DA0AE0">
        <w:rPr>
          <w:rFonts w:hint="eastAsia"/>
        </w:rPr>
        <w:t>P</w:t>
      </w:r>
      <w:r w:rsidRPr="00DA0AE0">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r w:rsidR="001347AB">
        <w:t>[31]</w:t>
      </w:r>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r w:rsidR="006421E8">
        <w:t>C</w:t>
      </w:r>
      <w:r>
        <w:rPr>
          <w:rFonts w:hint="eastAsia"/>
        </w:rPr>
        <w:t>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sidRPr="00DA0AE0">
        <w:rPr>
          <w:rFonts w:hint="eastAsia"/>
          <w:b/>
        </w:rPr>
        <w:t>定义（发生网）</w:t>
      </w:r>
      <w:r>
        <w:rPr>
          <w:rFonts w:hint="eastAsia"/>
        </w:rPr>
        <w:t>：发生网是一个三元组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49931DCA" w:rsidR="00601758" w:rsidRDefault="00601758" w:rsidP="00601758">
      <w:pPr>
        <w:ind w:firstLine="420"/>
      </w:pPr>
      <w:r>
        <w:rPr>
          <w:rFonts w:hint="eastAsia"/>
        </w:rPr>
        <w:t>由分支得到的发生网之间会有同态关系</w:t>
      </w:r>
      <w:r w:rsidR="001347AB" w:rsidRPr="001347AB">
        <w:rPr>
          <w:highlight w:val="yellow"/>
          <w:vertAlign w:val="superscript"/>
        </w:rPr>
        <w:fldChar w:fldCharType="begin"/>
      </w:r>
      <w:r w:rsidR="001347AB" w:rsidRPr="001347AB">
        <w:rPr>
          <w:vertAlign w:val="superscript"/>
        </w:rPr>
        <w:instrText xml:space="preserve"> </w:instrText>
      </w:r>
      <w:r w:rsidR="001347AB" w:rsidRPr="001347AB">
        <w:rPr>
          <w:rFonts w:hint="eastAsia"/>
          <w:vertAlign w:val="superscript"/>
        </w:rPr>
        <w:instrText>REF _Ref430770693 \r \h</w:instrText>
      </w:r>
      <w:r w:rsidR="001347AB" w:rsidRPr="001347AB">
        <w:rPr>
          <w:vertAlign w:val="superscript"/>
        </w:rPr>
        <w:instrText xml:space="preserve"> </w:instrText>
      </w:r>
      <w:r w:rsidR="001347AB">
        <w:rPr>
          <w:highlight w:val="yellow"/>
          <w:vertAlign w:val="superscript"/>
        </w:rPr>
        <w:instrText xml:space="preserve"> \* MERGEFORMAT </w:instrText>
      </w:r>
      <w:r w:rsidR="001347AB" w:rsidRPr="001347AB">
        <w:rPr>
          <w:highlight w:val="yellow"/>
          <w:vertAlign w:val="superscript"/>
        </w:rPr>
      </w:r>
      <w:r w:rsidR="001347AB" w:rsidRPr="001347AB">
        <w:rPr>
          <w:highlight w:val="yellow"/>
          <w:vertAlign w:val="superscript"/>
        </w:rPr>
        <w:fldChar w:fldCharType="separate"/>
      </w:r>
      <w:r w:rsidR="001347AB">
        <w:rPr>
          <w:vertAlign w:val="superscript"/>
        </w:rPr>
        <w:t>[23]</w:t>
      </w:r>
      <w:r w:rsidR="001347AB" w:rsidRPr="001347AB">
        <w:rPr>
          <w:highlight w:val="yellow"/>
          <w:vertAlign w:val="superscript"/>
        </w:rPr>
        <w:fldChar w:fldCharType="end"/>
      </w:r>
      <w:r>
        <w:rPr>
          <w:rFonts w:hint="eastAsia"/>
        </w:rPr>
        <w:t>，该关系</w:t>
      </w:r>
      <w:r w:rsidR="000D0D8C">
        <w:rPr>
          <w:rFonts w:hint="eastAsia"/>
        </w:rPr>
        <w:t>由同态函数来定义。</w:t>
      </w:r>
    </w:p>
    <w:p w14:paraId="2087589C" w14:textId="77777777" w:rsidR="00601758" w:rsidRDefault="00601758" w:rsidP="00DA5265">
      <w:pPr>
        <w:ind w:firstLine="420"/>
      </w:pPr>
      <w:r w:rsidRPr="00DA0AE0">
        <w:rPr>
          <w:rFonts w:hint="eastAsia"/>
          <w:b/>
        </w:rPr>
        <w:t>定义（同态函数）</w:t>
      </w:r>
      <w:r>
        <w:rPr>
          <w:rFonts w:hint="eastAsia"/>
        </w:rPr>
        <w:t>：一个从网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2BEAAB12"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r w:rsidR="001347AB">
        <w:t>[29]</w:t>
      </w:r>
      <w:r w:rsidR="00D159A7">
        <w:fldChar w:fldCharType="end"/>
      </w:r>
      <w:r>
        <w:rPr>
          <w:rFonts w:hint="eastAsia"/>
        </w:rPr>
        <w:t>中方法的处理，可以得到一个</w:t>
      </w:r>
      <w:r w:rsidR="006421E8">
        <w:t>P</w:t>
      </w:r>
      <w:r>
        <w:rPr>
          <w:rFonts w:hint="eastAsia"/>
        </w:rPr>
        <w:t xml:space="preserve">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0EEE9F5E"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137F2F8D" w:rsidR="00601758" w:rsidRPr="00601758" w:rsidRDefault="00577504" w:rsidP="00577504">
      <w:pPr>
        <w:pStyle w:val="a7"/>
        <w:jc w:val="center"/>
      </w:pPr>
      <w:bookmarkStart w:id="29" w:name="_Ref43068266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10</w:t>
      </w:r>
      <w:r w:rsidR="00DA0AE0">
        <w:fldChar w:fldCharType="end"/>
      </w:r>
      <w:bookmarkEnd w:id="29"/>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30" w:name="_Toc430716789"/>
      <w:r w:rsidRPr="00DC10EE">
        <w:rPr>
          <w:rFonts w:hint="eastAsia"/>
        </w:rPr>
        <w:t>完全有限前缀</w:t>
      </w:r>
      <w:bookmarkEnd w:id="30"/>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网描述的是结构信息，并非行为信息，即图结构上存在通路的在实际执行时并不一定存在通路，而完全有限前缀可以用于刻画行为特性。因此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DA0AE0">
        <w:rPr>
          <w:rFonts w:hint="eastAsia"/>
          <w:b/>
        </w:rPr>
        <w:t>定义</w:t>
      </w:r>
      <w:r w:rsidR="00376370" w:rsidRPr="00DA0AE0">
        <w:rPr>
          <w:rFonts w:hint="eastAsia"/>
          <w:b/>
        </w:rPr>
        <w:t>（</w:t>
      </w:r>
      <w:r w:rsidRPr="00DA0AE0">
        <w:rPr>
          <w:rFonts w:hint="eastAsia"/>
          <w:b/>
        </w:rPr>
        <w:t>序关系</w:t>
      </w:r>
      <w:r w:rsidR="00376370" w:rsidRPr="00DA0AE0">
        <w:rPr>
          <w:rFonts w:hint="eastAsia"/>
          <w:b/>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sidRPr="00DA0AE0">
        <w:rPr>
          <w:rFonts w:hint="eastAsia"/>
          <w:b/>
        </w:rPr>
        <w:t>定义（</w:t>
      </w:r>
      <w:r w:rsidR="00601758" w:rsidRPr="00DA0AE0">
        <w:rPr>
          <w:rFonts w:hint="eastAsia"/>
          <w:b/>
        </w:rPr>
        <w:t>完全有限前缀</w:t>
      </w:r>
      <w:r w:rsidRPr="00DA0AE0">
        <w:rPr>
          <w:rFonts w:hint="eastAsia"/>
          <w:b/>
        </w:rPr>
        <w:t>）</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06DEB2A7" w:rsidR="00C05796" w:rsidRDefault="001826FF" w:rsidP="00C05796">
      <w:pPr>
        <w:pStyle w:val="a3"/>
        <w:numPr>
          <w:ilvl w:val="0"/>
          <w:numId w:val="9"/>
        </w:numPr>
        <w:ind w:firstLineChars="0"/>
      </w:pPr>
      <w:r>
        <w:rPr>
          <w:rFonts w:hint="eastAsia"/>
        </w:rPr>
        <w:lastRenderedPageBreak/>
        <w:t>[t</w:t>
      </w:r>
      <m:oMath>
        <m:r>
          <m:rPr>
            <m:sty m:val="p"/>
          </m:rPr>
          <w:rPr>
            <w:rFonts w:ascii="Cambria Math" w:hAnsi="Cambria Math"/>
          </w:rPr>
          <m:t>]</m:t>
        </m:r>
      </m:oMath>
      <w:r w:rsidR="00601758">
        <w:rPr>
          <w:rFonts w:hint="eastAsia"/>
        </w:rPr>
        <w:t>={x|</w:t>
      </w:r>
      <w:r w:rsidR="00DA3BCF">
        <w:t xml:space="preserve"> </w:t>
      </w:r>
      <w:r w:rsidR="00601758">
        <w:rPr>
          <w:rFonts w:hint="eastAsia"/>
        </w:rPr>
        <w:t>x</w:t>
      </w:r>
      <w:r w:rsidR="00601758">
        <w:rPr>
          <w:rFonts w:hint="eastAsia"/>
        </w:rPr>
        <w:t>∈</w:t>
      </w:r>
      <w:r w:rsidR="00601758">
        <w:rPr>
          <w:rFonts w:hint="eastAsia"/>
        </w:rPr>
        <w:t>T,</w:t>
      </w:r>
      <w:r w:rsidR="00DA3BCF">
        <w:t xml:space="preserve"> </w:t>
      </w:r>
      <w:r w:rsidR="00601758">
        <w:rPr>
          <w:rFonts w:hint="eastAsia"/>
        </w:rPr>
        <w:t>x</w:t>
      </w:r>
      <m:oMath>
        <m:r>
          <m:rPr>
            <m:sty m:val="p"/>
          </m:rPr>
          <w:rPr>
            <w:rFonts w:ascii="Cambria Math" w:hAnsi="Cambria Math" w:cs="MS Mincho"/>
          </w:rPr>
          <m:t>→</m:t>
        </m:r>
      </m:oMath>
      <w:r w:rsidR="00601758">
        <w:rPr>
          <w:rFonts w:hint="eastAsia"/>
        </w:rPr>
        <w:t>t}</w:t>
      </w:r>
      <w:r w:rsidR="00601758">
        <w:rPr>
          <w:rFonts w:hint="eastAsia"/>
        </w:rPr>
        <w:t>∪</w:t>
      </w:r>
      <w:r w:rsidR="00601758">
        <w:rPr>
          <w:rFonts w:hint="eastAsia"/>
        </w:rPr>
        <w:t>{t}</w:t>
      </w:r>
      <w:r w:rsidR="00C05796">
        <w:rPr>
          <w:rFonts w:hint="eastAsia"/>
        </w:rPr>
        <w:t>；</w:t>
      </w:r>
    </w:p>
    <w:p w14:paraId="52553263" w14:textId="276B6E3F" w:rsidR="00C05796" w:rsidRDefault="00601758" w:rsidP="00C05796">
      <w:pPr>
        <w:pStyle w:val="a3"/>
        <w:numPr>
          <w:ilvl w:val="0"/>
          <w:numId w:val="9"/>
        </w:numPr>
        <w:ind w:firstLineChars="0"/>
      </w:pPr>
      <w:r>
        <w:rPr>
          <w:rFonts w:hint="eastAsia"/>
        </w:rPr>
        <w:t>Mark(</w:t>
      </w:r>
      <w:r w:rsidR="001826FF">
        <w:rPr>
          <w:rFonts w:hint="eastAsia"/>
        </w:rPr>
        <w:t>[t</w:t>
      </w:r>
      <m:oMath>
        <m:r>
          <m:rPr>
            <m:sty m:val="p"/>
          </m:rPr>
          <w:rPr>
            <w:rFonts w:ascii="Cambria Math" w:hAnsi="Cambria Math"/>
          </w:rPr>
          <m:t>]</m:t>
        </m:r>
      </m:oMath>
      <w:r>
        <w:rPr>
          <w:rFonts w:hint="eastAsia"/>
        </w:rPr>
        <w:t>)</w:t>
      </w:r>
      <w:r>
        <w:rPr>
          <w:rFonts w:hint="eastAsia"/>
        </w:rPr>
        <w:t>表示</w:t>
      </w:r>
      <w:r w:rsidR="001826FF">
        <w:rPr>
          <w:rFonts w:hint="eastAsia"/>
        </w:rPr>
        <w:t>[t</w:t>
      </w:r>
      <m:oMath>
        <m:r>
          <m:rPr>
            <m:sty m:val="p"/>
          </m:rPr>
          <w:rPr>
            <w:rFonts w:ascii="Cambria Math" w:hAnsi="Cambria Math"/>
          </w:rPr>
          <m:t>]</m:t>
        </m:r>
      </m:oMath>
      <w:r>
        <w:rPr>
          <w:rFonts w:hint="eastAsia"/>
        </w:rPr>
        <w:t>中所有变迁执行后的状态</w:t>
      </w:r>
      <w:r w:rsidR="00C05796">
        <w:rPr>
          <w:rFonts w:hint="eastAsia"/>
        </w:rPr>
        <w:t>；</w:t>
      </w:r>
    </w:p>
    <w:p w14:paraId="297AD157" w14:textId="0A294BA2"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rsidR="001826FF">
        <w:rPr>
          <w:rFonts w:hint="eastAsia"/>
        </w:rPr>
        <w:t>[t</w:t>
      </w:r>
      <m:oMath>
        <m:r>
          <m:rPr>
            <m:sty m:val="p"/>
          </m:rPr>
          <w:rPr>
            <w:rFonts w:ascii="Cambria Math" w:hAnsi="Cambria Math"/>
          </w:rPr>
          <m:t>]</m:t>
        </m:r>
      </m:oMath>
      <w:r w:rsidRPr="00C05796">
        <w:rPr>
          <w:rFonts w:ascii="Cambria Math" w:hAnsi="Cambria Math" w:cs="Cambria Math"/>
        </w:rPr>
        <w: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则</w:t>
      </w:r>
      <w:r w:rsidR="001826FF">
        <w:rPr>
          <w:rFonts w:hint="eastAsia"/>
        </w:rPr>
        <w:t>[t</w:t>
      </w:r>
      <m:oMath>
        <m:r>
          <m:rPr>
            <m:sty m:val="p"/>
          </m:rPr>
          <w:rPr>
            <w:rFonts w:ascii="Cambria Math" w:hAnsi="Cambria Math"/>
          </w:rPr>
          <m:t>]</m:t>
        </m:r>
      </m:oMath>
      <w:r>
        <w:t>&lt;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sidR="00C05796">
        <w:rPr>
          <w:rFonts w:hint="eastAsia"/>
        </w:rPr>
        <w:t>；</w:t>
      </w:r>
    </w:p>
    <w:p w14:paraId="67BDB41F" w14:textId="344F6F83"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r>
          <m:rPr>
            <m:sty m:val="p"/>
          </m:rPr>
          <w:rPr>
            <w:rFonts w:ascii="Cambria Math" w:hAnsi="Cambria Math" w:hint="eastAsia"/>
          </w:rPr>
          <m:t>[</m:t>
        </m:r>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&lt;</w:t>
      </w:r>
      <w:r>
        <w:rPr>
          <w:rFonts w:hint="eastAsia"/>
        </w:rPr>
        <w:t>「</w:t>
      </w:r>
      <w:r>
        <w:rPr>
          <w:rFonts w:hint="eastAsia"/>
        </w:rPr>
        <w:t>t</w:t>
      </w:r>
      <w:r>
        <w:rPr>
          <w:rFonts w:hint="eastAsia"/>
        </w:rPr>
        <w:t>」并且</w:t>
      </w:r>
      <w:r>
        <w:rPr>
          <w:rFonts w:hint="eastAsia"/>
        </w:rPr>
        <w:t xml:space="preserve"> Mark(</w:t>
      </w:r>
      <w:r w:rsidR="001826FF">
        <w:rPr>
          <w:rFonts w:hint="eastAsia"/>
        </w:rPr>
        <w:t>[t</w:t>
      </w:r>
      <m:oMath>
        <m:r>
          <m:rPr>
            <m:sty m:val="p"/>
          </m:rPr>
          <w:rPr>
            <w:rFonts w:ascii="Cambria Math" w:hAnsi="Cambria Math"/>
          </w:rPr>
          <m:t>]</m:t>
        </m:r>
      </m:oMath>
      <w:r>
        <w:rPr>
          <w:rFonts w:hint="eastAsia"/>
        </w:rPr>
        <w:t>)=Mark(</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6E8A2468"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r w:rsidR="001347AB">
        <w:t>[11]</w:t>
      </w:r>
      <w:r w:rsidR="000C50E0">
        <w:fldChar w:fldCharType="end"/>
      </w:r>
      <w:r>
        <w:rPr>
          <w:rFonts w:hint="eastAsia"/>
        </w:rPr>
        <w:t>中的研究可以通过对网络的进行展开，并构建出一种初始状态有限、包含所有可达信息的</w:t>
      </w:r>
      <w:r w:rsidR="006421E8">
        <w:t>P</w:t>
      </w:r>
      <w:r>
        <w:rPr>
          <w:rFonts w:hint="eastAsia"/>
        </w:rPr>
        <w:t>etri</w:t>
      </w:r>
      <w:r>
        <w:rPr>
          <w:rFonts w:hint="eastAsia"/>
        </w:rPr>
        <w:t>网模型的子结构（即完全有限前缀），避免了模型的状态爆炸问题。然而在某些情况下，该方法产生的最小完全前缀会比</w:t>
      </w:r>
      <w:r w:rsidR="006421E8">
        <w:t>P</w:t>
      </w:r>
      <w:r>
        <w:rPr>
          <w:rFonts w:hint="eastAsia"/>
        </w:rPr>
        <w:t>etri</w:t>
      </w:r>
      <w:r>
        <w:rPr>
          <w:rFonts w:hint="eastAsia"/>
        </w:rPr>
        <w:t>网本身还要大。为了解决这个问题，</w:t>
      </w:r>
      <w:r>
        <w:rPr>
          <w:rFonts w:hint="eastAsia"/>
        </w:rPr>
        <w:t>Javier Esparaza</w:t>
      </w:r>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r w:rsidR="001347AB">
        <w:t>[12]</w:t>
      </w:r>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r w:rsidR="006421E8">
        <w:t>P</w:t>
      </w:r>
      <w:r>
        <w:rPr>
          <w:rFonts w:hint="eastAsia"/>
        </w:rPr>
        <w:t>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397713CD" w:rsidR="00393B69" w:rsidRDefault="00577504" w:rsidP="00577504">
      <w:pPr>
        <w:pStyle w:val="a7"/>
        <w:jc w:val="center"/>
      </w:pPr>
      <w:bookmarkStart w:id="31" w:name="_Ref43068291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11</w:t>
      </w:r>
      <w:r w:rsidR="00DA0AE0">
        <w:fldChar w:fldCharType="end"/>
      </w:r>
      <w:bookmarkEnd w:id="31"/>
      <w:r>
        <w:t xml:space="preserve"> </w:t>
      </w:r>
      <w:r w:rsidR="006421E8">
        <w:t>P</w:t>
      </w:r>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19C04F41" w:rsidR="00393B69" w:rsidRDefault="00577504" w:rsidP="00577504">
      <w:pPr>
        <w:pStyle w:val="a7"/>
        <w:jc w:val="center"/>
      </w:pPr>
      <w:bookmarkStart w:id="32" w:name="_Ref43068291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12</w:t>
      </w:r>
      <w:r w:rsidR="00DA0AE0">
        <w:fldChar w:fldCharType="end"/>
      </w:r>
      <w:bookmarkEnd w:id="32"/>
      <w:r>
        <w:t xml:space="preserve"> </w:t>
      </w:r>
      <w:r w:rsidR="006421E8">
        <w:t>P</w:t>
      </w:r>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5624A852" w:rsidR="00393B69" w:rsidRPr="00601758" w:rsidRDefault="00081D27" w:rsidP="00393B69">
      <w:pPr>
        <w:ind w:firstLine="420"/>
      </w:pPr>
      <w:r>
        <w:rPr>
          <w:sz w:val="24"/>
        </w:rPr>
        <w:fldChar w:fldCharType="begin"/>
      </w:r>
      <w:r>
        <w:rPr>
          <w:sz w:val="24"/>
        </w:rPr>
        <w:instrText xml:space="preserve"> </w:instrText>
      </w:r>
      <w:r>
        <w:rPr>
          <w:rFonts w:hint="eastAsia"/>
          <w:sz w:val="24"/>
        </w:rPr>
        <w:instrText>REF _Ref430682918 \h</w:instrText>
      </w:r>
      <w:r>
        <w:rPr>
          <w:sz w:val="24"/>
        </w:rPr>
        <w:instrText xml:space="preserve">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12</w:t>
      </w:r>
      <w:r>
        <w:rPr>
          <w:sz w:val="24"/>
        </w:rPr>
        <w:fldChar w:fldCharType="end"/>
      </w:r>
      <w:r w:rsidR="00393B69">
        <w:rPr>
          <w:rFonts w:hint="eastAsia"/>
          <w:sz w:val="24"/>
        </w:rPr>
        <w:t>给出了</w:t>
      </w:r>
      <w:r w:rsidR="00393B69">
        <w:rPr>
          <w:sz w:val="24"/>
        </w:rPr>
        <w:t>一个</w:t>
      </w:r>
      <w:r>
        <w:rPr>
          <w:sz w:val="24"/>
        </w:rPr>
        <w:fldChar w:fldCharType="begin"/>
      </w:r>
      <w:r>
        <w:rPr>
          <w:sz w:val="24"/>
        </w:rPr>
        <w:instrText xml:space="preserve"> REF _Ref430682910 \h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11</w:t>
      </w:r>
      <w:r>
        <w:rPr>
          <w:sz w:val="24"/>
        </w:rPr>
        <w:fldChar w:fldCharType="end"/>
      </w:r>
      <w:r w:rsidR="00393B69">
        <w:rPr>
          <w:sz w:val="24"/>
        </w:rPr>
        <w:t>中</w:t>
      </w:r>
      <w:r w:rsidR="00393B69">
        <w:rPr>
          <w:rFonts w:hint="eastAsia"/>
          <w:sz w:val="24"/>
        </w:rPr>
        <w:t>的</w:t>
      </w:r>
      <w:r w:rsidR="006421E8">
        <w:t>P</w:t>
      </w:r>
      <w:r w:rsidR="00393B69">
        <w:rPr>
          <w:sz w:val="24"/>
        </w:rPr>
        <w:t>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33" w:name="_Toc430716790"/>
      <w:r w:rsidRPr="00DC10EE">
        <w:rPr>
          <w:rFonts w:hint="eastAsia"/>
        </w:rPr>
        <w:t>日志</w:t>
      </w:r>
      <w:r w:rsidR="00B60B33">
        <w:rPr>
          <w:rFonts w:hint="eastAsia"/>
        </w:rPr>
        <w:t>与</w:t>
      </w:r>
      <w:r w:rsidRPr="00DC10EE">
        <w:rPr>
          <w:rFonts w:hint="eastAsia"/>
        </w:rPr>
        <w:t>模型修复</w:t>
      </w:r>
      <w:bookmarkEnd w:id="33"/>
    </w:p>
    <w:p w14:paraId="28510342" w14:textId="609F1733" w:rsidR="00393B69" w:rsidRPr="00393B69" w:rsidRDefault="00393B69" w:rsidP="00393B69">
      <w:pPr>
        <w:ind w:firstLine="420"/>
      </w:pPr>
      <w:r w:rsidRPr="00393B69">
        <w:rPr>
          <w:rFonts w:hint="eastAsia"/>
        </w:rPr>
        <w:t>日志</w:t>
      </w:r>
      <w:r w:rsidR="00D65A35">
        <w:rPr>
          <w:rFonts w:hint="eastAsia"/>
        </w:rPr>
        <w:t>与</w:t>
      </w:r>
      <w:r w:rsidRPr="00393B69">
        <w:rPr>
          <w:rFonts w:hint="eastAsia"/>
        </w:rPr>
        <w:t>模型修复是指通过改变日志中的记录或者改变模型的结构使得日志中记录的操作行为能够符合模型中的定义。</w:t>
      </w:r>
    </w:p>
    <w:p w14:paraId="46F6B040" w14:textId="77777777" w:rsidR="00DC10EE" w:rsidRDefault="00DC10EE" w:rsidP="00601758">
      <w:pPr>
        <w:pStyle w:val="3"/>
      </w:pPr>
      <w:bookmarkStart w:id="34" w:name="_Toc430716791"/>
      <w:r w:rsidRPr="00DC10EE">
        <w:t>基于控制流的日志模型修复</w:t>
      </w:r>
      <w:bookmarkEnd w:id="34"/>
    </w:p>
    <w:p w14:paraId="00D466B6" w14:textId="77777777" w:rsidR="00393B69" w:rsidRPr="00577504" w:rsidRDefault="00393B69" w:rsidP="00393B69">
      <w:pPr>
        <w:ind w:firstLine="420"/>
        <w:rPr>
          <w:b/>
        </w:rPr>
      </w:pPr>
      <w:r w:rsidRPr="00577504">
        <w:rPr>
          <w:rFonts w:hint="eastAsia"/>
          <w:b/>
        </w:rPr>
        <w:t>模型修复</w:t>
      </w:r>
    </w:p>
    <w:p w14:paraId="6F751753" w14:textId="3A87A2CE" w:rsidR="00393B69" w:rsidRDefault="00393B69" w:rsidP="00393B69">
      <w:pPr>
        <w:ind w:firstLine="420"/>
      </w:pPr>
      <w:r>
        <w:rPr>
          <w:rFonts w:hint="eastAsia"/>
        </w:rPr>
        <w:t>Dirk Fahland</w:t>
      </w:r>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；然后利用流程发现算法对每一个这样的子日志集找到相应的模型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等度量，且不能确保对模型的修改是最小化的。同时该方法也仅关注于控制流维度的模型修复，没有扩展到对数据和资源维度的模型修复。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007D952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r w:rsidR="001347AB">
        <w:rPr>
          <w:vertAlign w:val="superscript"/>
        </w:rPr>
        <w:t>[25]</w:t>
      </w:r>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5D13C216"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r w:rsidR="001347AB">
        <w:t>[28]</w:t>
      </w:r>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r w:rsidR="00081D27">
        <w:fldChar w:fldCharType="begin"/>
      </w:r>
      <w:r w:rsidR="00081D27">
        <w:instrText xml:space="preserve"> </w:instrText>
      </w:r>
      <w:r w:rsidR="00081D27">
        <w:rPr>
          <w:rFonts w:hint="eastAsia"/>
        </w:rPr>
        <w:instrText>REF _Ref430682946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13</w:t>
      </w:r>
      <w:r w:rsidR="00081D27">
        <w:fldChar w:fldCharType="end"/>
      </w:r>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4284BF9D" w:rsidR="00393B69" w:rsidRDefault="00577504" w:rsidP="00577504">
      <w:pPr>
        <w:pStyle w:val="a7"/>
        <w:jc w:val="center"/>
      </w:pPr>
      <w:bookmarkStart w:id="35" w:name="_Ref43068294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13</w:t>
      </w:r>
      <w:r w:rsidR="00DA0AE0">
        <w:fldChar w:fldCharType="end"/>
      </w:r>
      <w:bookmarkEnd w:id="35"/>
      <w:r>
        <w:t xml:space="preserve"> </w:t>
      </w:r>
      <w:r w:rsidRPr="0053696F">
        <w:rPr>
          <w:rFonts w:hint="eastAsia"/>
        </w:rPr>
        <w:t>对齐修复的路径构造</w:t>
      </w:r>
    </w:p>
    <w:p w14:paraId="2D77C5A1" w14:textId="475FA442"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r w:rsidR="001347AB">
        <w:t>[26]</w:t>
      </w:r>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r w:rsidR="00081D27">
        <w:fldChar w:fldCharType="begin"/>
      </w:r>
      <w:r w:rsidR="00081D27">
        <w:instrText xml:space="preserve"> </w:instrText>
      </w:r>
      <w:r w:rsidR="00081D27">
        <w:rPr>
          <w:rFonts w:hint="eastAsia"/>
        </w:rPr>
        <w:instrText>REF _Ref430682984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14</w:t>
      </w:r>
      <w:r w:rsidR="00081D27">
        <w:fldChar w:fldCharType="end"/>
      </w:r>
      <w:r w:rsidRPr="00393B69">
        <w:rPr>
          <w:rFonts w:hint="eastAsia"/>
        </w:rPr>
        <w:t>表示了一个铁路工厂工程图的生产过程</w:t>
      </w:r>
      <w:r w:rsidR="00081D27">
        <w:rPr>
          <w:rFonts w:hint="eastAsia"/>
        </w:rPr>
        <w:t>，</w:t>
      </w:r>
      <w:r w:rsidR="00081D27">
        <w:fldChar w:fldCharType="begin"/>
      </w:r>
      <w:r w:rsidR="00081D27">
        <w:instrText xml:space="preserve"> </w:instrText>
      </w:r>
      <w:r w:rsidR="00081D27">
        <w:rPr>
          <w:rFonts w:hint="eastAsia"/>
        </w:rPr>
        <w:instrText>REF _Ref430683055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15</w:t>
      </w:r>
      <w:r w:rsidR="00081D27">
        <w:fldChar w:fldCharType="end"/>
      </w:r>
      <w:r w:rsidR="00081D27">
        <w:rPr>
          <w:rFonts w:hint="eastAsia"/>
        </w:rPr>
        <w:t>展现了记录该生产过程的三条轨迹</w:t>
      </w:r>
      <w:r w:rsidRPr="00393B69">
        <w:rPr>
          <w:rFonts w:hint="eastAsia"/>
        </w:rPr>
        <w:t>。对于序列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w:t>
      </w:r>
      <w:r w:rsidR="006421E8">
        <w:t xml:space="preserve">, </w:t>
      </w:r>
      <w:r w:rsidRPr="00393B69">
        <w:rPr>
          <w:rFonts w:hint="eastAsia"/>
        </w:rPr>
        <w:t>E</w:t>
      </w:r>
      <w:r w:rsidR="006421E8">
        <w:t xml:space="preserve">, </w:t>
      </w:r>
      <w:r w:rsidRPr="00393B69">
        <w:rPr>
          <w:rFonts w:hint="eastAsia"/>
        </w:rPr>
        <w:t>G&gt;</w:t>
      </w:r>
      <w:r w:rsidRPr="00393B69">
        <w:rPr>
          <w:rFonts w:hint="eastAsia"/>
        </w:rPr>
        <w:t>来说，</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是一个发生序列，其后继节点</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的后继集合，因此在序列</w:t>
      </w:r>
      <w:r w:rsidR="006421E8">
        <w:t>&lt;</w:t>
      </w:r>
      <w:r w:rsidRPr="00393B69">
        <w:rPr>
          <w:rFonts w:hint="eastAsia"/>
        </w:rPr>
        <w:t>A</w:t>
      </w:r>
      <w:r w:rsidR="006421E8">
        <w:t xml:space="preserve">, </w:t>
      </w:r>
      <w:r w:rsidRPr="00393B69">
        <w:rPr>
          <w:rFonts w:hint="eastAsia"/>
        </w:rPr>
        <w:t>B</w:t>
      </w:r>
      <w:r w:rsidR="006421E8">
        <w:t xml:space="preserve">, </w:t>
      </w:r>
      <w:r w:rsidRPr="00393B69">
        <w:rPr>
          <w:rFonts w:hint="eastAsia"/>
        </w:rPr>
        <w:t>C</w:t>
      </w:r>
      <w:r w:rsidR="006421E8">
        <w:t>&gt;</w:t>
      </w:r>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31CEDFAC" w:rsidR="00393B69" w:rsidRDefault="00577504" w:rsidP="00577504">
      <w:pPr>
        <w:pStyle w:val="a7"/>
        <w:jc w:val="center"/>
      </w:pPr>
      <w:bookmarkStart w:id="36" w:name="_Ref43068298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14</w:t>
      </w:r>
      <w:r w:rsidR="00DA0AE0">
        <w:fldChar w:fldCharType="end"/>
      </w:r>
      <w:bookmarkEnd w:id="36"/>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5ED2B4FC" w:rsidR="00393B69" w:rsidRDefault="00577504" w:rsidP="00577504">
      <w:pPr>
        <w:pStyle w:val="a7"/>
        <w:jc w:val="center"/>
      </w:pPr>
      <w:bookmarkStart w:id="37" w:name="_Ref43068305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15</w:t>
      </w:r>
      <w:r w:rsidR="00DA0AE0">
        <w:fldChar w:fldCharType="end"/>
      </w:r>
      <w:bookmarkEnd w:id="37"/>
      <w:r>
        <w:t xml:space="preserve"> </w:t>
      </w:r>
      <w:r w:rsidRPr="00FB465F">
        <w:rPr>
          <w:rFonts w:hint="eastAsia"/>
        </w:rPr>
        <w:t>铁路工厂工程图生产过程的部分日志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54CB0F0B"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77777777" w:rsidR="00DC10EE" w:rsidRDefault="00DC10EE" w:rsidP="00601758">
      <w:pPr>
        <w:pStyle w:val="3"/>
      </w:pPr>
      <w:bookmarkStart w:id="38" w:name="_Toc430716792"/>
      <w:r w:rsidRPr="00DC10EE">
        <w:t>基于多维度的日志模型修复</w:t>
      </w:r>
      <w:bookmarkEnd w:id="38"/>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1847D783" w:rsidR="00393B69" w:rsidRDefault="00393B69" w:rsidP="00393B69">
      <w:pPr>
        <w:ind w:firstLine="420"/>
      </w:pPr>
      <w:r>
        <w:rPr>
          <w:rFonts w:hint="eastAsia"/>
        </w:rPr>
        <w:t>对于如</w:t>
      </w:r>
      <w:r w:rsidR="00081D27">
        <w:fldChar w:fldCharType="begin"/>
      </w:r>
      <w:r w:rsidR="00081D27">
        <w:instrText xml:space="preserve"> </w:instrText>
      </w:r>
      <w:r w:rsidR="00081D27">
        <w:rPr>
          <w:rFonts w:hint="eastAsia"/>
        </w:rPr>
        <w:instrText>REF _Ref430683074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16</w:t>
      </w:r>
      <w:r w:rsidR="00081D27">
        <w:fldChar w:fldCharType="end"/>
      </w:r>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092AEC7F" w:rsidR="00393B69" w:rsidRDefault="00577504" w:rsidP="001E38A2">
      <w:pPr>
        <w:pStyle w:val="a7"/>
        <w:jc w:val="center"/>
      </w:pPr>
      <w:bookmarkStart w:id="39" w:name="_Ref43068307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16</w:t>
      </w:r>
      <w:r w:rsidR="00DA0AE0">
        <w:fldChar w:fldCharType="end"/>
      </w:r>
      <w:bookmarkEnd w:id="39"/>
      <w:r>
        <w:t xml:space="preserve"> </w:t>
      </w:r>
      <w:r w:rsidRPr="007E0236">
        <w:rPr>
          <w:rFonts w:hint="eastAsia"/>
        </w:rPr>
        <w:t>信用借贷流程模型</w:t>
      </w:r>
    </w:p>
    <w:p w14:paraId="3E3DD7A5" w14:textId="160324A3"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11A13930"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r w:rsidR="001347AB">
        <w:t>[29]</w:t>
      </w:r>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4EDD6A49" w:rsidR="00393B69" w:rsidRDefault="00393B69" w:rsidP="009F66D0">
      <w:pPr>
        <w:ind w:firstLine="420"/>
      </w:pPr>
      <w:r>
        <w:rPr>
          <w:rFonts w:hint="eastAsia"/>
        </w:rPr>
        <w:t>Taghiabadi</w:t>
      </w:r>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40" w:name="_Toc430716793"/>
      <w:r>
        <w:t>小结</w:t>
      </w:r>
      <w:bookmarkEnd w:id="40"/>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1F43574D"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r w:rsidR="001347AB">
        <w:t>[25]</w:t>
      </w:r>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578E436"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35DDC869" w:rsidR="00393B69" w:rsidRDefault="00393B69" w:rsidP="00393B69">
      <w:pPr>
        <w:ind w:firstLine="420"/>
      </w:pPr>
      <w:commentRangeStart w:id="41"/>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而当输入轨迹中的活动为乱序且存在活动缺失或活动冗余时（即输入为活动的活动多集），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w:t>
      </w:r>
      <w:r w:rsidR="0032570C">
        <w:rPr>
          <w:rFonts w:hint="eastAsia"/>
        </w:rPr>
        <w:t>例如</w:t>
      </w:r>
      <w:r w:rsidR="0032570C">
        <w:t>对于图中的流程模型和事件日志</w:t>
      </w:r>
      <w:r w:rsidR="0032570C">
        <w:t>{A, A, B}</w:t>
      </w:r>
      <w:r w:rsidR="0032570C">
        <w:t>而言，</w:t>
      </w:r>
      <w:r w:rsidR="0032570C">
        <w:rPr>
          <w:rFonts w:hint="eastAsia"/>
        </w:rPr>
        <w:t>如果</w:t>
      </w:r>
      <w:r w:rsidR="0032570C">
        <w:t>使用</w:t>
      </w:r>
      <w:r w:rsidR="0032570C">
        <w:fldChar w:fldCharType="begin"/>
      </w:r>
      <w:r w:rsidR="0032570C">
        <w:instrText xml:space="preserve"> REF _Ref430454629 \r \h </w:instrText>
      </w:r>
      <w:r w:rsidR="0032570C">
        <w:fldChar w:fldCharType="separate"/>
      </w:r>
      <w:r w:rsidR="001347AB">
        <w:t>[28]</w:t>
      </w:r>
      <w:r w:rsidR="0032570C">
        <w:fldChar w:fldCharType="end"/>
      </w:r>
      <w:r w:rsidR="0032570C">
        <w:t>中的方法，</w:t>
      </w:r>
      <w:r w:rsidR="0032570C">
        <w:rPr>
          <w:rFonts w:hint="eastAsia"/>
        </w:rPr>
        <w:t>则首先</w:t>
      </w:r>
      <w:r w:rsidR="0032570C">
        <w:t>需要</w:t>
      </w:r>
      <w:r w:rsidR="0032570C">
        <w:rPr>
          <w:rFonts w:hint="eastAsia"/>
        </w:rPr>
        <w:t>枚举</w:t>
      </w:r>
      <w:r w:rsidR="0032570C">
        <w:t>所有可能的轨迹，</w:t>
      </w:r>
      <w:r w:rsidR="0032570C">
        <w:rPr>
          <w:rFonts w:hint="eastAsia"/>
        </w:rPr>
        <w:t>即</w:t>
      </w:r>
      <w:r w:rsidR="0032570C">
        <w:t>得到</w:t>
      </w:r>
      <w:r w:rsidR="0032570C">
        <w:t>&lt;A&gt;, &lt;B&gt;, &lt;A, A&gt;, &lt;A, B&gt;, &lt;B, A&gt;</w:t>
      </w:r>
      <w:r w:rsidR="0032570C">
        <w:t>，</w:t>
      </w:r>
      <w:r w:rsidR="0032570C">
        <w:rPr>
          <w:rFonts w:hint="eastAsia"/>
        </w:rPr>
        <w:t>然后</w:t>
      </w:r>
      <w:r w:rsidR="0032570C">
        <w:t>分别对这</w:t>
      </w:r>
      <w:r w:rsidR="0032570C">
        <w:t>5</w:t>
      </w:r>
      <w:r w:rsidR="0032570C">
        <w:rPr>
          <w:rFonts w:hint="eastAsia"/>
        </w:rPr>
        <w:t>条</w:t>
      </w:r>
      <w:r w:rsidR="0032570C">
        <w:t>轨迹分别使用</w:t>
      </w:r>
      <w:r w:rsidR="0032570C">
        <w:t>A*</w:t>
      </w:r>
      <w:r w:rsidR="0032570C">
        <w:t>算法来寻找各自的最小代价修复方案，</w:t>
      </w:r>
      <w:r w:rsidR="0032570C">
        <w:rPr>
          <w:rFonts w:hint="eastAsia"/>
        </w:rPr>
        <w:t>最后</w:t>
      </w:r>
      <w:r w:rsidR="0032570C">
        <w:t>从这五个最小代价修复方案中再选出全局最小代价修复方案最为问题的解。</w:t>
      </w:r>
      <w:r w:rsidR="00E44BEB">
        <w:rPr>
          <w:rFonts w:hint="eastAsia"/>
        </w:rPr>
        <w:t>由于存在两个阶段的枚举相乘，会导致状态空间的爆炸，因此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1347AB">
        <w:t>[28]</w:t>
      </w:r>
      <w:r w:rsidR="00E44BEB">
        <w:fldChar w:fldCharType="end"/>
      </w:r>
      <w:r w:rsidR="00E44BEB">
        <w:t>的方法无法有效地给出最优解</w:t>
      </w:r>
      <w:r>
        <w:rPr>
          <w:rFonts w:hint="eastAsia"/>
        </w:rPr>
        <w:t>。</w:t>
      </w:r>
      <w:commentRangeEnd w:id="41"/>
      <w:r w:rsidR="008C775C">
        <w:rPr>
          <w:rStyle w:val="aa"/>
        </w:rPr>
        <w:commentReference w:id="41"/>
      </w:r>
    </w:p>
    <w:p w14:paraId="36875A2A" w14:textId="3A698136" w:rsidR="00393B69" w:rsidRPr="00393B69" w:rsidRDefault="00393B69" w:rsidP="00393B69">
      <w:pPr>
        <w:ind w:firstLine="420"/>
      </w:pPr>
      <w:r>
        <w:rPr>
          <w:rFonts w:hint="eastAsia"/>
        </w:rPr>
        <w:t>本课题旨在针对当输入轨迹中的活动为乱序且存在活动缺失或活动冗余（即输入为活动的活动多集）的情况下，分析日志修复问题的复杂性，并设计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42" w:name="_Toc430716794"/>
      <w:r w:rsidRPr="00DC10EE">
        <w:t>研究内容</w:t>
      </w:r>
      <w:bookmarkEnd w:id="42"/>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rsidP="00DA0AE0">
      <w:pPr>
        <w:keepNext/>
      </w:pPr>
      <w:r>
        <w:rPr>
          <w:noProof/>
        </w:rPr>
        <w:lastRenderedPageBreak/>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3105"/>
                    </a:xfrm>
                    <a:prstGeom prst="rect">
                      <a:avLst/>
                    </a:prstGeom>
                  </pic:spPr>
                </pic:pic>
              </a:graphicData>
            </a:graphic>
          </wp:inline>
        </w:drawing>
      </w:r>
    </w:p>
    <w:p w14:paraId="11CBE42E" w14:textId="102299C7" w:rsidR="0041489A" w:rsidRPr="0041489A" w:rsidRDefault="006330CD" w:rsidP="006330CD">
      <w:pPr>
        <w:pStyle w:val="a7"/>
        <w:jc w:val="center"/>
      </w:pPr>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3</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r>
        <w:t xml:space="preserve"> </w:t>
      </w:r>
      <w:r>
        <w:t>研究内容框架</w:t>
      </w:r>
    </w:p>
    <w:p w14:paraId="2C490B1C" w14:textId="77777777" w:rsidR="00DC10EE" w:rsidRDefault="00DC10EE" w:rsidP="00601758">
      <w:pPr>
        <w:pStyle w:val="2"/>
      </w:pPr>
      <w:bookmarkStart w:id="43" w:name="_Toc430716795"/>
      <w:r w:rsidRPr="00DC10EE">
        <w:t>日志修复问题的形式化定义</w:t>
      </w:r>
      <w:bookmarkEnd w:id="43"/>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44" w:name="_Toc430716796"/>
      <w:r w:rsidRPr="00DC10EE">
        <w:rPr>
          <w:rFonts w:hint="eastAsia"/>
        </w:rPr>
        <w:t>日志修复问题的复杂性分析</w:t>
      </w:r>
      <w:bookmarkEnd w:id="44"/>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45" w:name="_Toc430716797"/>
      <w:r w:rsidRPr="00DC10EE">
        <w:rPr>
          <w:rFonts w:hint="eastAsia"/>
        </w:rPr>
        <w:t>日志修复问题的多种解决方法</w:t>
      </w:r>
      <w:bookmarkEnd w:id="45"/>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w:t>
      </w:r>
      <w:commentRangeStart w:id="46"/>
      <w:r>
        <w:rPr>
          <w:rFonts w:hint="eastAsia"/>
        </w:rPr>
        <w:t>本文需要设计出</w:t>
      </w:r>
      <w:r>
        <w:rPr>
          <w:rFonts w:hint="eastAsia"/>
        </w:rPr>
        <w:t>A*</w:t>
      </w:r>
      <w:r>
        <w:rPr>
          <w:rFonts w:hint="eastAsia"/>
        </w:rPr>
        <w:t>算法，得到问题</w:t>
      </w:r>
      <w:r w:rsidR="00C46343">
        <w:rPr>
          <w:rFonts w:hint="eastAsia"/>
        </w:rPr>
        <w:t>的</w:t>
      </w:r>
      <w:r>
        <w:rPr>
          <w:rFonts w:hint="eastAsia"/>
        </w:rPr>
        <w:t>正确解</w:t>
      </w:r>
      <w:commentRangeEnd w:id="46"/>
      <w:r w:rsidR="00EC7D94">
        <w:rPr>
          <w:rStyle w:val="aa"/>
        </w:rPr>
        <w:commentReference w:id="46"/>
      </w:r>
      <w:r>
        <w:rPr>
          <w:rFonts w:hint="eastAsia"/>
        </w:rPr>
        <w:t>。在此基础上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47" w:name="_Toc430716798"/>
      <w:r w:rsidRPr="00DC10EE">
        <w:rPr>
          <w:rFonts w:hint="eastAsia"/>
        </w:rPr>
        <w:t>评估与对比算法结果与性能</w:t>
      </w:r>
      <w:bookmarkEnd w:id="47"/>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lastRenderedPageBreak/>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r>
        <w:rPr>
          <w:rFonts w:hint="eastAsia"/>
        </w:rPr>
        <w:t>进而同本文所设计的算法进行对比</w:t>
      </w:r>
      <w:r w:rsidR="009D0692">
        <w:rPr>
          <w:rFonts w:hint="eastAsia"/>
        </w:rPr>
        <w:t>。</w:t>
      </w:r>
    </w:p>
    <w:p w14:paraId="3427E898" w14:textId="0A43C03E" w:rsidR="00DC10EE" w:rsidRDefault="00DC10EE" w:rsidP="00601758">
      <w:pPr>
        <w:pStyle w:val="1"/>
      </w:pPr>
      <w:bookmarkStart w:id="48" w:name="_Toc430716799"/>
      <w:r w:rsidRPr="00DC10EE">
        <w:t>研究</w:t>
      </w:r>
      <w:r w:rsidR="00D25901">
        <w:rPr>
          <w:rFonts w:hint="eastAsia"/>
        </w:rPr>
        <w:t>方案与技术路线</w:t>
      </w:r>
      <w:bookmarkEnd w:id="48"/>
    </w:p>
    <w:p w14:paraId="7A12E2FC" w14:textId="77777777" w:rsidR="00E70536" w:rsidRDefault="00E70536" w:rsidP="00601758">
      <w:pPr>
        <w:pStyle w:val="2"/>
      </w:pPr>
      <w:bookmarkStart w:id="49" w:name="_Toc430716800"/>
      <w:r>
        <w:t>问题的形式化定义</w:t>
      </w:r>
      <w:bookmarkEnd w:id="49"/>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AD850C2" w:rsidR="00E70536" w:rsidRDefault="00F921F6" w:rsidP="00E70536">
      <w:pPr>
        <w:pStyle w:val="a3"/>
        <w:numPr>
          <w:ilvl w:val="0"/>
          <w:numId w:val="10"/>
        </w:numPr>
        <w:ind w:firstLineChars="0"/>
      </w:pPr>
      <w:r>
        <w:rPr>
          <w:rFonts w:hint="eastAsia"/>
        </w:rPr>
        <w:t>ConDec</w:t>
      </w:r>
      <w:r w:rsidR="00E70536">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2FE53B8C" w:rsidR="00E70536" w:rsidRPr="00E70536" w:rsidRDefault="00E70536" w:rsidP="00E70536">
      <w:pPr>
        <w:ind w:firstLine="420"/>
      </w:pPr>
      <w:r>
        <w:t>通过使用</w:t>
      </w:r>
      <w:r>
        <w:t>Petri</w:t>
      </w:r>
      <w:r>
        <w:t>网相关基础定义</w:t>
      </w:r>
      <w:r>
        <w:rPr>
          <w:rFonts w:hint="eastAsia"/>
        </w:rPr>
        <w:t>、</w:t>
      </w:r>
      <w:r w:rsidR="00F921F6">
        <w:rPr>
          <w:rFonts w:hint="eastAsia"/>
        </w:rPr>
        <w:t>ConDec</w:t>
      </w:r>
      <w:r>
        <w:t>模型相关基础定义和多集定义来对问题的输入</w:t>
      </w:r>
      <w:r w:rsidR="00F71BB3">
        <w:rPr>
          <w:rFonts w:hint="eastAsia"/>
        </w:rPr>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50" w:name="_Toc430716801"/>
      <w:r w:rsidRPr="00DC10EE">
        <w:t>通过归约的方法来验证日志修复问题的复杂性</w:t>
      </w:r>
      <w:bookmarkEnd w:id="50"/>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Default="00DC10EE" w:rsidP="00601758">
      <w:pPr>
        <w:pStyle w:val="2"/>
        <w:rPr>
          <w:ins w:id="51" w:author="肖永博" w:date="2015-09-24T13:58:00Z"/>
        </w:rPr>
      </w:pPr>
      <w:bookmarkStart w:id="52" w:name="_Toc430716802"/>
      <w:r w:rsidRPr="00DC10EE">
        <w:t>设计日志修复问题的多种解决方法</w:t>
      </w:r>
      <w:bookmarkEnd w:id="52"/>
    </w:p>
    <w:p w14:paraId="3119A04D" w14:textId="77777777" w:rsidR="00E06AA7" w:rsidRDefault="00E06AA7" w:rsidP="00E06AA7">
      <w:pPr>
        <w:ind w:firstLine="420"/>
        <w:rPr>
          <w:ins w:id="53" w:author="肖永博" w:date="2015-09-24T13:59:00Z"/>
        </w:rPr>
        <w:pPrChange w:id="54" w:author="肖永博" w:date="2015-09-24T13:59:00Z">
          <w:pPr>
            <w:pStyle w:val="2"/>
          </w:pPr>
        </w:pPrChange>
      </w:pPr>
      <w:ins w:id="55" w:author="肖永博" w:date="2015-09-24T13:58:00Z">
        <w:r>
          <w:t>为解决本文提出的问题，</w:t>
        </w:r>
        <w:r>
          <w:rPr>
            <w:rFonts w:hint="eastAsia"/>
          </w:rPr>
          <w:t>算法</w:t>
        </w:r>
        <w:r>
          <w:t>设计的基本思路</w:t>
        </w:r>
      </w:ins>
      <w:ins w:id="56" w:author="肖永博" w:date="2015-09-24T13:59:00Z">
        <w:r>
          <w:rPr>
            <w:rFonts w:hint="eastAsia"/>
          </w:rPr>
          <w:t>如下</w:t>
        </w:r>
        <w:r>
          <w:t>：</w:t>
        </w:r>
      </w:ins>
    </w:p>
    <w:p w14:paraId="1C9A98B6" w14:textId="46F96A21" w:rsidR="00052A58" w:rsidRDefault="00E06AA7" w:rsidP="00E06AA7">
      <w:pPr>
        <w:pStyle w:val="a3"/>
        <w:numPr>
          <w:ilvl w:val="0"/>
          <w:numId w:val="11"/>
        </w:numPr>
        <w:ind w:firstLineChars="0"/>
        <w:rPr>
          <w:ins w:id="57" w:author="肖永博" w:date="2015-09-24T13:59:00Z"/>
        </w:rPr>
        <w:pPrChange w:id="58" w:author="肖永博" w:date="2015-09-24T13:59:00Z">
          <w:pPr>
            <w:pStyle w:val="2"/>
          </w:pPr>
        </w:pPrChange>
      </w:pPr>
      <w:ins w:id="59" w:author="肖永博" w:date="2015-09-24T13:58:00Z">
        <w:r>
          <w:t>通过使用完全前缀展开方法对输入模型进行分析；</w:t>
        </w:r>
      </w:ins>
    </w:p>
    <w:p w14:paraId="1BE0B874" w14:textId="08E6E3AA" w:rsidR="00E06AA7" w:rsidRDefault="00E06AA7" w:rsidP="00E06AA7">
      <w:pPr>
        <w:pStyle w:val="a3"/>
        <w:numPr>
          <w:ilvl w:val="0"/>
          <w:numId w:val="11"/>
        </w:numPr>
        <w:ind w:firstLineChars="0"/>
        <w:rPr>
          <w:ins w:id="60" w:author="肖永博" w:date="2015-09-24T13:59:00Z"/>
        </w:rPr>
        <w:pPrChange w:id="61" w:author="肖永博" w:date="2015-09-24T13:59:00Z">
          <w:pPr>
            <w:pStyle w:val="2"/>
          </w:pPr>
        </w:pPrChange>
      </w:pPr>
      <w:ins w:id="62" w:author="肖永博" w:date="2015-09-24T13:59:00Z">
        <w:r>
          <w:rPr>
            <w:rFonts w:hint="eastAsia"/>
          </w:rPr>
          <w:t>对</w:t>
        </w:r>
        <w:r>
          <w:t>输入的活动多集进行轨迹枚举；</w:t>
        </w:r>
      </w:ins>
    </w:p>
    <w:p w14:paraId="696954CB" w14:textId="711759FB" w:rsidR="00E06AA7" w:rsidRDefault="00E06AA7" w:rsidP="00E06AA7">
      <w:pPr>
        <w:pStyle w:val="a3"/>
        <w:numPr>
          <w:ilvl w:val="0"/>
          <w:numId w:val="11"/>
        </w:numPr>
        <w:ind w:firstLineChars="0"/>
        <w:rPr>
          <w:ins w:id="63" w:author="肖永博" w:date="2015-09-24T13:59:00Z"/>
        </w:rPr>
        <w:pPrChange w:id="64" w:author="肖永博" w:date="2015-09-24T13:59:00Z">
          <w:pPr>
            <w:pStyle w:val="2"/>
          </w:pPr>
        </w:pPrChange>
      </w:pPr>
      <w:ins w:id="65" w:author="肖永博" w:date="2015-09-24T13:59:00Z">
        <w:r>
          <w:t>使用对齐的方法来对</w:t>
        </w:r>
        <w:r>
          <w:rPr>
            <w:rFonts w:hint="eastAsia"/>
          </w:rPr>
          <w:t>轨迹</w:t>
        </w:r>
        <w:r>
          <w:t>进行修复。</w:t>
        </w:r>
      </w:ins>
    </w:p>
    <w:p w14:paraId="47BE783B" w14:textId="487D47A2" w:rsidR="00E06AA7" w:rsidRPr="00052A58" w:rsidRDefault="00E06AA7" w:rsidP="00E06AA7">
      <w:pPr>
        <w:ind w:left="420"/>
        <w:pPrChange w:id="66" w:author="肖永博" w:date="2015-09-24T13:59:00Z">
          <w:pPr>
            <w:pStyle w:val="2"/>
          </w:pPr>
        </w:pPrChange>
      </w:pPr>
      <w:ins w:id="67" w:author="肖永博" w:date="2015-09-24T14:00:00Z">
        <w:r>
          <w:t>基于上述基本思路，</w:t>
        </w:r>
        <w:r>
          <w:rPr>
            <w:rFonts w:hint="eastAsia"/>
          </w:rPr>
          <w:t>本文</w:t>
        </w:r>
        <w:r>
          <w:t>将设计</w:t>
        </w:r>
        <w:r>
          <w:t>A*</w:t>
        </w:r>
        <w:r>
          <w:t>算法、</w:t>
        </w:r>
        <w:r>
          <w:rPr>
            <w:rFonts w:hint="eastAsia"/>
          </w:rPr>
          <w:t>加速</w:t>
        </w:r>
        <w:r>
          <w:t>算法和贪心算法来分别实现问题的求解。</w:t>
        </w:r>
      </w:ins>
      <w:bookmarkStart w:id="68" w:name="_GoBack"/>
      <w:bookmarkEnd w:id="68"/>
    </w:p>
    <w:p w14:paraId="2A55D69F" w14:textId="77777777" w:rsidR="00DC10EE" w:rsidRDefault="00DC10EE" w:rsidP="00601758">
      <w:pPr>
        <w:pStyle w:val="3"/>
      </w:pPr>
      <w:bookmarkStart w:id="69" w:name="_Toc430716803"/>
      <w:r w:rsidRPr="00DC10EE">
        <w:t>A*</w:t>
      </w:r>
      <w:r w:rsidRPr="00DC10EE">
        <w:t>算法设计</w:t>
      </w:r>
      <w:bookmarkEnd w:id="69"/>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w:t>
      </w:r>
      <w:r>
        <w:rPr>
          <w:rFonts w:hint="eastAsia"/>
        </w:rPr>
        <w:lastRenderedPageBreak/>
        <w:t>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185E23FC"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r w:rsidR="001347AB">
        <w:t>[32]</w:t>
      </w:r>
      <w:r w:rsidR="009F66D0">
        <w:fldChar w:fldCharType="end"/>
      </w:r>
      <w:r>
        <w:rPr>
          <w:rFonts w:hint="eastAsia"/>
        </w:rPr>
        <w:t>中被介绍。</w:t>
      </w:r>
      <w:r>
        <w:rPr>
          <w:rFonts w:hint="eastAsia"/>
        </w:rPr>
        <w:t>A*</w:t>
      </w:r>
      <w:r>
        <w:rPr>
          <w:rFonts w:hint="eastAsia"/>
        </w:rPr>
        <w:t>算法从一个源节点开始，遍历所有的相邻节点直到遇到目标节点，最终算法将会给出全局最优的路径。在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6E974B18"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修复操作）的操作总代价。为此，需要一个代价函数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70" w:name="_Toc430716804"/>
      <w:r w:rsidRPr="00DC10EE">
        <w:t>加</w:t>
      </w:r>
      <w:commentRangeStart w:id="71"/>
      <w:r w:rsidRPr="00DC10EE">
        <w:t>速算法设计</w:t>
      </w:r>
      <w:commentRangeEnd w:id="71"/>
      <w:r w:rsidR="002D7A6E">
        <w:rPr>
          <w:rStyle w:val="aa"/>
          <w:b w:val="0"/>
          <w:bCs w:val="0"/>
        </w:rPr>
        <w:commentReference w:id="71"/>
      </w:r>
      <w:bookmarkEnd w:id="70"/>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72" w:name="_Toc430716805"/>
      <w:r w:rsidRPr="00DC10EE">
        <w:rPr>
          <w:rFonts w:hint="eastAsia"/>
        </w:rPr>
        <w:lastRenderedPageBreak/>
        <w:t>贪心算法设计</w:t>
      </w:r>
      <w:bookmarkEnd w:id="72"/>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3D28BBAC" w:rsidR="00C24AE4" w:rsidRPr="00C24AE4" w:rsidRDefault="00C66D72" w:rsidP="00C66D72">
      <w:pPr>
        <w:ind w:firstLine="420"/>
      </w:pPr>
      <w:r>
        <w:t>为此</w:t>
      </w:r>
      <w:r>
        <w:rPr>
          <w:rFonts w:hint="eastAsia"/>
        </w:rPr>
        <w:t>，</w:t>
      </w:r>
      <w:r>
        <w:t>本文将试图寻找问题的最优子结构</w:t>
      </w:r>
      <w:r>
        <w:rPr>
          <w:rFonts w:hint="eastAsia"/>
        </w:rPr>
        <w:t>（即问题的最优解包含其子问题的最优解）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r w:rsidR="001347AB">
        <w:rPr>
          <w:vertAlign w:val="superscript"/>
        </w:rPr>
        <w:t>[34]</w:t>
      </w:r>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73" w:name="_Toc430716806"/>
      <w:r w:rsidRPr="00DC10EE">
        <w:rPr>
          <w:rFonts w:hint="eastAsia"/>
        </w:rPr>
        <w:t>评估与对比算法结果及性能</w:t>
      </w:r>
      <w:bookmarkEnd w:id="73"/>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239CFEEC" w14:textId="726D7740" w:rsidR="00E03CAB" w:rsidRDefault="00E03CAB" w:rsidP="00C056FC">
      <w:pPr>
        <w:pStyle w:val="3"/>
      </w:pPr>
      <w:bookmarkStart w:id="74" w:name="_Toc430716807"/>
      <w:r>
        <w:rPr>
          <w:rFonts w:hint="eastAsia"/>
        </w:rPr>
        <w:t>实验数据获取</w:t>
      </w:r>
      <w:r w:rsidR="00F41E29">
        <w:rPr>
          <w:rFonts w:hint="eastAsia"/>
        </w:rPr>
        <w:t>方式</w:t>
      </w:r>
      <w:bookmarkEnd w:id="74"/>
    </w:p>
    <w:p w14:paraId="6C84BC45" w14:textId="3CD8859C" w:rsidR="00C056FC" w:rsidRDefault="00C056FC" w:rsidP="00067037">
      <w:pPr>
        <w:pStyle w:val="3"/>
      </w:pPr>
      <w:bookmarkStart w:id="75" w:name="_Toc430716808"/>
      <w:r>
        <w:rPr>
          <w:rFonts w:hint="eastAsia"/>
        </w:rPr>
        <w:t>实验方案设计</w:t>
      </w:r>
      <w:bookmarkEnd w:id="75"/>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。下面将分别从输入数据、参数调整和可扩展性三个方面分别介绍实验方案的设计思路。</w:t>
      </w:r>
    </w:p>
    <w:p w14:paraId="598A8045" w14:textId="18FFE4AA" w:rsidR="00C056FC" w:rsidRDefault="00C056FC" w:rsidP="00067037">
      <w:pPr>
        <w:ind w:firstLine="420"/>
      </w:pPr>
      <w:r>
        <w:rPr>
          <w:rFonts w:hint="eastAsia"/>
        </w:rPr>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分别进行实验设计，对模型所包含的事件数需要对一般事件数量和较多事件数量分别进行实验设计。对于输入活动多集而言，需要考虑活动多集所包含的任务数量级别来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DF093AD" w:rsidR="00B942CE" w:rsidDel="00FB04A4" w:rsidRDefault="00B942CE" w:rsidP="00067037">
      <w:pPr>
        <w:ind w:firstLine="420"/>
        <w:rPr>
          <w:del w:id="76" w:author="肖永博" w:date="2015-09-24T13:52:00Z"/>
        </w:rPr>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FB04A4">
      <w:pPr>
        <w:ind w:firstLine="420"/>
      </w:pPr>
      <w:del w:id="77" w:author="肖永博" w:date="2015-09-24T13:52:00Z">
        <w:r w:rsidDel="00FB04A4">
          <w:delText>对于实验的可扩展性</w:delText>
        </w:r>
        <w:r w:rsidDel="00FB04A4">
          <w:rPr>
            <w:rFonts w:hint="eastAsia"/>
          </w:rPr>
          <w:delText>，</w:delText>
        </w:r>
      </w:del>
    </w:p>
    <w:p w14:paraId="30371691" w14:textId="1BC46BBA" w:rsidR="00DC10EE" w:rsidRDefault="00DC10EE" w:rsidP="00601758">
      <w:pPr>
        <w:pStyle w:val="3"/>
      </w:pPr>
      <w:bookmarkStart w:id="78" w:name="_Toc430716809"/>
      <w:r w:rsidRPr="00DC10EE">
        <w:t>实验结果准确性评估</w:t>
      </w:r>
      <w:bookmarkEnd w:id="78"/>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79" w:name="_Toc430716810"/>
      <w:r w:rsidRPr="00DC10EE">
        <w:t>实验性能评估</w:t>
      </w:r>
      <w:bookmarkEnd w:id="79"/>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w:t>
      </w:r>
      <w:r w:rsidRPr="00393B69">
        <w:rPr>
          <w:rFonts w:hint="eastAsia"/>
        </w:rPr>
        <w:lastRenderedPageBreak/>
        <w:t>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bookmarkStart w:id="80" w:name="_Toc430716811"/>
      <w:r>
        <w:rPr>
          <w:rFonts w:hint="eastAsia"/>
        </w:rPr>
        <w:t>同已有</w:t>
      </w:r>
      <w:r w:rsidR="00836A4E">
        <w:rPr>
          <w:rFonts w:hint="eastAsia"/>
        </w:rPr>
        <w:t>算法</w:t>
      </w:r>
      <w:r>
        <w:rPr>
          <w:rFonts w:hint="eastAsia"/>
        </w:rPr>
        <w:t>的</w:t>
      </w:r>
      <w:r w:rsidR="00836A4E">
        <w:rPr>
          <w:rFonts w:hint="eastAsia"/>
        </w:rPr>
        <w:t>对比</w:t>
      </w:r>
      <w:r>
        <w:rPr>
          <w:rFonts w:hint="eastAsia"/>
        </w:rPr>
        <w:t>实验</w:t>
      </w:r>
      <w:bookmarkEnd w:id="80"/>
    </w:p>
    <w:p w14:paraId="58CD7DCA" w14:textId="5C66DED4" w:rsidR="0061715A" w:rsidRPr="0061715A" w:rsidRDefault="0061715A" w:rsidP="00DA0AE0">
      <w:pPr>
        <w:ind w:firstLine="420"/>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81" w:name="_Toc430716812"/>
      <w:r w:rsidRPr="00DC10EE">
        <w:rPr>
          <w:rFonts w:hint="eastAsia"/>
        </w:rPr>
        <w:t>预期成果及可能的创新点</w:t>
      </w:r>
      <w:bookmarkEnd w:id="81"/>
    </w:p>
    <w:p w14:paraId="3EF210D2" w14:textId="77777777" w:rsidR="00DC10EE" w:rsidRDefault="00DC10EE" w:rsidP="00601758">
      <w:pPr>
        <w:pStyle w:val="2"/>
      </w:pPr>
      <w:bookmarkStart w:id="82" w:name="_Toc430716813"/>
      <w:r w:rsidRPr="00DC10EE">
        <w:t>预期成果</w:t>
      </w:r>
      <w:bookmarkEnd w:id="82"/>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83" w:name="_Toc430716814"/>
      <w:r w:rsidRPr="00DC10EE">
        <w:rPr>
          <w:rFonts w:hint="eastAsia"/>
        </w:rPr>
        <w:t>可能的创新点</w:t>
      </w:r>
      <w:bookmarkEnd w:id="83"/>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84" w:name="_Toc430716815"/>
      <w:r w:rsidRPr="00DC10EE">
        <w:rPr>
          <w:rFonts w:hint="eastAsia"/>
        </w:rPr>
        <w:t>研究计划</w:t>
      </w:r>
      <w:bookmarkEnd w:id="84"/>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lastRenderedPageBreak/>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85" w:name="_Toc430716816"/>
      <w:r w:rsidRPr="00DC10EE">
        <w:t>参考文献</w:t>
      </w:r>
      <w:bookmarkEnd w:id="85"/>
    </w:p>
    <w:p w14:paraId="1052A4A7" w14:textId="77777777" w:rsidR="00393B69" w:rsidRDefault="00393B69" w:rsidP="00393B69">
      <w:pPr>
        <w:numPr>
          <w:ilvl w:val="0"/>
          <w:numId w:val="5"/>
        </w:numPr>
        <w:spacing w:beforeLines="50" w:before="156"/>
        <w:rPr>
          <w:sz w:val="23"/>
          <w:szCs w:val="23"/>
        </w:rPr>
      </w:pPr>
      <w:bookmarkStart w:id="86" w:name="_Ref430453756"/>
      <w:r w:rsidRPr="003A5D9A">
        <w:rPr>
          <w:sz w:val="23"/>
          <w:szCs w:val="23"/>
        </w:rPr>
        <w:t>Adriansyah A, van Dongen B F, van der Aalst W M P. Towards robust conformance checking[C]//Business Process Management Workshops. Springer Berlin Heidelberg, 2011: 122-133.</w:t>
      </w:r>
      <w:bookmarkEnd w:id="86"/>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87" w:name="_Ref430453796"/>
      <w:r w:rsidRPr="0028515B">
        <w:rPr>
          <w:sz w:val="23"/>
          <w:szCs w:val="23"/>
        </w:rPr>
        <w:t>Pesic M, Schonenberg H, van der Aalst W M P. Declare: Full support for loosely-structured processes[C]//Enterprise Distributed Object Computing Conference, 2007. EDOC 2007. 11th IEEE International. IEEE, 2007: 287-287.</w:t>
      </w:r>
      <w:bookmarkEnd w:id="87"/>
    </w:p>
    <w:p w14:paraId="43989940" w14:textId="77777777" w:rsidR="00393B69" w:rsidRDefault="00393B69" w:rsidP="00393B69">
      <w:pPr>
        <w:numPr>
          <w:ilvl w:val="0"/>
          <w:numId w:val="5"/>
        </w:numPr>
        <w:spacing w:beforeLines="50" w:before="156"/>
        <w:rPr>
          <w:sz w:val="23"/>
          <w:szCs w:val="23"/>
        </w:rPr>
      </w:pPr>
      <w:bookmarkStart w:id="88" w:name="_Ref430453816"/>
      <w:r w:rsidRPr="0028515B">
        <w:rPr>
          <w:sz w:val="23"/>
          <w:szCs w:val="23"/>
        </w:rPr>
        <w:t>Pesic M, van der Aalst W M P. A declarative approach for flexible business processes management[C]//Business Process Management Workshops. Springer Berlin Heidelberg, 2006: 169-180.</w:t>
      </w:r>
      <w:bookmarkEnd w:id="88"/>
    </w:p>
    <w:p w14:paraId="503BF30E" w14:textId="50576E09" w:rsidR="00393B69" w:rsidRDefault="00393B69" w:rsidP="00393B69">
      <w:pPr>
        <w:numPr>
          <w:ilvl w:val="0"/>
          <w:numId w:val="5"/>
        </w:numPr>
        <w:spacing w:beforeLines="50" w:before="156"/>
        <w:rPr>
          <w:sz w:val="23"/>
          <w:szCs w:val="23"/>
        </w:rPr>
      </w:pPr>
      <w:bookmarkStart w:id="89" w:name="_Ref430453843"/>
      <w:r w:rsidRPr="0028515B">
        <w:rPr>
          <w:sz w:val="23"/>
          <w:szCs w:val="23"/>
        </w:rPr>
        <w:t>P. Pichler, B. Weber, S. Zugal, J. Pinggera, J. Mendling, H.A. Reijers, Imperative versus declarative process modeling languages: an empirical investigation, in: Proceedings of Business Process Management Workshops 2010, Lecture Notes in Business Information Processing, vol. 99, 2011, pp. 383–394.</w:t>
      </w:r>
      <w:bookmarkEnd w:id="89"/>
    </w:p>
    <w:p w14:paraId="7EC6FE33" w14:textId="78E35109" w:rsidR="002A6DEC" w:rsidRDefault="002A6DEC" w:rsidP="00393B69">
      <w:pPr>
        <w:numPr>
          <w:ilvl w:val="0"/>
          <w:numId w:val="5"/>
        </w:numPr>
        <w:spacing w:beforeLines="50" w:before="156"/>
        <w:rPr>
          <w:sz w:val="23"/>
          <w:szCs w:val="23"/>
        </w:rPr>
      </w:pPr>
      <w:bookmarkStart w:id="90" w:name="_Ref430694415"/>
      <w:r w:rsidRPr="002A6DEC">
        <w:rPr>
          <w:sz w:val="23"/>
          <w:szCs w:val="23"/>
        </w:rPr>
        <w:t>Maggi F M, Slaats T, Reijers H A. The automated discovery of hybrid processes[M]//Business Process Management. Springer International Publishing, 2014: 392-399.</w:t>
      </w:r>
      <w:bookmarkEnd w:id="90"/>
    </w:p>
    <w:p w14:paraId="26E852E1" w14:textId="77777777" w:rsidR="00393B69" w:rsidRDefault="00393B69" w:rsidP="00393B69">
      <w:pPr>
        <w:numPr>
          <w:ilvl w:val="0"/>
          <w:numId w:val="5"/>
        </w:numPr>
        <w:spacing w:beforeLines="50" w:before="156"/>
        <w:rPr>
          <w:sz w:val="23"/>
          <w:szCs w:val="23"/>
        </w:rPr>
      </w:pPr>
      <w:bookmarkStart w:id="91" w:name="_Ref430453869"/>
      <w:r w:rsidRPr="0028515B">
        <w:rPr>
          <w:sz w:val="23"/>
          <w:szCs w:val="23"/>
        </w:rPr>
        <w:t>Peterson J L. Petri net theory and the modeling of systems[J]. 1981.</w:t>
      </w:r>
      <w:bookmarkEnd w:id="91"/>
    </w:p>
    <w:p w14:paraId="39C03FB4" w14:textId="77777777" w:rsidR="00393B69" w:rsidRDefault="00393B69" w:rsidP="00393B69">
      <w:pPr>
        <w:numPr>
          <w:ilvl w:val="0"/>
          <w:numId w:val="5"/>
        </w:numPr>
        <w:spacing w:beforeLines="50" w:before="156"/>
        <w:rPr>
          <w:sz w:val="23"/>
          <w:szCs w:val="23"/>
        </w:rPr>
      </w:pPr>
      <w:bookmarkStart w:id="92" w:name="_Ref430453882"/>
      <w:r w:rsidRPr="0028515B">
        <w:rPr>
          <w:sz w:val="23"/>
          <w:szCs w:val="23"/>
        </w:rPr>
        <w:t>Karp R M, Miller R E. Parallel program schemata[J]. Journal of Computer and system Sciences, 1969, 3(2): 147-195</w:t>
      </w:r>
      <w:bookmarkEnd w:id="92"/>
    </w:p>
    <w:p w14:paraId="1F58BE8D" w14:textId="77777777" w:rsidR="00393B69" w:rsidRDefault="00393B69" w:rsidP="00393B69">
      <w:pPr>
        <w:numPr>
          <w:ilvl w:val="0"/>
          <w:numId w:val="5"/>
        </w:numPr>
        <w:spacing w:beforeLines="50" w:before="156"/>
        <w:rPr>
          <w:sz w:val="23"/>
          <w:szCs w:val="23"/>
        </w:rPr>
      </w:pPr>
      <w:bookmarkStart w:id="93" w:name="_Ref430453899"/>
      <w:r w:rsidRPr="0028515B">
        <w:rPr>
          <w:sz w:val="23"/>
          <w:szCs w:val="23"/>
        </w:rPr>
        <w:lastRenderedPageBreak/>
        <w:t>Murata T. Petri nets: Properties, analysis and applications[J]. Proceedings of the IEEE, 1989, 77(4): 541-580.</w:t>
      </w:r>
      <w:bookmarkEnd w:id="93"/>
    </w:p>
    <w:p w14:paraId="2A92D8C0" w14:textId="77777777" w:rsidR="00B55FD8" w:rsidRDefault="00B55FD8" w:rsidP="00393B69">
      <w:pPr>
        <w:numPr>
          <w:ilvl w:val="0"/>
          <w:numId w:val="5"/>
        </w:numPr>
        <w:spacing w:beforeLines="50" w:before="156"/>
        <w:rPr>
          <w:sz w:val="23"/>
          <w:szCs w:val="23"/>
        </w:rPr>
      </w:pPr>
      <w:bookmarkStart w:id="94" w:name="_Ref430509755"/>
      <w:bookmarkStart w:id="95" w:name="_Ref430453976"/>
      <w:r w:rsidRPr="00B55FD8">
        <w:rPr>
          <w:sz w:val="23"/>
          <w:szCs w:val="23"/>
        </w:rPr>
        <w:t>Shatz S M, Tu S, Murata T, et al. An application of Petri net reduction for Ada tasking deadlock analysis[J]. Parallel and Distributed Systems, IEEE Transactions on, 1996, 7(12): 1307-1322.</w:t>
      </w:r>
      <w:bookmarkEnd w:id="94"/>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96" w:name="_Ref430522037"/>
      <w:r w:rsidRPr="003B2C28">
        <w:rPr>
          <w:sz w:val="23"/>
          <w:szCs w:val="23"/>
        </w:rPr>
        <w:t>Valmari A. A stubborn attack on state explosion[C]//Computer-Aided Verification. Springer Berlin Heidelberg, 1991: 156-165.</w:t>
      </w:r>
      <w:bookmarkEnd w:id="96"/>
    </w:p>
    <w:p w14:paraId="25FEA943" w14:textId="77777777" w:rsidR="00393B69" w:rsidRDefault="00393B69" w:rsidP="00393B69">
      <w:pPr>
        <w:numPr>
          <w:ilvl w:val="0"/>
          <w:numId w:val="5"/>
        </w:numPr>
        <w:spacing w:beforeLines="50" w:before="156"/>
        <w:rPr>
          <w:sz w:val="23"/>
          <w:szCs w:val="23"/>
        </w:rPr>
      </w:pPr>
      <w:bookmarkStart w:id="97" w:name="_Ref430510982"/>
      <w:r w:rsidRPr="0028515B">
        <w:rPr>
          <w:sz w:val="23"/>
          <w:szCs w:val="23"/>
        </w:rPr>
        <w:t>McMillan K L. Using unfoldings to avoid the state explosion problem in the verification of asynchronous circuits[C]//Computer Aided Verification. Springer Berlin Heidelberg, 1993: 164-177.</w:t>
      </w:r>
      <w:bookmarkEnd w:id="95"/>
      <w:bookmarkEnd w:id="97"/>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98" w:name="_Ref430454048"/>
      <w:r w:rsidRPr="0028515B">
        <w:rPr>
          <w:sz w:val="23"/>
          <w:szCs w:val="23"/>
        </w:rPr>
        <w:t>Esparza J, Römer S, Vogler W. An improvement of McMillan's unfolding algorithm[M]//Tools and Algorithms for the Construction and Analysis of Systems. Springer Berlin Heidelberg, 1996: 87-106.</w:t>
      </w:r>
      <w:bookmarkEnd w:id="98"/>
    </w:p>
    <w:p w14:paraId="43C1003E" w14:textId="77777777" w:rsidR="00393B69" w:rsidRDefault="00393B69" w:rsidP="00393B69">
      <w:pPr>
        <w:numPr>
          <w:ilvl w:val="0"/>
          <w:numId w:val="5"/>
        </w:numPr>
        <w:spacing w:beforeLines="50" w:before="156"/>
        <w:rPr>
          <w:sz w:val="23"/>
          <w:szCs w:val="23"/>
        </w:rPr>
      </w:pPr>
      <w:bookmarkStart w:id="99" w:name="_Ref430454069"/>
      <w:r w:rsidRPr="0028515B">
        <w:rPr>
          <w:sz w:val="23"/>
          <w:szCs w:val="23"/>
        </w:rPr>
        <w:t>Petri C A. Concurrency theory[M]//Petri Nets: Central Models and their properties. Springer Berlin Heidelberg, 1987: 4-24.</w:t>
      </w:r>
      <w:bookmarkEnd w:id="99"/>
    </w:p>
    <w:p w14:paraId="5E331527" w14:textId="77777777" w:rsidR="00573F2D" w:rsidRDefault="00573F2D" w:rsidP="00393B69">
      <w:pPr>
        <w:numPr>
          <w:ilvl w:val="0"/>
          <w:numId w:val="5"/>
        </w:numPr>
        <w:spacing w:beforeLines="50" w:before="156"/>
        <w:rPr>
          <w:sz w:val="23"/>
          <w:szCs w:val="23"/>
        </w:rPr>
      </w:pPr>
      <w:bookmarkStart w:id="100" w:name="_Ref430594473"/>
      <w:r w:rsidRPr="00573F2D">
        <w:rPr>
          <w:sz w:val="23"/>
          <w:szCs w:val="23"/>
        </w:rPr>
        <w:t>De Leoni M, Maggi F M, van der Aalst W M P. Aligning event logs and declarative process models for conformance checking[M]//Business Process Management. Springer Berlin Heidelberg, 2012: 82-97.</w:t>
      </w:r>
      <w:bookmarkEnd w:id="100"/>
    </w:p>
    <w:p w14:paraId="68BF4FB5" w14:textId="77777777" w:rsidR="00393B69" w:rsidRDefault="00393B69" w:rsidP="00393B69">
      <w:pPr>
        <w:numPr>
          <w:ilvl w:val="0"/>
          <w:numId w:val="5"/>
        </w:numPr>
        <w:spacing w:beforeLines="50" w:before="156"/>
        <w:rPr>
          <w:sz w:val="23"/>
          <w:szCs w:val="23"/>
        </w:rPr>
      </w:pPr>
      <w:bookmarkStart w:id="101" w:name="_Ref430454089"/>
      <w:r w:rsidRPr="0028515B">
        <w:rPr>
          <w:sz w:val="23"/>
          <w:szCs w:val="23"/>
        </w:rPr>
        <w:t>W.M.P. van der Aalst, A. Adriansyah, B.F. van Dongen, Replaying history on process models for c</w:t>
      </w:r>
      <w:r w:rsidR="00226282">
        <w:rPr>
          <w:sz w:val="23"/>
          <w:szCs w:val="23"/>
        </w:rPr>
        <w:t>onformance checking and perfor</w:t>
      </w:r>
      <w:r w:rsidRPr="0028515B">
        <w:rPr>
          <w:sz w:val="23"/>
          <w:szCs w:val="23"/>
        </w:rPr>
        <w:t>mance analysis, Wiley Interdiscip. Rev.: Data Mining Knowl. Discov. 2 (2) (2012) 182–192.</w:t>
      </w:r>
      <w:bookmarkEnd w:id="101"/>
    </w:p>
    <w:p w14:paraId="0E61CB18" w14:textId="77777777" w:rsidR="00393B69" w:rsidRDefault="00393B69" w:rsidP="00393B69">
      <w:pPr>
        <w:numPr>
          <w:ilvl w:val="0"/>
          <w:numId w:val="5"/>
        </w:numPr>
        <w:spacing w:beforeLines="50" w:before="156"/>
        <w:rPr>
          <w:sz w:val="23"/>
          <w:szCs w:val="23"/>
        </w:rPr>
      </w:pPr>
      <w:bookmarkStart w:id="102" w:name="_Ref430454113"/>
      <w:r w:rsidRPr="00253D71">
        <w:rPr>
          <w:sz w:val="23"/>
          <w:szCs w:val="23"/>
        </w:rPr>
        <w:t>A. Adriansyah, B. van Dongen, W.M.P. van der Aalst, Conformance Checking using Cost-Based Fitness Analysis in: EDOC 2011, IEEE Computer Society, 2011, pp. 55–64.</w:t>
      </w:r>
      <w:bookmarkEnd w:id="102"/>
    </w:p>
    <w:p w14:paraId="58B90041" w14:textId="77777777" w:rsidR="00DF599A" w:rsidRDefault="00DF599A" w:rsidP="00393B69">
      <w:pPr>
        <w:numPr>
          <w:ilvl w:val="0"/>
          <w:numId w:val="5"/>
        </w:numPr>
        <w:spacing w:beforeLines="50" w:before="156"/>
        <w:rPr>
          <w:sz w:val="23"/>
          <w:szCs w:val="23"/>
        </w:rPr>
      </w:pPr>
      <w:bookmarkStart w:id="103" w:name="_Ref430510017"/>
      <w:r w:rsidRPr="00DF599A">
        <w:rPr>
          <w:sz w:val="23"/>
          <w:szCs w:val="23"/>
        </w:rPr>
        <w:t>Adriansyah A, Munoz-Gama J, Carmona J, et al. Measuring precision of modeled behavior[J]. Information Systems and e-Business Management, 2014, 13(1): 37-67.</w:t>
      </w:r>
      <w:bookmarkEnd w:id="103"/>
    </w:p>
    <w:p w14:paraId="4C4BA1B8" w14:textId="77777777" w:rsidR="00462ACD" w:rsidRDefault="00462ACD" w:rsidP="00393B69">
      <w:pPr>
        <w:numPr>
          <w:ilvl w:val="0"/>
          <w:numId w:val="5"/>
        </w:numPr>
        <w:spacing w:beforeLines="50" w:before="156"/>
        <w:rPr>
          <w:sz w:val="23"/>
          <w:szCs w:val="23"/>
        </w:rPr>
      </w:pPr>
      <w:bookmarkStart w:id="104"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104"/>
    </w:p>
    <w:p w14:paraId="0C87DD19" w14:textId="77777777" w:rsidR="00462ACD" w:rsidRDefault="00462ACD" w:rsidP="00393B69">
      <w:pPr>
        <w:numPr>
          <w:ilvl w:val="0"/>
          <w:numId w:val="5"/>
        </w:numPr>
        <w:spacing w:beforeLines="50" w:before="156"/>
        <w:rPr>
          <w:sz w:val="23"/>
          <w:szCs w:val="23"/>
        </w:rPr>
      </w:pPr>
      <w:bookmarkStart w:id="105" w:name="_Ref430510479"/>
      <w:r w:rsidRPr="00462ACD">
        <w:rPr>
          <w:sz w:val="23"/>
          <w:szCs w:val="23"/>
        </w:rPr>
        <w:t>Rozinat A, van der Aalst W M P. Conformance checking of processes based on monitoring real behavior[J]. Information Systems, 2008, 33(1): 64-95.</w:t>
      </w:r>
      <w:bookmarkEnd w:id="105"/>
    </w:p>
    <w:p w14:paraId="5339C5F9" w14:textId="77777777" w:rsidR="0067563C" w:rsidRDefault="0067563C" w:rsidP="00393B69">
      <w:pPr>
        <w:numPr>
          <w:ilvl w:val="0"/>
          <w:numId w:val="5"/>
        </w:numPr>
        <w:spacing w:beforeLines="50" w:before="156"/>
        <w:rPr>
          <w:sz w:val="23"/>
          <w:szCs w:val="23"/>
        </w:rPr>
      </w:pPr>
      <w:bookmarkStart w:id="106" w:name="_Ref430510255"/>
      <w:r w:rsidRPr="0067563C">
        <w:rPr>
          <w:sz w:val="23"/>
          <w:szCs w:val="23"/>
        </w:rPr>
        <w:t>De Weerdt J, Vanthienen J, Baesens B. Determining process model precision and generalization with weighted artificial negative events[J]. Knowledge and Data Engineering, IEEE Transactions on, 2014, 26(8): 1877-1889.</w:t>
      </w:r>
      <w:bookmarkEnd w:id="106"/>
    </w:p>
    <w:p w14:paraId="6A6CBCA4" w14:textId="77777777" w:rsidR="00393B69" w:rsidRDefault="00393B69" w:rsidP="00393B69">
      <w:pPr>
        <w:numPr>
          <w:ilvl w:val="0"/>
          <w:numId w:val="5"/>
        </w:numPr>
        <w:spacing w:beforeLines="50" w:before="156"/>
        <w:rPr>
          <w:sz w:val="23"/>
          <w:szCs w:val="23"/>
        </w:rPr>
      </w:pPr>
      <w:bookmarkStart w:id="107" w:name="_Ref430454176"/>
      <w:r w:rsidRPr="0028515B">
        <w:rPr>
          <w:sz w:val="23"/>
          <w:szCs w:val="23"/>
        </w:rPr>
        <w:t>Rozinat, A., de Medeiros, A.K.A., Gu ̈nther, C.W., Weijters, A.J.M.M.T., van der Aalst, W.M.P.: The Need for a Process Mining Evaluation Framework in Research and Practice. In: ter Hofstede, A.H.M., Benatallah, B., Paik, H.-Y. (eds.) BPM Workshops 2007. LNCS, vol. 4928, pp. 84–89. Springer, Heidelberg (2008)</w:t>
      </w:r>
      <w:bookmarkEnd w:id="107"/>
    </w:p>
    <w:p w14:paraId="688DE1F4" w14:textId="77777777" w:rsidR="00393B69" w:rsidRDefault="00393B69" w:rsidP="00393B69">
      <w:pPr>
        <w:numPr>
          <w:ilvl w:val="0"/>
          <w:numId w:val="5"/>
        </w:numPr>
        <w:spacing w:beforeLines="50" w:before="156"/>
        <w:rPr>
          <w:sz w:val="23"/>
          <w:szCs w:val="23"/>
        </w:rPr>
      </w:pPr>
      <w:r w:rsidRPr="0028515B">
        <w:rPr>
          <w:sz w:val="23"/>
          <w:szCs w:val="23"/>
        </w:rPr>
        <w:lastRenderedPageBreak/>
        <w:t>Rozinat A, van der Aalst WMP. Conformance checking of process based on monitoring real behavior. Information Systems, 2008,33(1):64-95. [doi: 10.1016/j.is.2007.07.001]</w:t>
      </w:r>
    </w:p>
    <w:p w14:paraId="27D2F047" w14:textId="0C40FDF8" w:rsidR="001347AB" w:rsidRDefault="001347AB" w:rsidP="00393B69">
      <w:pPr>
        <w:numPr>
          <w:ilvl w:val="0"/>
          <w:numId w:val="5"/>
        </w:numPr>
        <w:spacing w:beforeLines="50" w:before="156"/>
        <w:rPr>
          <w:sz w:val="23"/>
          <w:szCs w:val="23"/>
        </w:rPr>
      </w:pPr>
      <w:bookmarkStart w:id="108" w:name="_Ref430770693"/>
      <w:r w:rsidRPr="001347AB">
        <w:rPr>
          <w:sz w:val="23"/>
          <w:szCs w:val="23"/>
        </w:rPr>
        <w:t>Nielsen M, Plotkin G, Winskel G. Petri nets, event structures and domains, part I[J]. Theoretical Computer Science, 1981, 13(1): 85-108.</w:t>
      </w:r>
      <w:bookmarkEnd w:id="108"/>
    </w:p>
    <w:p w14:paraId="26222994" w14:textId="77777777" w:rsidR="00393B69" w:rsidRDefault="00393B69" w:rsidP="00393B69">
      <w:pPr>
        <w:numPr>
          <w:ilvl w:val="0"/>
          <w:numId w:val="5"/>
        </w:numPr>
        <w:spacing w:beforeLines="50" w:before="156"/>
        <w:rPr>
          <w:sz w:val="23"/>
          <w:szCs w:val="23"/>
        </w:rPr>
      </w:pPr>
      <w:bookmarkStart w:id="109" w:name="_Ref430454567"/>
      <w:r w:rsidRPr="0028515B">
        <w:rPr>
          <w:sz w:val="23"/>
          <w:szCs w:val="23"/>
        </w:rPr>
        <w:t>Fahland D, van der Aalst W M P. Model repair—aligning process models to reality[J]. Information Systems, 2015, 47: 220-243.</w:t>
      </w:r>
      <w:bookmarkEnd w:id="109"/>
    </w:p>
    <w:p w14:paraId="07A1E7BD" w14:textId="77777777" w:rsidR="00393B69" w:rsidRDefault="00393B69" w:rsidP="00393B69">
      <w:pPr>
        <w:numPr>
          <w:ilvl w:val="0"/>
          <w:numId w:val="5"/>
        </w:numPr>
        <w:spacing w:beforeLines="50" w:before="156"/>
        <w:rPr>
          <w:sz w:val="23"/>
          <w:szCs w:val="23"/>
        </w:rPr>
      </w:pPr>
      <w:bookmarkStart w:id="110" w:name="_Ref430454606"/>
      <w:r w:rsidRPr="00B02572">
        <w:rPr>
          <w:sz w:val="23"/>
          <w:szCs w:val="23"/>
        </w:rPr>
        <w:t>Rogge-Solti A, van der Aalst W M P, Weske M. Discovering stochastic Petri nets with arbitrary delay distributions from event logs[C]//Business Process Management Workshops. Springer International Publishing, 2014: 15-27.</w:t>
      </w:r>
      <w:bookmarkEnd w:id="110"/>
    </w:p>
    <w:p w14:paraId="6943F062" w14:textId="77777777" w:rsidR="00393B69" w:rsidRDefault="00393B69" w:rsidP="00393B69">
      <w:pPr>
        <w:numPr>
          <w:ilvl w:val="0"/>
          <w:numId w:val="5"/>
        </w:numPr>
        <w:spacing w:beforeLines="50" w:before="156"/>
        <w:rPr>
          <w:sz w:val="23"/>
          <w:szCs w:val="23"/>
        </w:rPr>
      </w:pPr>
      <w:bookmarkStart w:id="111" w:name="_Ref430454664"/>
      <w:r w:rsidRPr="0028515B">
        <w:rPr>
          <w:sz w:val="23"/>
          <w:szCs w:val="23"/>
        </w:rPr>
        <w:t>Wang J, Song S, Zhu X, et al. Efficient recovery of missing events[J]. Proceedings of the VLDB Endowment, 2013, 6(10): 841-852. ICDE 2015</w:t>
      </w:r>
      <w:bookmarkEnd w:id="111"/>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112" w:name="_Ref430508973"/>
      <w:r w:rsidRPr="00A64A22">
        <w:rPr>
          <w:sz w:val="23"/>
          <w:szCs w:val="23"/>
        </w:rPr>
        <w:t>Wang J, Song S, Lin X, et al. Cleaning Structured Event Logs: A Graph Repair Approach[J].</w:t>
      </w:r>
      <w:bookmarkEnd w:id="112"/>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113" w:name="_Ref430454629"/>
      <w:r>
        <w:rPr>
          <w:sz w:val="23"/>
          <w:szCs w:val="23"/>
        </w:rPr>
        <w:t>D</w:t>
      </w:r>
      <w:r w:rsidRPr="00A64A22">
        <w:rPr>
          <w:sz w:val="23"/>
          <w:szCs w:val="23"/>
        </w:rPr>
        <w:t>e Leoni M, Maggi F M, van der Aalst W M P. An alignment-based framework to check the conformance of declarative process models and to preprocess event-log data[J]. Information Systems, 2015, 47: 258-277.</w:t>
      </w:r>
      <w:bookmarkEnd w:id="113"/>
    </w:p>
    <w:p w14:paraId="3BC22755" w14:textId="77777777" w:rsidR="00393B69" w:rsidRDefault="00393B69" w:rsidP="00393B69">
      <w:pPr>
        <w:numPr>
          <w:ilvl w:val="0"/>
          <w:numId w:val="5"/>
        </w:numPr>
        <w:spacing w:beforeLines="50" w:before="156"/>
        <w:rPr>
          <w:sz w:val="23"/>
          <w:szCs w:val="23"/>
        </w:rPr>
      </w:pPr>
      <w:bookmarkStart w:id="114" w:name="_Ref430454423"/>
      <w:r w:rsidRPr="00A64A22">
        <w:rPr>
          <w:sz w:val="23"/>
          <w:szCs w:val="23"/>
        </w:rPr>
        <w:t>De Leoni M, van der Aalst W M P, van Dongen B F. Data-and resource-aware conformance checking of business processes[C]//Business Information Systems. Springer Berlin Heidelberg, 2012: 48-59.</w:t>
      </w:r>
      <w:bookmarkEnd w:id="114"/>
    </w:p>
    <w:p w14:paraId="226BB788" w14:textId="77777777" w:rsidR="0050196B" w:rsidRDefault="0050196B" w:rsidP="00393B69">
      <w:pPr>
        <w:numPr>
          <w:ilvl w:val="0"/>
          <w:numId w:val="5"/>
        </w:numPr>
        <w:spacing w:beforeLines="50" w:before="156"/>
        <w:rPr>
          <w:sz w:val="23"/>
          <w:szCs w:val="23"/>
        </w:rPr>
      </w:pPr>
      <w:bookmarkStart w:id="115" w:name="_Ref430509638"/>
      <w:r w:rsidRPr="0050196B">
        <w:rPr>
          <w:sz w:val="23"/>
          <w:szCs w:val="23"/>
        </w:rPr>
        <w:t>Taghiabadi E R, Gromov V, Fahland D, et al. Compliance checking of data-aware and resource-aware compliance requirements[C]//On the Move to Meaningful Internet Systems: OTM 2014 Conferences. Springer Berlin Heidelberg, 2014: 237-257.</w:t>
      </w:r>
      <w:bookmarkEnd w:id="115"/>
    </w:p>
    <w:p w14:paraId="196C931B" w14:textId="77777777" w:rsidR="00393B69" w:rsidRDefault="00393B69" w:rsidP="00393B69">
      <w:pPr>
        <w:numPr>
          <w:ilvl w:val="0"/>
          <w:numId w:val="5"/>
        </w:numPr>
        <w:spacing w:beforeLines="50" w:before="156"/>
        <w:rPr>
          <w:sz w:val="23"/>
          <w:szCs w:val="23"/>
        </w:rPr>
      </w:pPr>
      <w:bookmarkStart w:id="116" w:name="_Ref430454377"/>
      <w:r w:rsidRPr="00A64A22">
        <w:rPr>
          <w:sz w:val="23"/>
          <w:szCs w:val="23"/>
        </w:rPr>
        <w:t>Engelfriet J. Branching processes of Petri nets[J]. Acta Informatica, 1991, 28(6): 575-591.</w:t>
      </w:r>
      <w:bookmarkEnd w:id="116"/>
    </w:p>
    <w:p w14:paraId="75543D36" w14:textId="77777777" w:rsidR="00A10E4C" w:rsidRDefault="00393B69" w:rsidP="00393B69">
      <w:pPr>
        <w:numPr>
          <w:ilvl w:val="0"/>
          <w:numId w:val="5"/>
        </w:numPr>
        <w:spacing w:beforeLines="50" w:before="156"/>
      </w:pPr>
      <w:bookmarkStart w:id="117" w:name="_Ref430509141"/>
      <w:r w:rsidRPr="00A64A22">
        <w:rPr>
          <w:sz w:val="23"/>
          <w:szCs w:val="23"/>
        </w:rPr>
        <w:t>R. Dechter, J. Pearl, Generalized best-first search strategies and the optimality of An, J. ACM (JACM) 32 (1985) 505–536.</w:t>
      </w:r>
      <w:bookmarkEnd w:id="117"/>
      <w:r w:rsidRPr="00A64A22">
        <w:t xml:space="preserve"> </w:t>
      </w:r>
    </w:p>
    <w:p w14:paraId="3BBD289E" w14:textId="77777777" w:rsidR="00393B69" w:rsidRPr="00C66D72" w:rsidRDefault="00393B69" w:rsidP="00393B69">
      <w:pPr>
        <w:numPr>
          <w:ilvl w:val="0"/>
          <w:numId w:val="5"/>
        </w:numPr>
        <w:spacing w:beforeLines="50" w:before="156"/>
      </w:pPr>
      <w:bookmarkStart w:id="118" w:name="_Ref430510584"/>
      <w:r w:rsidRPr="00A10E4C">
        <w:rPr>
          <w:sz w:val="23"/>
          <w:szCs w:val="23"/>
        </w:rPr>
        <w:t>V. Levenshtein, Binary codes capable of correcting deletions, inser- tions, and reversals, Sov. Phys. Dokl. 10 (8) (1966) 707–710.</w:t>
      </w:r>
      <w:bookmarkEnd w:id="118"/>
    </w:p>
    <w:p w14:paraId="62CC13BB" w14:textId="77777777" w:rsidR="00C66D72" w:rsidRPr="00C66D72" w:rsidRDefault="00C66D72" w:rsidP="00393B69">
      <w:pPr>
        <w:numPr>
          <w:ilvl w:val="0"/>
          <w:numId w:val="5"/>
        </w:numPr>
        <w:spacing w:beforeLines="50" w:before="156"/>
        <w:rPr>
          <w:sz w:val="23"/>
          <w:szCs w:val="23"/>
        </w:rPr>
      </w:pPr>
      <w:bookmarkStart w:id="119" w:name="_Ref430521274"/>
      <w:r w:rsidRPr="00C66D72">
        <w:rPr>
          <w:sz w:val="23"/>
          <w:szCs w:val="23"/>
        </w:rPr>
        <w:t>Cormen T H. Introduction to algorithms[M]. MIT press, 2009</w:t>
      </w:r>
      <w:r w:rsidRPr="00C66D72">
        <w:rPr>
          <w:rFonts w:hint="eastAsia"/>
          <w:sz w:val="23"/>
          <w:szCs w:val="23"/>
        </w:rPr>
        <w:t>:</w:t>
      </w:r>
      <w:r w:rsidRPr="00C66D72">
        <w:rPr>
          <w:sz w:val="23"/>
          <w:szCs w:val="23"/>
        </w:rPr>
        <w:t xml:space="preserve"> 414-425.</w:t>
      </w:r>
      <w:bookmarkEnd w:id="119"/>
    </w:p>
    <w:sectPr w:rsidR="00C66D72" w:rsidRPr="00C66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Wen Lijie" w:date="2015-09-22T09:19:00Z" w:initials="WL">
    <w:p w14:paraId="57C46DFA" w14:textId="77777777" w:rsidR="00052A58" w:rsidRDefault="00052A58">
      <w:pPr>
        <w:pStyle w:val="ab"/>
      </w:pPr>
      <w:r>
        <w:rPr>
          <w:rStyle w:val="aa"/>
        </w:rPr>
        <w:annotationRef/>
      </w:r>
      <w:r>
        <w:rPr>
          <w:rFonts w:hint="eastAsia"/>
        </w:rPr>
        <w:t>每个图片、表格都需要在正文中引用（用交叉引用）</w:t>
      </w:r>
    </w:p>
  </w:comment>
  <w:comment w:id="4" w:author="Wen Lijie" w:date="2015-09-22T09:59:00Z" w:initials="WL">
    <w:p w14:paraId="45361E42" w14:textId="77777777" w:rsidR="00052A58" w:rsidRDefault="00052A58" w:rsidP="00516619">
      <w:pPr>
        <w:pStyle w:val="ab"/>
      </w:pPr>
      <w:r>
        <w:rPr>
          <w:rStyle w:val="aa"/>
        </w:rPr>
        <w:annotationRef/>
      </w:r>
      <w:r>
        <w:rPr>
          <w:rFonts w:hint="eastAsia"/>
        </w:rPr>
        <w:t>能够给出一个具体修复的例子来简单阐述</w:t>
      </w:r>
    </w:p>
  </w:comment>
  <w:comment w:id="9" w:author="Wen Lijie" w:date="2015-09-22T09:24:00Z" w:initials="WL">
    <w:p w14:paraId="61DF7777" w14:textId="20E0BDD3" w:rsidR="00052A58" w:rsidRDefault="00052A58">
      <w:pPr>
        <w:pStyle w:val="ab"/>
      </w:pPr>
      <w:r>
        <w:rPr>
          <w:rStyle w:val="aa"/>
        </w:rPr>
        <w:annotationRef/>
      </w:r>
      <w:r>
        <w:rPr>
          <w:rFonts w:hint="eastAsia"/>
        </w:rPr>
        <w:t>要简述其区别</w:t>
      </w:r>
    </w:p>
  </w:comment>
  <w:comment w:id="18" w:author="Wen Lijie" w:date="2015-09-22T09:30:00Z" w:initials="WL">
    <w:p w14:paraId="1CCED725" w14:textId="28B0B588" w:rsidR="00052A58" w:rsidRDefault="00052A58">
      <w:pPr>
        <w:pStyle w:val="ab"/>
      </w:pPr>
      <w:r>
        <w:rPr>
          <w:rStyle w:val="aa"/>
        </w:rPr>
        <w:annotationRef/>
      </w:r>
      <w:r>
        <w:rPr>
          <w:rFonts w:hint="eastAsia"/>
        </w:rPr>
        <w:t>可以引用图</w:t>
      </w:r>
      <w:r>
        <w:rPr>
          <w:rFonts w:hint="eastAsia"/>
        </w:rPr>
        <w:t>1-1</w:t>
      </w:r>
    </w:p>
  </w:comment>
  <w:comment w:id="24" w:author="Wen Lijie" w:date="2015-09-22T09:38:00Z" w:initials="WL">
    <w:p w14:paraId="3BDBB0B5" w14:textId="15385A9B" w:rsidR="00052A58" w:rsidRDefault="00052A58">
      <w:pPr>
        <w:pStyle w:val="ab"/>
      </w:pPr>
      <w:r>
        <w:rPr>
          <w:rStyle w:val="aa"/>
        </w:rPr>
        <w:annotationRef/>
      </w:r>
      <w:r>
        <w:rPr>
          <w:rFonts w:hint="eastAsia"/>
        </w:rPr>
        <w:t>最后提一句，这些所有可能的对齐方案中，总会有至少一个最小代价的对齐方案</w:t>
      </w:r>
    </w:p>
  </w:comment>
  <w:comment w:id="25" w:author="Wen Lijie" w:date="2015-09-22T09:40:00Z" w:initials="WL">
    <w:p w14:paraId="466C38B7" w14:textId="71363A12" w:rsidR="00052A58" w:rsidRDefault="00052A58">
      <w:pPr>
        <w:pStyle w:val="ab"/>
      </w:pPr>
      <w:r>
        <w:rPr>
          <w:rStyle w:val="aa"/>
        </w:rPr>
        <w:annotationRef/>
      </w:r>
      <w:r>
        <w:rPr>
          <w:rFonts w:hint="eastAsia"/>
        </w:rPr>
        <w:t>ps</w:t>
      </w:r>
      <w:r>
        <w:rPr>
          <w:rFonts w:hint="eastAsia"/>
        </w:rPr>
        <w:t>下，去掉逗号和句号</w:t>
      </w:r>
    </w:p>
  </w:comment>
  <w:comment w:id="41" w:author="Wen Lijie" w:date="2015-09-22T09:58:00Z" w:initials="WL">
    <w:p w14:paraId="5303E782" w14:textId="68CDBCFB" w:rsidR="00052A58" w:rsidRDefault="00052A58">
      <w:pPr>
        <w:pStyle w:val="ab"/>
      </w:pPr>
      <w:r>
        <w:rPr>
          <w:rStyle w:val="aa"/>
        </w:rPr>
        <w:annotationRef/>
      </w:r>
      <w:r>
        <w:rPr>
          <w:rFonts w:hint="eastAsia"/>
        </w:rPr>
        <w:t>两个阶段的枚举相乘，会导致爆炸</w:t>
      </w:r>
    </w:p>
  </w:comment>
  <w:comment w:id="46" w:author="Wen Lijie" w:date="2015-09-22T10:07:00Z" w:initials="WL">
    <w:p w14:paraId="692B6117" w14:textId="539BA158" w:rsidR="00052A58" w:rsidRDefault="00052A58">
      <w:pPr>
        <w:pStyle w:val="ab"/>
      </w:pPr>
      <w:r>
        <w:rPr>
          <w:rStyle w:val="aa"/>
        </w:rPr>
        <w:annotationRef/>
      </w:r>
      <w:r>
        <w:rPr>
          <w:rFonts w:hint="eastAsia"/>
        </w:rPr>
        <w:t>估值函数的合理设计、各类辅助索引的设计</w:t>
      </w:r>
    </w:p>
  </w:comment>
  <w:comment w:id="71" w:author="Wen Lijie" w:date="2015-09-22T10:21:00Z" w:initials="WL">
    <w:p w14:paraId="1F1480FA" w14:textId="3CD976F7" w:rsidR="00052A58" w:rsidRDefault="00052A58">
      <w:pPr>
        <w:pStyle w:val="ab"/>
      </w:pPr>
      <w:r>
        <w:rPr>
          <w:rStyle w:val="aa"/>
        </w:rPr>
        <w:annotationRef/>
      </w:r>
      <w:r>
        <w:rPr>
          <w:rFonts w:hint="eastAsia"/>
        </w:rPr>
        <w:t>可以索引剪枝</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C46DFA" w15:done="0"/>
  <w15:commentEx w15:paraId="45361E42" w15:done="0"/>
  <w15:commentEx w15:paraId="61DF7777" w15:done="0"/>
  <w15:commentEx w15:paraId="1CCED725" w15:done="0"/>
  <w15:commentEx w15:paraId="3BDBB0B5" w15:done="0"/>
  <w15:commentEx w15:paraId="466C38B7" w15:done="0"/>
  <w15:commentEx w15:paraId="5303E782" w15:done="0"/>
  <w15:commentEx w15:paraId="692B6117" w15:done="0"/>
  <w15:commentEx w15:paraId="1F1480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altName w:val="Microsoft YaHei UI"/>
    <w:panose1 w:val="02000000000000000000"/>
    <w:charset w:val="50"/>
    <w:family w:val="auto"/>
    <w:pitch w:val="variable"/>
    <w:sig w:usb0="8000002F" w:usb1="090F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Apple Color Emoji">
    <w:altName w:val="Microsoft JhengHei Light"/>
    <w:panose1 w:val="00000000000000000000"/>
    <w:charset w:val="88"/>
    <w:family w:val="auto"/>
    <w:pitch w:val="variable"/>
    <w:sig w:usb0="00000003" w:usb1="18080000" w:usb2="14000010" w:usb3="00000000" w:csb0="00100001" w:csb1="00000000"/>
  </w:font>
  <w:font w:name="MS Mincho">
    <w:panose1 w:val="02020609040205080304"/>
    <w:charset w:val="80"/>
    <w:family w:val="auto"/>
    <w:pitch w:val="variable"/>
    <w:sig w:usb0="E00002FF" w:usb1="6AC7FDFB" w:usb2="08000012" w:usb3="00000000" w:csb0="0002009F" w:csb1="00000000"/>
  </w:font>
  <w:font w:name="Segoe UI Symbol">
    <w:altName w:val="Calibri"/>
    <w:charset w:val="00"/>
    <w:family w:val="swiss"/>
    <w:pitch w:val="variable"/>
    <w:sig w:usb0="800001E3" w:usb1="1200FFEF" w:usb2="0064C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8087BBE"/>
    <w:multiLevelType w:val="hybridMultilevel"/>
    <w:tmpl w:val="02DE4C90"/>
    <w:lvl w:ilvl="0" w:tplc="9B0CC54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5"/>
  </w:num>
  <w:num w:numId="3">
    <w:abstractNumId w:val="1"/>
  </w:num>
  <w:num w:numId="4">
    <w:abstractNumId w:val="9"/>
  </w:num>
  <w:num w:numId="5">
    <w:abstractNumId w:val="2"/>
  </w:num>
  <w:num w:numId="6">
    <w:abstractNumId w:val="3"/>
  </w:num>
  <w:num w:numId="7">
    <w:abstractNumId w:val="10"/>
  </w:num>
  <w:num w:numId="8">
    <w:abstractNumId w:val="7"/>
  </w:num>
  <w:num w:numId="9">
    <w:abstractNumId w:val="6"/>
  </w:num>
  <w:num w:numId="10">
    <w:abstractNumId w:val="8"/>
  </w:num>
  <w:num w:numId="11">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永博">
    <w15:presenceInfo w15:providerId="Windows Live" w15:userId="93c0ddc0a335ff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2A58"/>
    <w:rsid w:val="000540D7"/>
    <w:rsid w:val="000634E8"/>
    <w:rsid w:val="00067037"/>
    <w:rsid w:val="000705DD"/>
    <w:rsid w:val="00081D27"/>
    <w:rsid w:val="000C50E0"/>
    <w:rsid w:val="000C67C9"/>
    <w:rsid w:val="000D0D8C"/>
    <w:rsid w:val="000D1F05"/>
    <w:rsid w:val="000D3554"/>
    <w:rsid w:val="0010651B"/>
    <w:rsid w:val="00117414"/>
    <w:rsid w:val="00132898"/>
    <w:rsid w:val="001347AB"/>
    <w:rsid w:val="00143A30"/>
    <w:rsid w:val="00152795"/>
    <w:rsid w:val="001826FF"/>
    <w:rsid w:val="001B1B08"/>
    <w:rsid w:val="001B2E38"/>
    <w:rsid w:val="001E38A2"/>
    <w:rsid w:val="00226282"/>
    <w:rsid w:val="002263D4"/>
    <w:rsid w:val="00243393"/>
    <w:rsid w:val="00266606"/>
    <w:rsid w:val="002719D5"/>
    <w:rsid w:val="002735BC"/>
    <w:rsid w:val="00273BC4"/>
    <w:rsid w:val="0028656F"/>
    <w:rsid w:val="00287A3D"/>
    <w:rsid w:val="002A6DEC"/>
    <w:rsid w:val="002C524C"/>
    <w:rsid w:val="002C56ED"/>
    <w:rsid w:val="002D6AA1"/>
    <w:rsid w:val="002D7A6E"/>
    <w:rsid w:val="003153CD"/>
    <w:rsid w:val="0032570C"/>
    <w:rsid w:val="00344838"/>
    <w:rsid w:val="00376370"/>
    <w:rsid w:val="003821FE"/>
    <w:rsid w:val="00393B69"/>
    <w:rsid w:val="003B2C28"/>
    <w:rsid w:val="003C1709"/>
    <w:rsid w:val="003C2DBA"/>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16619"/>
    <w:rsid w:val="00536000"/>
    <w:rsid w:val="00540322"/>
    <w:rsid w:val="00547CCD"/>
    <w:rsid w:val="005736EA"/>
    <w:rsid w:val="00573F2D"/>
    <w:rsid w:val="00577504"/>
    <w:rsid w:val="00584B01"/>
    <w:rsid w:val="00584B60"/>
    <w:rsid w:val="005B2A7F"/>
    <w:rsid w:val="005B3AA5"/>
    <w:rsid w:val="005D4072"/>
    <w:rsid w:val="00601758"/>
    <w:rsid w:val="00604789"/>
    <w:rsid w:val="00615B61"/>
    <w:rsid w:val="0061715A"/>
    <w:rsid w:val="0062389D"/>
    <w:rsid w:val="00631E12"/>
    <w:rsid w:val="006323B6"/>
    <w:rsid w:val="006330CD"/>
    <w:rsid w:val="00637996"/>
    <w:rsid w:val="006421E8"/>
    <w:rsid w:val="0067563C"/>
    <w:rsid w:val="006902B8"/>
    <w:rsid w:val="006C2244"/>
    <w:rsid w:val="006E0D79"/>
    <w:rsid w:val="006E6BAD"/>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C775C"/>
    <w:rsid w:val="008D3F14"/>
    <w:rsid w:val="00901BE4"/>
    <w:rsid w:val="00914B9F"/>
    <w:rsid w:val="009415D8"/>
    <w:rsid w:val="0095189B"/>
    <w:rsid w:val="009523F6"/>
    <w:rsid w:val="00957396"/>
    <w:rsid w:val="0098447E"/>
    <w:rsid w:val="0098504B"/>
    <w:rsid w:val="00990AD4"/>
    <w:rsid w:val="009D0692"/>
    <w:rsid w:val="009D5F0C"/>
    <w:rsid w:val="009F66D0"/>
    <w:rsid w:val="00A10E4C"/>
    <w:rsid w:val="00A41086"/>
    <w:rsid w:val="00A72B92"/>
    <w:rsid w:val="00A96131"/>
    <w:rsid w:val="00AA271D"/>
    <w:rsid w:val="00AF0F58"/>
    <w:rsid w:val="00AF505E"/>
    <w:rsid w:val="00AF7D66"/>
    <w:rsid w:val="00B02AA5"/>
    <w:rsid w:val="00B12983"/>
    <w:rsid w:val="00B216EE"/>
    <w:rsid w:val="00B33A3F"/>
    <w:rsid w:val="00B37864"/>
    <w:rsid w:val="00B525D0"/>
    <w:rsid w:val="00B550B3"/>
    <w:rsid w:val="00B55FD8"/>
    <w:rsid w:val="00B60B33"/>
    <w:rsid w:val="00B664F8"/>
    <w:rsid w:val="00B83FE5"/>
    <w:rsid w:val="00B86035"/>
    <w:rsid w:val="00B942CE"/>
    <w:rsid w:val="00B9538D"/>
    <w:rsid w:val="00B96CFC"/>
    <w:rsid w:val="00BC67F1"/>
    <w:rsid w:val="00BD7641"/>
    <w:rsid w:val="00C01358"/>
    <w:rsid w:val="00C056FC"/>
    <w:rsid w:val="00C05796"/>
    <w:rsid w:val="00C24AE4"/>
    <w:rsid w:val="00C34FFF"/>
    <w:rsid w:val="00C46343"/>
    <w:rsid w:val="00C570A0"/>
    <w:rsid w:val="00C66D72"/>
    <w:rsid w:val="00C717CE"/>
    <w:rsid w:val="00C76596"/>
    <w:rsid w:val="00C92454"/>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0AE0"/>
    <w:rsid w:val="00DA3BCF"/>
    <w:rsid w:val="00DA5265"/>
    <w:rsid w:val="00DC10EE"/>
    <w:rsid w:val="00DF599A"/>
    <w:rsid w:val="00DF7A55"/>
    <w:rsid w:val="00E03CAB"/>
    <w:rsid w:val="00E06AA7"/>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21F6"/>
    <w:rsid w:val="00F9787C"/>
    <w:rsid w:val="00FA7EEB"/>
    <w:rsid w:val="00FB04A4"/>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9891E9C5-F0CE-4C83-AFF5-A9AF4D15A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0">
    <w:name w:val="标题 1字符"/>
    <w:basedOn w:val="a0"/>
    <w:link w:val="1"/>
    <w:uiPriority w:val="9"/>
    <w:rsid w:val="00DC10EE"/>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DC10EE"/>
    <w:rPr>
      <w:rFonts w:asciiTheme="majorHAnsi" w:eastAsiaTheme="majorEastAsia" w:hAnsiTheme="majorHAnsi" w:cstheme="majorBidi"/>
      <w:b/>
      <w:bCs/>
      <w:sz w:val="32"/>
      <w:szCs w:val="32"/>
    </w:rPr>
  </w:style>
  <w:style w:type="character" w:customStyle="1" w:styleId="30">
    <w:name w:val="标题 3字符"/>
    <w:basedOn w:val="a0"/>
    <w:link w:val="3"/>
    <w:uiPriority w:val="9"/>
    <w:rsid w:val="00DC10EE"/>
    <w:rPr>
      <w:rFonts w:ascii="Times New Roman" w:eastAsia="宋体" w:hAnsi="Times New Roman" w:cs="Times New Roman"/>
      <w:b/>
      <w:bCs/>
      <w:sz w:val="32"/>
      <w:szCs w:val="32"/>
    </w:rPr>
  </w:style>
  <w:style w:type="character" w:customStyle="1" w:styleId="40">
    <w:name w:val="标题 4字符"/>
    <w:basedOn w:val="a0"/>
    <w:link w:val="4"/>
    <w:uiPriority w:val="9"/>
    <w:semiHidden/>
    <w:rsid w:val="00DC10EE"/>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DC10EE"/>
    <w:rPr>
      <w:rFonts w:ascii="Times New Roman" w:eastAsia="宋体" w:hAnsi="Times New Roman" w:cs="Times New Roman"/>
      <w:b/>
      <w:bCs/>
      <w:sz w:val="28"/>
      <w:szCs w:val="28"/>
    </w:rPr>
  </w:style>
  <w:style w:type="character" w:customStyle="1" w:styleId="60">
    <w:name w:val="标题 6字符"/>
    <w:basedOn w:val="a0"/>
    <w:link w:val="6"/>
    <w:uiPriority w:val="9"/>
    <w:semiHidden/>
    <w:rsid w:val="00DC10EE"/>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DC10EE"/>
    <w:rPr>
      <w:rFonts w:ascii="Times New Roman" w:eastAsia="宋体" w:hAnsi="Times New Roman" w:cs="Times New Roman"/>
      <w:b/>
      <w:bCs/>
      <w:sz w:val="24"/>
      <w:szCs w:val="24"/>
    </w:rPr>
  </w:style>
  <w:style w:type="character" w:customStyle="1" w:styleId="80">
    <w:name w:val="标题 8字符"/>
    <w:basedOn w:val="a0"/>
    <w:link w:val="8"/>
    <w:uiPriority w:val="9"/>
    <w:semiHidden/>
    <w:rsid w:val="00DC10EE"/>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a5">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1">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EA1AED"/>
    <w:rPr>
      <w:color w:val="0563C1" w:themeColor="hyperlink"/>
      <w:u w:val="single"/>
    </w:rPr>
  </w:style>
  <w:style w:type="paragraph" w:styleId="a7">
    <w:name w:val="caption"/>
    <w:basedOn w:val="a"/>
    <w:next w:val="a"/>
    <w:uiPriority w:val="35"/>
    <w:unhideWhenUsed/>
    <w:qFormat/>
    <w:rsid w:val="000451F1"/>
    <w:rPr>
      <w:rFonts w:asciiTheme="majorHAnsi" w:eastAsia="黑体" w:hAnsiTheme="majorHAnsi" w:cstheme="majorBidi"/>
      <w:sz w:val="20"/>
      <w:szCs w:val="20"/>
    </w:rPr>
  </w:style>
  <w:style w:type="paragraph" w:styleId="a8">
    <w:name w:val="Balloon Text"/>
    <w:basedOn w:val="a"/>
    <w:link w:val="a9"/>
    <w:uiPriority w:val="99"/>
    <w:semiHidden/>
    <w:unhideWhenUsed/>
    <w:rsid w:val="00E82BFB"/>
    <w:rPr>
      <w:rFonts w:ascii="Heiti SC Light" w:eastAsia="Heiti SC Light"/>
      <w:sz w:val="18"/>
      <w:szCs w:val="18"/>
    </w:rPr>
  </w:style>
  <w:style w:type="character" w:customStyle="1" w:styleId="a9">
    <w:name w:val="批注框文本字符"/>
    <w:basedOn w:val="a0"/>
    <w:link w:val="a8"/>
    <w:uiPriority w:val="99"/>
    <w:semiHidden/>
    <w:rsid w:val="00E82BFB"/>
    <w:rPr>
      <w:rFonts w:ascii="Heiti SC Light" w:eastAsia="Heiti SC Light" w:hAnsi="Times New Roman" w:cs="Times New Roman"/>
      <w:sz w:val="18"/>
      <w:szCs w:val="18"/>
    </w:rPr>
  </w:style>
  <w:style w:type="character" w:styleId="aa">
    <w:name w:val="annotation reference"/>
    <w:basedOn w:val="a0"/>
    <w:uiPriority w:val="99"/>
    <w:semiHidden/>
    <w:unhideWhenUsed/>
    <w:rsid w:val="00E82BFB"/>
    <w:rPr>
      <w:sz w:val="21"/>
      <w:szCs w:val="21"/>
    </w:rPr>
  </w:style>
  <w:style w:type="paragraph" w:styleId="ab">
    <w:name w:val="annotation text"/>
    <w:basedOn w:val="a"/>
    <w:link w:val="ac"/>
    <w:uiPriority w:val="99"/>
    <w:semiHidden/>
    <w:unhideWhenUsed/>
    <w:rsid w:val="00E82BFB"/>
    <w:pPr>
      <w:jc w:val="left"/>
    </w:pPr>
  </w:style>
  <w:style w:type="character" w:customStyle="1" w:styleId="ac">
    <w:name w:val="批注文字字符"/>
    <w:basedOn w:val="a0"/>
    <w:link w:val="ab"/>
    <w:uiPriority w:val="99"/>
    <w:semiHidden/>
    <w:rsid w:val="00E82BFB"/>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E82BFB"/>
    <w:rPr>
      <w:b/>
      <w:bCs/>
    </w:rPr>
  </w:style>
  <w:style w:type="character" w:customStyle="1" w:styleId="ae">
    <w:name w:val="批注主题字符"/>
    <w:basedOn w:val="ac"/>
    <w:link w:val="ad"/>
    <w:uiPriority w:val="99"/>
    <w:semiHidden/>
    <w:rsid w:val="00E82BFB"/>
    <w:rPr>
      <w:rFonts w:ascii="Times New Roman" w:eastAsia="宋体" w:hAnsi="Times New Roman" w:cs="Times New Roman"/>
      <w:b/>
      <w:bCs/>
      <w:szCs w:val="24"/>
    </w:rPr>
  </w:style>
  <w:style w:type="paragraph" w:styleId="af">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txhgenius@163.com" TargetMode="External"/><Relationship Id="rId7" Type="http://schemas.openxmlformats.org/officeDocument/2006/relationships/hyperlink" Target="mailto:huizhang@tsinghua.edu.cn"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10BDB-1642-FB45-BE7D-BCDECD3E7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26</Pages>
  <Words>4734</Words>
  <Characters>26987</Characters>
  <Application>Microsoft Macintosh Word</Application>
  <DocSecurity>0</DocSecurity>
  <Lines>224</Lines>
  <Paragraphs>63</Paragraphs>
  <ScaleCrop>false</ScaleCrop>
  <Company/>
  <LinksUpToDate>false</LinksUpToDate>
  <CharactersWithSpaces>31658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313</cp:revision>
  <dcterms:created xsi:type="dcterms:W3CDTF">2015-09-19T07:05:00Z</dcterms:created>
  <dcterms:modified xsi:type="dcterms:W3CDTF">2015-09-24T06:00:00Z</dcterms:modified>
</cp:coreProperties>
</file>