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C1F161" w14:textId="77777777" w:rsidR="00DC10EE" w:rsidRDefault="00DC10EE" w:rsidP="00DC10EE">
      <w:pPr>
        <w:spacing w:before="600"/>
        <w:ind w:left="718" w:rightChars="100" w:right="210"/>
        <w:jc w:val="center"/>
        <w:rPr>
          <w:sz w:val="44"/>
        </w:rPr>
      </w:pPr>
      <w:r>
        <w:rPr>
          <w:rFonts w:hint="eastAsia"/>
          <w:sz w:val="44"/>
        </w:rPr>
        <w:t>清</w:t>
      </w:r>
      <w:r>
        <w:rPr>
          <w:rFonts w:hint="eastAsia"/>
          <w:sz w:val="44"/>
        </w:rPr>
        <w:t xml:space="preserve">   </w:t>
      </w:r>
      <w:r>
        <w:rPr>
          <w:rFonts w:hint="eastAsia"/>
          <w:sz w:val="44"/>
        </w:rPr>
        <w:t>华</w:t>
      </w:r>
      <w:r>
        <w:rPr>
          <w:rFonts w:hint="eastAsia"/>
          <w:sz w:val="44"/>
        </w:rPr>
        <w:t xml:space="preserve">   </w:t>
      </w:r>
      <w:r>
        <w:rPr>
          <w:rFonts w:hint="eastAsia"/>
          <w:sz w:val="44"/>
        </w:rPr>
        <w:t>大</w:t>
      </w:r>
      <w:r>
        <w:rPr>
          <w:rFonts w:hint="eastAsia"/>
          <w:sz w:val="44"/>
        </w:rPr>
        <w:t xml:space="preserve">   </w:t>
      </w:r>
      <w:r>
        <w:rPr>
          <w:rFonts w:hint="eastAsia"/>
          <w:sz w:val="44"/>
        </w:rPr>
        <w:t>学</w:t>
      </w:r>
    </w:p>
    <w:p w14:paraId="5156111F" w14:textId="77777777" w:rsidR="00DC10EE" w:rsidRDefault="00DC10EE" w:rsidP="00DC10EE">
      <w:pPr>
        <w:jc w:val="center"/>
        <w:rPr>
          <w:sz w:val="36"/>
        </w:rPr>
      </w:pPr>
    </w:p>
    <w:p w14:paraId="6DDBA7E7" w14:textId="77777777" w:rsidR="00DC10EE" w:rsidRDefault="00DC10EE" w:rsidP="00DC10EE">
      <w:pPr>
        <w:jc w:val="center"/>
      </w:pPr>
      <w:r>
        <w:rPr>
          <w:rFonts w:hint="eastAsia"/>
          <w:sz w:val="36"/>
        </w:rPr>
        <w:t xml:space="preserve"> </w:t>
      </w:r>
      <w:r>
        <w:rPr>
          <w:rFonts w:hint="eastAsia"/>
          <w:sz w:val="36"/>
        </w:rPr>
        <w:t>攻</w:t>
      </w:r>
      <w:r>
        <w:rPr>
          <w:rFonts w:hint="eastAsia"/>
          <w:sz w:val="36"/>
        </w:rPr>
        <w:t xml:space="preserve"> </w:t>
      </w:r>
      <w:r>
        <w:rPr>
          <w:rFonts w:hint="eastAsia"/>
          <w:sz w:val="36"/>
        </w:rPr>
        <w:t>读</w:t>
      </w:r>
      <w:r>
        <w:rPr>
          <w:rFonts w:hint="eastAsia"/>
          <w:sz w:val="36"/>
        </w:rPr>
        <w:t xml:space="preserve"> </w:t>
      </w:r>
      <w:r>
        <w:rPr>
          <w:rFonts w:hint="eastAsia"/>
          <w:sz w:val="36"/>
        </w:rPr>
        <w:t>工</w:t>
      </w:r>
      <w:r>
        <w:rPr>
          <w:rFonts w:hint="eastAsia"/>
          <w:sz w:val="36"/>
        </w:rPr>
        <w:t xml:space="preserve"> </w:t>
      </w:r>
      <w:r>
        <w:rPr>
          <w:rFonts w:hint="eastAsia"/>
          <w:sz w:val="36"/>
        </w:rPr>
        <w:t>程</w:t>
      </w:r>
      <w:r>
        <w:rPr>
          <w:rFonts w:hint="eastAsia"/>
          <w:sz w:val="36"/>
        </w:rPr>
        <w:t xml:space="preserve"> </w:t>
      </w:r>
      <w:r>
        <w:rPr>
          <w:rFonts w:hint="eastAsia"/>
          <w:sz w:val="36"/>
        </w:rPr>
        <w:t>硕</w:t>
      </w:r>
      <w:r>
        <w:rPr>
          <w:rFonts w:hint="eastAsia"/>
          <w:sz w:val="36"/>
        </w:rPr>
        <w:t xml:space="preserve"> </w:t>
      </w:r>
      <w:r>
        <w:rPr>
          <w:rFonts w:hint="eastAsia"/>
          <w:sz w:val="36"/>
        </w:rPr>
        <w:t>士</w:t>
      </w:r>
      <w:r>
        <w:rPr>
          <w:rFonts w:hint="eastAsia"/>
          <w:sz w:val="36"/>
        </w:rPr>
        <w:t xml:space="preserve"> </w:t>
      </w:r>
      <w:r>
        <w:rPr>
          <w:rFonts w:hint="eastAsia"/>
          <w:sz w:val="36"/>
        </w:rPr>
        <w:t>学</w:t>
      </w:r>
      <w:r>
        <w:rPr>
          <w:rFonts w:hint="eastAsia"/>
          <w:sz w:val="36"/>
        </w:rPr>
        <w:t xml:space="preserve"> </w:t>
      </w:r>
      <w:r>
        <w:rPr>
          <w:rFonts w:hint="eastAsia"/>
          <w:sz w:val="36"/>
        </w:rPr>
        <w:t>位</w:t>
      </w:r>
    </w:p>
    <w:p w14:paraId="1EC53A5D" w14:textId="77777777" w:rsidR="00DC10EE" w:rsidRDefault="00DC10EE" w:rsidP="00DC10EE">
      <w:pPr>
        <w:spacing w:before="240"/>
        <w:jc w:val="center"/>
        <w:rPr>
          <w:sz w:val="36"/>
        </w:rPr>
      </w:pPr>
      <w:r>
        <w:rPr>
          <w:rFonts w:hint="eastAsia"/>
          <w:sz w:val="36"/>
        </w:rPr>
        <w:t>研究生选题报告</w:t>
      </w:r>
    </w:p>
    <w:p w14:paraId="0F5CB590" w14:textId="77777777" w:rsidR="00DC10EE" w:rsidRPr="00912576" w:rsidRDefault="00DC10EE" w:rsidP="00DC10EE">
      <w:pPr>
        <w:rPr>
          <w:sz w:val="32"/>
        </w:rPr>
      </w:pPr>
    </w:p>
    <w:p w14:paraId="72AE1C7E" w14:textId="77777777" w:rsidR="00DC10EE" w:rsidRDefault="00DC10EE" w:rsidP="00DC10EE"/>
    <w:p w14:paraId="1C87FD0B" w14:textId="77777777" w:rsidR="00DC10EE" w:rsidRDefault="00DC10EE" w:rsidP="00DC10EE">
      <w:pPr>
        <w:ind w:leftChars="99" w:left="208" w:firstLineChars="66" w:firstLine="211"/>
        <w:rPr>
          <w:sz w:val="32"/>
        </w:rPr>
      </w:pPr>
      <w:r>
        <w:rPr>
          <w:rFonts w:hint="eastAsia"/>
          <w:sz w:val="32"/>
        </w:rPr>
        <w:t>论文题目</w:t>
      </w:r>
      <w:r>
        <w:rPr>
          <w:rFonts w:hint="eastAsia"/>
          <w:sz w:val="32"/>
        </w:rPr>
        <w:t xml:space="preserve"> </w:t>
      </w:r>
      <w:r>
        <w:rPr>
          <w:rFonts w:hint="eastAsia"/>
          <w:sz w:val="32"/>
          <w:u w:val="single"/>
        </w:rPr>
        <w:t xml:space="preserve"> </w:t>
      </w:r>
      <w:r>
        <w:rPr>
          <w:rFonts w:hint="eastAsia"/>
          <w:sz w:val="30"/>
          <w:szCs w:val="30"/>
          <w:u w:val="single"/>
        </w:rPr>
        <w:t xml:space="preserve">   </w:t>
      </w:r>
      <w:r>
        <w:rPr>
          <w:rFonts w:hint="eastAsia"/>
          <w:sz w:val="30"/>
          <w:szCs w:val="30"/>
          <w:u w:val="single"/>
        </w:rPr>
        <w:t>基于</w:t>
      </w:r>
      <w:r>
        <w:rPr>
          <w:sz w:val="30"/>
          <w:szCs w:val="30"/>
          <w:u w:val="single"/>
        </w:rPr>
        <w:t>完全前缀</w:t>
      </w:r>
      <w:r>
        <w:rPr>
          <w:rFonts w:hint="eastAsia"/>
          <w:sz w:val="30"/>
          <w:szCs w:val="30"/>
          <w:u w:val="single"/>
        </w:rPr>
        <w:t>展开</w:t>
      </w:r>
      <w:r>
        <w:rPr>
          <w:sz w:val="30"/>
          <w:szCs w:val="30"/>
          <w:u w:val="single"/>
        </w:rPr>
        <w:t>的</w:t>
      </w:r>
      <w:r>
        <w:rPr>
          <w:rFonts w:hint="eastAsia"/>
          <w:sz w:val="30"/>
          <w:szCs w:val="30"/>
          <w:u w:val="single"/>
        </w:rPr>
        <w:t>无序事件</w:t>
      </w:r>
      <w:r>
        <w:rPr>
          <w:sz w:val="30"/>
          <w:szCs w:val="30"/>
          <w:u w:val="single"/>
        </w:rPr>
        <w:t>日志修复</w:t>
      </w:r>
      <w:r>
        <w:rPr>
          <w:rFonts w:hint="eastAsia"/>
          <w:sz w:val="30"/>
          <w:szCs w:val="30"/>
          <w:u w:val="single"/>
        </w:rPr>
        <w:t xml:space="preserve">                                     </w:t>
      </w:r>
      <w:r>
        <w:rPr>
          <w:rFonts w:hint="eastAsia"/>
          <w:sz w:val="32"/>
          <w:u w:val="single"/>
        </w:rPr>
        <w:t xml:space="preserve"> </w:t>
      </w:r>
    </w:p>
    <w:p w14:paraId="28035ECC" w14:textId="77777777" w:rsidR="00DC10EE" w:rsidRPr="00965A67" w:rsidRDefault="00DC10EE" w:rsidP="00DC10EE"/>
    <w:p w14:paraId="24587CBF" w14:textId="77777777" w:rsidR="00DC10EE" w:rsidRDefault="00DC10EE" w:rsidP="00DC10EE">
      <w:pPr>
        <w:ind w:leftChars="200" w:left="421" w:hanging="1"/>
        <w:rPr>
          <w:sz w:val="32"/>
          <w:u w:val="single"/>
        </w:rPr>
      </w:pPr>
      <w:r>
        <w:rPr>
          <w:rFonts w:hint="eastAsia"/>
          <w:sz w:val="32"/>
        </w:rPr>
        <w:t>研</w:t>
      </w:r>
      <w:r>
        <w:rPr>
          <w:rFonts w:hint="eastAsia"/>
          <w:sz w:val="32"/>
        </w:rPr>
        <w:t xml:space="preserve"> </w:t>
      </w:r>
      <w:r>
        <w:rPr>
          <w:rFonts w:hint="eastAsia"/>
          <w:sz w:val="32"/>
        </w:rPr>
        <w:t>究</w:t>
      </w:r>
      <w:r>
        <w:rPr>
          <w:rFonts w:hint="eastAsia"/>
          <w:sz w:val="32"/>
        </w:rPr>
        <w:t xml:space="preserve"> </w:t>
      </w:r>
      <w:r>
        <w:rPr>
          <w:rFonts w:hint="eastAsia"/>
          <w:sz w:val="32"/>
        </w:rPr>
        <w:t>生</w:t>
      </w:r>
      <w:r>
        <w:rPr>
          <w:rFonts w:hint="eastAsia"/>
          <w:sz w:val="32"/>
        </w:rPr>
        <w:t xml:space="preserve"> </w:t>
      </w:r>
      <w:r>
        <w:rPr>
          <w:rFonts w:hint="eastAsia"/>
          <w:sz w:val="32"/>
          <w:u w:val="single"/>
        </w:rPr>
        <w:t xml:space="preserve">  </w:t>
      </w:r>
      <w:r>
        <w:rPr>
          <w:sz w:val="32"/>
          <w:u w:val="single"/>
        </w:rPr>
        <w:t>肖永博</w:t>
      </w:r>
      <w:r>
        <w:rPr>
          <w:rFonts w:hint="eastAsia"/>
          <w:sz w:val="32"/>
          <w:u w:val="single"/>
        </w:rPr>
        <w:t xml:space="preserve">      </w:t>
      </w:r>
      <w:r>
        <w:rPr>
          <w:rFonts w:hint="eastAsia"/>
          <w:sz w:val="32"/>
        </w:rPr>
        <w:t xml:space="preserve"> </w:t>
      </w:r>
      <w:r>
        <w:rPr>
          <w:rFonts w:hint="eastAsia"/>
          <w:sz w:val="32"/>
        </w:rPr>
        <w:t>学</w:t>
      </w:r>
      <w:r>
        <w:rPr>
          <w:rFonts w:hint="eastAsia"/>
          <w:sz w:val="32"/>
        </w:rPr>
        <w:t xml:space="preserve"> </w:t>
      </w:r>
      <w:r>
        <w:rPr>
          <w:rFonts w:hint="eastAsia"/>
          <w:sz w:val="32"/>
        </w:rPr>
        <w:t>号</w:t>
      </w:r>
      <w:r>
        <w:rPr>
          <w:rFonts w:hint="eastAsia"/>
          <w:sz w:val="32"/>
        </w:rPr>
        <w:t xml:space="preserve"> </w:t>
      </w:r>
      <w:r>
        <w:rPr>
          <w:rFonts w:hint="eastAsia"/>
          <w:sz w:val="32"/>
          <w:u w:val="single"/>
        </w:rPr>
        <w:t xml:space="preserve">   </w:t>
      </w:r>
      <w:r>
        <w:rPr>
          <w:sz w:val="32"/>
          <w:u w:val="single"/>
        </w:rPr>
        <w:t>2014213491</w:t>
      </w:r>
      <w:r>
        <w:rPr>
          <w:rFonts w:hint="eastAsia"/>
          <w:sz w:val="32"/>
          <w:u w:val="single"/>
        </w:rPr>
        <w:t xml:space="preserve">    </w:t>
      </w:r>
    </w:p>
    <w:p w14:paraId="71B66D8C" w14:textId="77777777" w:rsidR="00DC10EE" w:rsidRDefault="00DC10EE" w:rsidP="00DC10EE">
      <w:pPr>
        <w:adjustRightInd w:val="0"/>
        <w:snapToGrid w:val="0"/>
        <w:rPr>
          <w:sz w:val="28"/>
          <w:szCs w:val="28"/>
        </w:rPr>
      </w:pPr>
    </w:p>
    <w:p w14:paraId="7E957C9B" w14:textId="77777777" w:rsidR="00DC10EE" w:rsidRPr="009168EE" w:rsidRDefault="00DC10EE" w:rsidP="00DC10EE">
      <w:pPr>
        <w:adjustRightInd w:val="0"/>
        <w:snapToGrid w:val="0"/>
        <w:rPr>
          <w:sz w:val="28"/>
          <w:szCs w:val="28"/>
        </w:rPr>
      </w:pPr>
    </w:p>
    <w:p w14:paraId="47DA441D" w14:textId="77777777" w:rsidR="00DC10EE" w:rsidRDefault="00DC10EE" w:rsidP="00DC10EE">
      <w:pPr>
        <w:adjustRightInd w:val="0"/>
        <w:snapToGrid w:val="0"/>
        <w:ind w:firstLineChars="200" w:firstLine="480"/>
        <w:rPr>
          <w:sz w:val="24"/>
        </w:rPr>
      </w:pPr>
      <w:r>
        <w:rPr>
          <w:rFonts w:hint="eastAsia"/>
          <w:sz w:val="24"/>
        </w:rPr>
        <w:t>院（系、所）</w:t>
      </w:r>
      <w:r>
        <w:rPr>
          <w:rFonts w:hint="eastAsia"/>
          <w:sz w:val="24"/>
          <w:u w:val="single"/>
        </w:rPr>
        <w:t xml:space="preserve">   </w:t>
      </w:r>
      <w:r>
        <w:rPr>
          <w:rFonts w:hint="eastAsia"/>
          <w:sz w:val="24"/>
          <w:u w:val="single"/>
        </w:rPr>
        <w:t>软件学院</w:t>
      </w:r>
      <w:r>
        <w:rPr>
          <w:rFonts w:hint="eastAsia"/>
          <w:sz w:val="24"/>
          <w:u w:val="single"/>
        </w:rPr>
        <w:t xml:space="preserve">        </w:t>
      </w:r>
      <w:r>
        <w:rPr>
          <w:rFonts w:hint="eastAsia"/>
          <w:sz w:val="24"/>
        </w:rPr>
        <w:t xml:space="preserve"> </w:t>
      </w:r>
      <w:r>
        <w:rPr>
          <w:rFonts w:hint="eastAsia"/>
          <w:sz w:val="24"/>
        </w:rPr>
        <w:t>专</w:t>
      </w:r>
      <w:r>
        <w:rPr>
          <w:rFonts w:hint="eastAsia"/>
          <w:sz w:val="24"/>
        </w:rPr>
        <w:t xml:space="preserve">   </w:t>
      </w:r>
      <w:r>
        <w:rPr>
          <w:rFonts w:hint="eastAsia"/>
          <w:sz w:val="24"/>
        </w:rPr>
        <w:t>业</w:t>
      </w:r>
      <w:r>
        <w:rPr>
          <w:rFonts w:hint="eastAsia"/>
          <w:sz w:val="24"/>
        </w:rPr>
        <w:t xml:space="preserve">  </w:t>
      </w:r>
      <w:r>
        <w:rPr>
          <w:rFonts w:hint="eastAsia"/>
          <w:sz w:val="24"/>
          <w:u w:val="single"/>
        </w:rPr>
        <w:t xml:space="preserve">    </w:t>
      </w:r>
      <w:r>
        <w:rPr>
          <w:rFonts w:hint="eastAsia"/>
          <w:sz w:val="24"/>
          <w:u w:val="single"/>
        </w:rPr>
        <w:t>软件工程领域</w:t>
      </w:r>
      <w:r>
        <w:rPr>
          <w:rFonts w:hint="eastAsia"/>
          <w:sz w:val="24"/>
          <w:u w:val="single"/>
        </w:rPr>
        <w:t xml:space="preserve">     </w:t>
      </w:r>
    </w:p>
    <w:p w14:paraId="1B73E57A" w14:textId="77777777" w:rsidR="00DC10EE" w:rsidRPr="009168EE" w:rsidRDefault="00DC10EE" w:rsidP="00DC10EE">
      <w:pPr>
        <w:adjustRightInd w:val="0"/>
        <w:snapToGrid w:val="0"/>
        <w:rPr>
          <w:sz w:val="28"/>
          <w:szCs w:val="28"/>
        </w:rPr>
      </w:pPr>
    </w:p>
    <w:p w14:paraId="48374419" w14:textId="77777777" w:rsidR="00DC10EE" w:rsidRDefault="00DC10EE" w:rsidP="00DC10EE">
      <w:pPr>
        <w:adjustRightInd w:val="0"/>
        <w:snapToGrid w:val="0"/>
        <w:ind w:rightChars="100" w:right="210" w:firstLineChars="200" w:firstLine="480"/>
        <w:rPr>
          <w:sz w:val="24"/>
          <w:u w:val="single"/>
        </w:rPr>
      </w:pPr>
      <w:r>
        <w:rPr>
          <w:rFonts w:hint="eastAsia"/>
          <w:sz w:val="24"/>
        </w:rPr>
        <w:t>联</w:t>
      </w:r>
      <w:r>
        <w:rPr>
          <w:rFonts w:hint="eastAsia"/>
          <w:sz w:val="24"/>
        </w:rPr>
        <w:t xml:space="preserve"> </w:t>
      </w:r>
      <w:r>
        <w:rPr>
          <w:rFonts w:hint="eastAsia"/>
          <w:sz w:val="24"/>
        </w:rPr>
        <w:t>系</w:t>
      </w:r>
      <w:r>
        <w:rPr>
          <w:rFonts w:hint="eastAsia"/>
          <w:sz w:val="24"/>
        </w:rPr>
        <w:t xml:space="preserve"> </w:t>
      </w:r>
      <w:r>
        <w:rPr>
          <w:rFonts w:hint="eastAsia"/>
          <w:sz w:val="24"/>
        </w:rPr>
        <w:t>电</w:t>
      </w:r>
      <w:r>
        <w:rPr>
          <w:rFonts w:hint="eastAsia"/>
          <w:sz w:val="24"/>
        </w:rPr>
        <w:t xml:space="preserve"> </w:t>
      </w:r>
      <w:r>
        <w:rPr>
          <w:rFonts w:hint="eastAsia"/>
          <w:sz w:val="24"/>
        </w:rPr>
        <w:t>话</w:t>
      </w:r>
      <w:r>
        <w:rPr>
          <w:rFonts w:hint="eastAsia"/>
          <w:sz w:val="24"/>
        </w:rPr>
        <w:t xml:space="preserve"> </w:t>
      </w:r>
      <w:r>
        <w:rPr>
          <w:rFonts w:hint="eastAsia"/>
          <w:sz w:val="24"/>
          <w:u w:val="single"/>
        </w:rPr>
        <w:t xml:space="preserve">   </w:t>
      </w:r>
      <w:r w:rsidRPr="00A0580F">
        <w:rPr>
          <w:szCs w:val="21"/>
          <w:u w:val="single"/>
        </w:rPr>
        <w:t>15201519152</w:t>
      </w:r>
      <w:r>
        <w:rPr>
          <w:rFonts w:hint="eastAsia"/>
          <w:sz w:val="24"/>
          <w:u w:val="single"/>
        </w:rPr>
        <w:t xml:space="preserve">  </w:t>
      </w:r>
      <w:r>
        <w:rPr>
          <w:rFonts w:hint="eastAsia"/>
          <w:sz w:val="24"/>
        </w:rPr>
        <w:t>电</w:t>
      </w:r>
      <w:r>
        <w:rPr>
          <w:rFonts w:hint="eastAsia"/>
          <w:sz w:val="24"/>
        </w:rPr>
        <w:t xml:space="preserve"> </w:t>
      </w:r>
      <w:r>
        <w:rPr>
          <w:rFonts w:hint="eastAsia"/>
          <w:sz w:val="24"/>
        </w:rPr>
        <w:t>子</w:t>
      </w:r>
      <w:r>
        <w:rPr>
          <w:rFonts w:hint="eastAsia"/>
          <w:sz w:val="24"/>
        </w:rPr>
        <w:t xml:space="preserve"> </w:t>
      </w:r>
      <w:r>
        <w:rPr>
          <w:rFonts w:hint="eastAsia"/>
          <w:sz w:val="24"/>
        </w:rPr>
        <w:t>邮</w:t>
      </w:r>
      <w:r>
        <w:rPr>
          <w:rFonts w:hint="eastAsia"/>
          <w:sz w:val="24"/>
        </w:rPr>
        <w:t xml:space="preserve"> </w:t>
      </w:r>
      <w:r>
        <w:rPr>
          <w:rFonts w:hint="eastAsia"/>
          <w:sz w:val="24"/>
        </w:rPr>
        <w:t>件</w:t>
      </w:r>
      <w:r>
        <w:rPr>
          <w:rFonts w:hint="eastAsia"/>
          <w:sz w:val="24"/>
        </w:rPr>
        <w:t xml:space="preserve">  </w:t>
      </w:r>
      <w:r>
        <w:rPr>
          <w:rFonts w:hint="eastAsia"/>
          <w:sz w:val="24"/>
          <w:u w:val="single"/>
        </w:rPr>
        <w:t xml:space="preserve">  </w:t>
      </w:r>
      <w:hyperlink r:id="rId6" w:history="1"/>
      <w:r>
        <w:rPr>
          <w:rFonts w:hint="eastAsia"/>
          <w:sz w:val="24"/>
          <w:u w:val="single"/>
        </w:rPr>
        <w:t xml:space="preserve"> </w:t>
      </w:r>
      <w:r>
        <w:rPr>
          <w:sz w:val="24"/>
          <w:u w:val="single"/>
        </w:rPr>
        <w:t>xiaoyb2010@gmail.com</w:t>
      </w:r>
    </w:p>
    <w:p w14:paraId="0B3C5790" w14:textId="77777777" w:rsidR="00DC10EE" w:rsidRPr="009168EE" w:rsidRDefault="00DC10EE" w:rsidP="00DC10EE">
      <w:pPr>
        <w:adjustRightInd w:val="0"/>
        <w:snapToGrid w:val="0"/>
        <w:rPr>
          <w:sz w:val="28"/>
          <w:szCs w:val="28"/>
        </w:rPr>
      </w:pPr>
    </w:p>
    <w:p w14:paraId="24F7F90B" w14:textId="77777777" w:rsidR="00DC10EE" w:rsidRDefault="00DC10EE" w:rsidP="00DC10EE">
      <w:pPr>
        <w:adjustRightInd w:val="0"/>
        <w:snapToGrid w:val="0"/>
        <w:ind w:rightChars="15" w:right="31" w:firstLineChars="200" w:firstLine="480"/>
        <w:rPr>
          <w:sz w:val="24"/>
        </w:rPr>
      </w:pPr>
      <w:r>
        <w:rPr>
          <w:rFonts w:hint="eastAsia"/>
          <w:sz w:val="24"/>
        </w:rPr>
        <w:t>指</w:t>
      </w:r>
      <w:r>
        <w:rPr>
          <w:rFonts w:hint="eastAsia"/>
          <w:sz w:val="24"/>
        </w:rPr>
        <w:t xml:space="preserve"> </w:t>
      </w:r>
      <w:r>
        <w:rPr>
          <w:rFonts w:hint="eastAsia"/>
          <w:sz w:val="24"/>
        </w:rPr>
        <w:t>导</w:t>
      </w:r>
      <w:r>
        <w:rPr>
          <w:rFonts w:hint="eastAsia"/>
          <w:sz w:val="24"/>
        </w:rPr>
        <w:t xml:space="preserve"> </w:t>
      </w:r>
      <w:r>
        <w:rPr>
          <w:rFonts w:hint="eastAsia"/>
          <w:sz w:val="24"/>
        </w:rPr>
        <w:t>教</w:t>
      </w:r>
      <w:r>
        <w:rPr>
          <w:rFonts w:hint="eastAsia"/>
          <w:sz w:val="24"/>
        </w:rPr>
        <w:t xml:space="preserve"> </w:t>
      </w:r>
      <w:r>
        <w:rPr>
          <w:rFonts w:hint="eastAsia"/>
          <w:sz w:val="24"/>
        </w:rPr>
        <w:t>师</w:t>
      </w:r>
      <w:r>
        <w:rPr>
          <w:rFonts w:hint="eastAsia"/>
          <w:sz w:val="24"/>
        </w:rPr>
        <w:t xml:space="preserve">  </w:t>
      </w:r>
      <w:r>
        <w:rPr>
          <w:rFonts w:hint="eastAsia"/>
          <w:sz w:val="24"/>
          <w:u w:val="single"/>
        </w:rPr>
        <w:t xml:space="preserve">  </w:t>
      </w:r>
      <w:r>
        <w:rPr>
          <w:sz w:val="24"/>
          <w:u w:val="single"/>
        </w:rPr>
        <w:t>闻立杰</w:t>
      </w:r>
      <w:r>
        <w:rPr>
          <w:rFonts w:hint="eastAsia"/>
          <w:sz w:val="24"/>
          <w:u w:val="single"/>
        </w:rPr>
        <w:t xml:space="preserve">        </w:t>
      </w:r>
      <w:r>
        <w:rPr>
          <w:rFonts w:hint="eastAsia"/>
          <w:sz w:val="24"/>
        </w:rPr>
        <w:t xml:space="preserve">  </w:t>
      </w:r>
      <w:r>
        <w:rPr>
          <w:rFonts w:hint="eastAsia"/>
          <w:sz w:val="24"/>
        </w:rPr>
        <w:t>专业技术职务</w:t>
      </w:r>
      <w:r>
        <w:rPr>
          <w:rFonts w:hint="eastAsia"/>
          <w:sz w:val="24"/>
        </w:rPr>
        <w:t xml:space="preserve"> </w:t>
      </w:r>
      <w:r>
        <w:rPr>
          <w:rFonts w:hint="eastAsia"/>
          <w:sz w:val="24"/>
          <w:u w:val="single"/>
        </w:rPr>
        <w:t xml:space="preserve">     </w:t>
      </w:r>
      <w:r>
        <w:rPr>
          <w:sz w:val="24"/>
          <w:u w:val="single"/>
        </w:rPr>
        <w:t>副教授</w:t>
      </w:r>
      <w:r>
        <w:rPr>
          <w:rFonts w:hint="eastAsia"/>
          <w:sz w:val="24"/>
          <w:u w:val="single"/>
        </w:rPr>
        <w:t xml:space="preserve">    </w:t>
      </w:r>
      <w:r>
        <w:rPr>
          <w:rFonts w:hint="eastAsia"/>
          <w:sz w:val="18"/>
          <w:szCs w:val="18"/>
          <w:u w:val="single"/>
        </w:rPr>
        <w:t xml:space="preserve"> </w:t>
      </w:r>
      <w:r>
        <w:rPr>
          <w:rFonts w:hint="eastAsia"/>
          <w:sz w:val="24"/>
          <w:u w:val="single"/>
        </w:rPr>
        <w:t xml:space="preserve">   </w:t>
      </w:r>
    </w:p>
    <w:p w14:paraId="5819EAA5" w14:textId="77777777" w:rsidR="00DC10EE" w:rsidRPr="009168EE" w:rsidRDefault="00DC10EE" w:rsidP="00DC10EE">
      <w:pPr>
        <w:adjustRightInd w:val="0"/>
        <w:snapToGrid w:val="0"/>
        <w:rPr>
          <w:sz w:val="28"/>
          <w:szCs w:val="28"/>
        </w:rPr>
      </w:pPr>
    </w:p>
    <w:p w14:paraId="754B9900" w14:textId="77777777" w:rsidR="00DC10EE" w:rsidRDefault="00DC10EE" w:rsidP="00DC10EE">
      <w:pPr>
        <w:adjustRightInd w:val="0"/>
        <w:snapToGrid w:val="0"/>
        <w:ind w:firstLineChars="200" w:firstLine="480"/>
        <w:rPr>
          <w:sz w:val="24"/>
          <w:u w:val="single"/>
        </w:rPr>
      </w:pPr>
      <w:r>
        <w:rPr>
          <w:rFonts w:hint="eastAsia"/>
          <w:sz w:val="24"/>
        </w:rPr>
        <w:t>联</w:t>
      </w:r>
      <w:r>
        <w:rPr>
          <w:rFonts w:hint="eastAsia"/>
          <w:sz w:val="24"/>
        </w:rPr>
        <w:t xml:space="preserve"> </w:t>
      </w:r>
      <w:r>
        <w:rPr>
          <w:rFonts w:hint="eastAsia"/>
          <w:sz w:val="24"/>
        </w:rPr>
        <w:t>系</w:t>
      </w:r>
      <w:r>
        <w:rPr>
          <w:rFonts w:hint="eastAsia"/>
          <w:sz w:val="24"/>
        </w:rPr>
        <w:t xml:space="preserve"> </w:t>
      </w:r>
      <w:r>
        <w:rPr>
          <w:rFonts w:hint="eastAsia"/>
          <w:sz w:val="24"/>
        </w:rPr>
        <w:t>电</w:t>
      </w:r>
      <w:r>
        <w:rPr>
          <w:rFonts w:hint="eastAsia"/>
          <w:sz w:val="24"/>
        </w:rPr>
        <w:t xml:space="preserve"> </w:t>
      </w:r>
      <w:r>
        <w:rPr>
          <w:rFonts w:hint="eastAsia"/>
          <w:sz w:val="24"/>
        </w:rPr>
        <w:t>话</w:t>
      </w:r>
      <w:r>
        <w:rPr>
          <w:rFonts w:hint="eastAsia"/>
          <w:sz w:val="24"/>
        </w:rPr>
        <w:t xml:space="preserve"> </w:t>
      </w:r>
      <w:r>
        <w:rPr>
          <w:rFonts w:hint="eastAsia"/>
          <w:sz w:val="24"/>
          <w:u w:val="single"/>
        </w:rPr>
        <w:t xml:space="preserve">   </w:t>
      </w:r>
      <w:r>
        <w:rPr>
          <w:sz w:val="24"/>
          <w:u w:val="single"/>
        </w:rPr>
        <w:t>13681026629</w:t>
      </w:r>
      <w:r>
        <w:rPr>
          <w:rFonts w:hint="eastAsia"/>
          <w:sz w:val="24"/>
          <w:u w:val="single"/>
        </w:rPr>
        <w:t xml:space="preserve">   </w:t>
      </w:r>
      <w:r>
        <w:rPr>
          <w:rFonts w:hint="eastAsia"/>
          <w:sz w:val="24"/>
        </w:rPr>
        <w:t xml:space="preserve"> </w:t>
      </w:r>
      <w:r>
        <w:rPr>
          <w:rFonts w:hint="eastAsia"/>
          <w:sz w:val="24"/>
        </w:rPr>
        <w:t>电</w:t>
      </w:r>
      <w:r>
        <w:rPr>
          <w:rFonts w:hint="eastAsia"/>
          <w:sz w:val="24"/>
        </w:rPr>
        <w:t xml:space="preserve">  </w:t>
      </w:r>
      <w:r>
        <w:rPr>
          <w:rFonts w:hint="eastAsia"/>
          <w:sz w:val="24"/>
        </w:rPr>
        <w:t>子</w:t>
      </w:r>
      <w:r>
        <w:rPr>
          <w:rFonts w:hint="eastAsia"/>
          <w:sz w:val="24"/>
        </w:rPr>
        <w:t xml:space="preserve">  </w:t>
      </w:r>
      <w:r>
        <w:rPr>
          <w:rFonts w:hint="eastAsia"/>
          <w:sz w:val="24"/>
        </w:rPr>
        <w:t>邮</w:t>
      </w:r>
      <w:r>
        <w:rPr>
          <w:rFonts w:hint="eastAsia"/>
          <w:sz w:val="24"/>
        </w:rPr>
        <w:t xml:space="preserve"> </w:t>
      </w:r>
      <w:r>
        <w:rPr>
          <w:rFonts w:hint="eastAsia"/>
          <w:sz w:val="24"/>
        </w:rPr>
        <w:t>件</w:t>
      </w:r>
      <w:r>
        <w:rPr>
          <w:rFonts w:hint="eastAsia"/>
          <w:sz w:val="24"/>
        </w:rPr>
        <w:t xml:space="preserve"> </w:t>
      </w:r>
      <w:r>
        <w:rPr>
          <w:rFonts w:hint="eastAsia"/>
          <w:sz w:val="24"/>
          <w:u w:val="single"/>
        </w:rPr>
        <w:t xml:space="preserve"> </w:t>
      </w:r>
      <w:hyperlink r:id="rId7" w:history="1"/>
      <w:r>
        <w:rPr>
          <w:rFonts w:hint="eastAsia"/>
          <w:sz w:val="24"/>
          <w:u w:val="single"/>
        </w:rPr>
        <w:t xml:space="preserve"> </w:t>
      </w:r>
      <w:r>
        <w:rPr>
          <w:sz w:val="24"/>
          <w:u w:val="single"/>
        </w:rPr>
        <w:t>wenlj@tsinghua.edu.cn</w:t>
      </w:r>
      <w:r>
        <w:rPr>
          <w:rFonts w:hint="eastAsia"/>
          <w:sz w:val="24"/>
          <w:u w:val="single"/>
        </w:rPr>
        <w:t xml:space="preserve">  </w:t>
      </w:r>
    </w:p>
    <w:p w14:paraId="703985C4" w14:textId="77777777" w:rsidR="00DC10EE" w:rsidRPr="009168EE" w:rsidRDefault="00DC10EE" w:rsidP="00DC10EE">
      <w:pPr>
        <w:adjustRightInd w:val="0"/>
        <w:snapToGrid w:val="0"/>
        <w:rPr>
          <w:sz w:val="28"/>
          <w:szCs w:val="28"/>
          <w:u w:val="single"/>
        </w:rPr>
      </w:pPr>
    </w:p>
    <w:p w14:paraId="69CD9847" w14:textId="77777777" w:rsidR="00DC10EE" w:rsidRDefault="00DC10EE" w:rsidP="00DC10EE">
      <w:pPr>
        <w:adjustRightInd w:val="0"/>
        <w:snapToGrid w:val="0"/>
        <w:ind w:firstLineChars="200" w:firstLine="480"/>
        <w:rPr>
          <w:sz w:val="32"/>
          <w:u w:val="single"/>
        </w:rPr>
      </w:pPr>
      <w:r>
        <w:rPr>
          <w:rFonts w:hint="eastAsia"/>
          <w:sz w:val="24"/>
        </w:rPr>
        <w:t>联合指导教师</w:t>
      </w:r>
      <w:r>
        <w:rPr>
          <w:rFonts w:hint="eastAsia"/>
          <w:sz w:val="24"/>
        </w:rPr>
        <w:t xml:space="preserve"> </w:t>
      </w:r>
      <w:r>
        <w:rPr>
          <w:rFonts w:hint="eastAsia"/>
          <w:sz w:val="24"/>
          <w:u w:val="single"/>
        </w:rPr>
        <w:t xml:space="preserve">              </w:t>
      </w:r>
      <w:r>
        <w:rPr>
          <w:rFonts w:hint="eastAsia"/>
          <w:sz w:val="24"/>
        </w:rPr>
        <w:t xml:space="preserve">   </w:t>
      </w:r>
      <w:r>
        <w:rPr>
          <w:rFonts w:hint="eastAsia"/>
          <w:sz w:val="24"/>
        </w:rPr>
        <w:t>专业技术职务</w:t>
      </w:r>
      <w:r>
        <w:rPr>
          <w:rFonts w:hint="eastAsia"/>
          <w:sz w:val="24"/>
        </w:rPr>
        <w:t xml:space="preserve"> </w:t>
      </w:r>
      <w:r>
        <w:rPr>
          <w:rFonts w:hint="eastAsia"/>
          <w:sz w:val="24"/>
          <w:u w:val="single"/>
        </w:rPr>
        <w:t xml:space="preserve">                     </w:t>
      </w:r>
    </w:p>
    <w:p w14:paraId="0F57C12D" w14:textId="77777777" w:rsidR="00DC10EE" w:rsidRPr="009168EE" w:rsidRDefault="00DC10EE" w:rsidP="00DC10EE">
      <w:pPr>
        <w:adjustRightInd w:val="0"/>
        <w:snapToGrid w:val="0"/>
        <w:rPr>
          <w:sz w:val="28"/>
          <w:szCs w:val="28"/>
          <w:u w:val="single"/>
        </w:rPr>
      </w:pPr>
    </w:p>
    <w:p w14:paraId="349A859C" w14:textId="77777777" w:rsidR="00DC10EE" w:rsidRDefault="00DC10EE" w:rsidP="00DC10EE">
      <w:pPr>
        <w:adjustRightInd w:val="0"/>
        <w:snapToGrid w:val="0"/>
        <w:ind w:firstLineChars="200" w:firstLine="480"/>
        <w:rPr>
          <w:sz w:val="24"/>
          <w:u w:val="single"/>
        </w:rPr>
      </w:pPr>
      <w:r>
        <w:rPr>
          <w:rFonts w:hint="eastAsia"/>
          <w:sz w:val="24"/>
        </w:rPr>
        <w:t>联</w:t>
      </w:r>
      <w:r>
        <w:rPr>
          <w:rFonts w:hint="eastAsia"/>
          <w:sz w:val="24"/>
        </w:rPr>
        <w:t xml:space="preserve"> </w:t>
      </w:r>
      <w:r>
        <w:rPr>
          <w:rFonts w:hint="eastAsia"/>
          <w:sz w:val="24"/>
        </w:rPr>
        <w:t>系</w:t>
      </w:r>
      <w:r>
        <w:rPr>
          <w:rFonts w:hint="eastAsia"/>
          <w:sz w:val="24"/>
        </w:rPr>
        <w:t xml:space="preserve"> </w:t>
      </w:r>
      <w:r>
        <w:rPr>
          <w:rFonts w:hint="eastAsia"/>
          <w:sz w:val="24"/>
        </w:rPr>
        <w:t>电</w:t>
      </w:r>
      <w:r>
        <w:rPr>
          <w:rFonts w:hint="eastAsia"/>
          <w:sz w:val="24"/>
        </w:rPr>
        <w:t xml:space="preserve"> </w:t>
      </w:r>
      <w:r>
        <w:rPr>
          <w:rFonts w:hint="eastAsia"/>
          <w:sz w:val="24"/>
        </w:rPr>
        <w:t>话</w:t>
      </w:r>
      <w:r>
        <w:rPr>
          <w:rFonts w:hint="eastAsia"/>
          <w:sz w:val="24"/>
        </w:rPr>
        <w:t xml:space="preserve"> </w:t>
      </w:r>
      <w:r>
        <w:rPr>
          <w:rFonts w:hint="eastAsia"/>
          <w:sz w:val="24"/>
          <w:u w:val="single"/>
        </w:rPr>
        <w:t xml:space="preserve">               </w:t>
      </w:r>
      <w:r>
        <w:rPr>
          <w:rFonts w:hint="eastAsia"/>
          <w:sz w:val="24"/>
        </w:rPr>
        <w:t xml:space="preserve">   </w:t>
      </w:r>
      <w:r>
        <w:rPr>
          <w:rFonts w:hint="eastAsia"/>
          <w:sz w:val="24"/>
        </w:rPr>
        <w:t>电</w:t>
      </w:r>
      <w:r>
        <w:rPr>
          <w:rFonts w:hint="eastAsia"/>
          <w:sz w:val="24"/>
        </w:rPr>
        <w:t xml:space="preserve"> </w:t>
      </w:r>
      <w:r>
        <w:rPr>
          <w:rFonts w:hint="eastAsia"/>
          <w:sz w:val="24"/>
        </w:rPr>
        <w:t>子</w:t>
      </w:r>
      <w:r>
        <w:rPr>
          <w:rFonts w:hint="eastAsia"/>
          <w:sz w:val="24"/>
        </w:rPr>
        <w:t xml:space="preserve"> </w:t>
      </w:r>
      <w:r>
        <w:rPr>
          <w:rFonts w:hint="eastAsia"/>
          <w:sz w:val="24"/>
        </w:rPr>
        <w:t>邮</w:t>
      </w:r>
      <w:r>
        <w:rPr>
          <w:rFonts w:hint="eastAsia"/>
          <w:sz w:val="24"/>
        </w:rPr>
        <w:t xml:space="preserve"> </w:t>
      </w:r>
      <w:r>
        <w:rPr>
          <w:rFonts w:hint="eastAsia"/>
          <w:sz w:val="24"/>
        </w:rPr>
        <w:t>件</w:t>
      </w:r>
      <w:r>
        <w:rPr>
          <w:rFonts w:hint="eastAsia"/>
          <w:sz w:val="24"/>
        </w:rPr>
        <w:t xml:space="preserve">  </w:t>
      </w:r>
      <w:r>
        <w:rPr>
          <w:rFonts w:hint="eastAsia"/>
          <w:sz w:val="24"/>
          <w:u w:val="single"/>
        </w:rPr>
        <w:t xml:space="preserve">                     </w:t>
      </w:r>
    </w:p>
    <w:p w14:paraId="2704763C" w14:textId="77777777" w:rsidR="00DC10EE" w:rsidRPr="009168EE" w:rsidRDefault="00DC10EE" w:rsidP="00DC10EE">
      <w:pPr>
        <w:adjustRightInd w:val="0"/>
        <w:snapToGrid w:val="0"/>
        <w:rPr>
          <w:sz w:val="28"/>
          <w:szCs w:val="28"/>
          <w:u w:val="single"/>
        </w:rPr>
      </w:pPr>
    </w:p>
    <w:p w14:paraId="713896FD" w14:textId="77777777" w:rsidR="00DC10EE" w:rsidRDefault="00DC10EE" w:rsidP="00DC10EE">
      <w:pPr>
        <w:adjustRightInd w:val="0"/>
        <w:snapToGrid w:val="0"/>
        <w:ind w:rightChars="15" w:right="31" w:firstLineChars="200" w:firstLine="480"/>
        <w:rPr>
          <w:sz w:val="24"/>
          <w:u w:val="single"/>
        </w:rPr>
      </w:pPr>
      <w:r>
        <w:rPr>
          <w:rFonts w:hint="eastAsia"/>
          <w:sz w:val="24"/>
        </w:rPr>
        <w:t>入</w:t>
      </w:r>
      <w:r>
        <w:rPr>
          <w:rFonts w:hint="eastAsia"/>
          <w:sz w:val="24"/>
        </w:rPr>
        <w:t xml:space="preserve"> </w:t>
      </w:r>
      <w:r>
        <w:rPr>
          <w:rFonts w:hint="eastAsia"/>
          <w:sz w:val="24"/>
        </w:rPr>
        <w:t>学</w:t>
      </w:r>
      <w:r>
        <w:rPr>
          <w:rFonts w:hint="eastAsia"/>
          <w:sz w:val="24"/>
        </w:rPr>
        <w:t xml:space="preserve"> </w:t>
      </w:r>
      <w:r>
        <w:rPr>
          <w:rFonts w:hint="eastAsia"/>
          <w:sz w:val="24"/>
        </w:rPr>
        <w:t>日</w:t>
      </w:r>
      <w:r>
        <w:rPr>
          <w:rFonts w:hint="eastAsia"/>
          <w:sz w:val="24"/>
        </w:rPr>
        <w:t xml:space="preserve"> </w:t>
      </w:r>
      <w:r>
        <w:rPr>
          <w:rFonts w:hint="eastAsia"/>
          <w:sz w:val="24"/>
        </w:rPr>
        <w:t>期</w:t>
      </w:r>
      <w:r>
        <w:rPr>
          <w:rFonts w:hint="eastAsia"/>
          <w:sz w:val="24"/>
        </w:rPr>
        <w:t xml:space="preserve"> </w:t>
      </w:r>
      <w:r>
        <w:rPr>
          <w:rFonts w:hint="eastAsia"/>
          <w:sz w:val="24"/>
          <w:u w:val="single"/>
        </w:rPr>
        <w:t xml:space="preserve">            </w:t>
      </w:r>
      <w:r>
        <w:rPr>
          <w:sz w:val="24"/>
          <w:u w:val="single"/>
        </w:rPr>
        <w:t>2014</w:t>
      </w:r>
      <w:r>
        <w:rPr>
          <w:rFonts w:hint="eastAsia"/>
          <w:sz w:val="24"/>
          <w:u w:val="single"/>
        </w:rPr>
        <w:t>年</w:t>
      </w:r>
      <w:r>
        <w:rPr>
          <w:sz w:val="24"/>
          <w:u w:val="single"/>
        </w:rPr>
        <w:t>9</w:t>
      </w:r>
      <w:r>
        <w:rPr>
          <w:rFonts w:hint="eastAsia"/>
          <w:sz w:val="24"/>
          <w:u w:val="single"/>
        </w:rPr>
        <w:t>月</w:t>
      </w:r>
      <w:r>
        <w:rPr>
          <w:rFonts w:hint="eastAsia"/>
          <w:sz w:val="24"/>
          <w:u w:val="single"/>
        </w:rPr>
        <w:t xml:space="preserve">                          </w:t>
      </w:r>
    </w:p>
    <w:p w14:paraId="230554C8" w14:textId="77777777" w:rsidR="00DC10EE" w:rsidRDefault="00DC10EE" w:rsidP="00DC10EE">
      <w:pPr>
        <w:adjustRightInd w:val="0"/>
        <w:snapToGrid w:val="0"/>
        <w:rPr>
          <w:sz w:val="24"/>
        </w:rPr>
      </w:pPr>
    </w:p>
    <w:p w14:paraId="1E9253A6" w14:textId="77777777" w:rsidR="00DC10EE" w:rsidRDefault="00DC10EE" w:rsidP="00DC10EE">
      <w:pPr>
        <w:rPr>
          <w:sz w:val="24"/>
        </w:rPr>
      </w:pPr>
    </w:p>
    <w:p w14:paraId="6E9FDCB8" w14:textId="77777777" w:rsidR="00DC10EE" w:rsidRDefault="00DC10EE" w:rsidP="00DC10EE">
      <w:pPr>
        <w:rPr>
          <w:sz w:val="24"/>
        </w:rPr>
      </w:pPr>
    </w:p>
    <w:p w14:paraId="05E381BF" w14:textId="77777777" w:rsidR="00DC10EE" w:rsidRDefault="00DC10EE" w:rsidP="00DC10EE">
      <w:pPr>
        <w:rPr>
          <w:sz w:val="24"/>
        </w:rPr>
      </w:pPr>
    </w:p>
    <w:p w14:paraId="03F53C74" w14:textId="77777777" w:rsidR="00DC10EE" w:rsidRDefault="00DC10EE" w:rsidP="00DC10EE">
      <w:pPr>
        <w:rPr>
          <w:sz w:val="24"/>
        </w:rPr>
      </w:pPr>
    </w:p>
    <w:p w14:paraId="721CED3A" w14:textId="77777777" w:rsidR="00DC10EE" w:rsidRDefault="00DC10EE" w:rsidP="00DC10EE">
      <w:pPr>
        <w:rPr>
          <w:sz w:val="24"/>
        </w:rPr>
      </w:pPr>
    </w:p>
    <w:p w14:paraId="5AC5C806" w14:textId="77777777" w:rsidR="00DC10EE" w:rsidRDefault="00DC10EE" w:rsidP="00DC10EE">
      <w:pPr>
        <w:rPr>
          <w:sz w:val="24"/>
        </w:rPr>
      </w:pPr>
    </w:p>
    <w:p w14:paraId="7097750E" w14:textId="77777777" w:rsidR="00DC10EE" w:rsidRDefault="00DC10EE" w:rsidP="00DC10EE">
      <w:pPr>
        <w:rPr>
          <w:sz w:val="24"/>
        </w:rPr>
      </w:pPr>
    </w:p>
    <w:p w14:paraId="7D7282FB" w14:textId="77777777" w:rsidR="00DC10EE" w:rsidRDefault="00DC10EE" w:rsidP="00DC10EE">
      <w:pPr>
        <w:rPr>
          <w:sz w:val="24"/>
        </w:rPr>
      </w:pPr>
    </w:p>
    <w:p w14:paraId="2D17E2C7" w14:textId="77777777" w:rsidR="00DC10EE" w:rsidRDefault="00DC10EE" w:rsidP="00DC10EE">
      <w:pPr>
        <w:jc w:val="center"/>
        <w:rPr>
          <w:sz w:val="24"/>
        </w:rPr>
      </w:pPr>
      <w:r w:rsidRPr="00FE6260">
        <w:rPr>
          <w:rFonts w:hint="eastAsia"/>
          <w:sz w:val="24"/>
          <w:u w:val="single"/>
        </w:rPr>
        <w:t xml:space="preserve">  </w:t>
      </w:r>
      <w:r>
        <w:rPr>
          <w:sz w:val="24"/>
          <w:u w:val="single"/>
        </w:rPr>
        <w:t>2015</w:t>
      </w:r>
      <w:r w:rsidRPr="00FE6260">
        <w:rPr>
          <w:rFonts w:hint="eastAsia"/>
          <w:sz w:val="24"/>
          <w:u w:val="single"/>
        </w:rPr>
        <w:t xml:space="preserve"> </w:t>
      </w:r>
      <w:r>
        <w:rPr>
          <w:rFonts w:hint="eastAsia"/>
          <w:sz w:val="24"/>
        </w:rPr>
        <w:t>年</w:t>
      </w:r>
      <w:r w:rsidRPr="00FE6260">
        <w:rPr>
          <w:rFonts w:hint="eastAsia"/>
          <w:sz w:val="24"/>
          <w:u w:val="single"/>
        </w:rPr>
        <w:t xml:space="preserve"> </w:t>
      </w:r>
      <w:r>
        <w:rPr>
          <w:sz w:val="24"/>
          <w:u w:val="single"/>
        </w:rPr>
        <w:t>9</w:t>
      </w:r>
      <w:r w:rsidRPr="00FE6260">
        <w:rPr>
          <w:rFonts w:hint="eastAsia"/>
          <w:sz w:val="24"/>
          <w:u w:val="single"/>
        </w:rPr>
        <w:t xml:space="preserve">  </w:t>
      </w:r>
      <w:r>
        <w:rPr>
          <w:rFonts w:hint="eastAsia"/>
          <w:sz w:val="24"/>
        </w:rPr>
        <w:t>月</w:t>
      </w:r>
      <w:r w:rsidRPr="00FE6260">
        <w:rPr>
          <w:rFonts w:hint="eastAsia"/>
          <w:sz w:val="24"/>
          <w:u w:val="single"/>
        </w:rPr>
        <w:t xml:space="preserve">    </w:t>
      </w:r>
      <w:r>
        <w:rPr>
          <w:rFonts w:hint="eastAsia"/>
          <w:sz w:val="24"/>
        </w:rPr>
        <w:t>日</w:t>
      </w:r>
    </w:p>
    <w:p w14:paraId="0863AF0F" w14:textId="77777777" w:rsidR="00DC10EE" w:rsidRDefault="00DC10EE">
      <w:pPr>
        <w:widowControl/>
        <w:jc w:val="left"/>
      </w:pPr>
      <w:r>
        <w:br w:type="page"/>
      </w:r>
    </w:p>
    <w:p w14:paraId="733F7FDA" w14:textId="77777777" w:rsidR="00FF0F04" w:rsidRDefault="00FF0F04" w:rsidP="00FF0F04">
      <w:pPr>
        <w:pStyle w:val="11"/>
      </w:pPr>
      <w:r>
        <w:lastRenderedPageBreak/>
        <w:t>目录</w:t>
      </w:r>
    </w:p>
    <w:p w14:paraId="2CFA4E0C" w14:textId="77777777" w:rsidR="00B33A3F" w:rsidRDefault="00FF0F04">
      <w:pPr>
        <w:pStyle w:val="11"/>
        <w:rPr>
          <w:ins w:id="0" w:author="肖永博" w:date="2015-09-22T20:24:00Z"/>
          <w:rFonts w:cstheme="minorBidi"/>
          <w:noProof/>
          <w:kern w:val="2"/>
          <w:sz w:val="24"/>
          <w:szCs w:val="24"/>
        </w:rPr>
      </w:pPr>
      <w:r>
        <w:fldChar w:fldCharType="begin"/>
      </w:r>
      <w:r>
        <w:instrText xml:space="preserve"> </w:instrText>
      </w:r>
      <w:r>
        <w:rPr>
          <w:rFonts w:hint="eastAsia"/>
        </w:rPr>
        <w:instrText>TOC \o "1-3" \h \z \u</w:instrText>
      </w:r>
      <w:r>
        <w:instrText xml:space="preserve"> </w:instrText>
      </w:r>
      <w:r>
        <w:fldChar w:fldCharType="separate"/>
      </w:r>
      <w:ins w:id="1" w:author="肖永博" w:date="2015-09-22T20:24:00Z">
        <w:r w:rsidR="00B33A3F" w:rsidRPr="00296BE8">
          <w:rPr>
            <w:rStyle w:val="a6"/>
            <w:noProof/>
          </w:rPr>
          <w:fldChar w:fldCharType="begin"/>
        </w:r>
        <w:r w:rsidR="00B33A3F" w:rsidRPr="00296BE8">
          <w:rPr>
            <w:rStyle w:val="a6"/>
            <w:noProof/>
          </w:rPr>
          <w:instrText xml:space="preserve"> </w:instrText>
        </w:r>
        <w:r w:rsidR="00B33A3F">
          <w:rPr>
            <w:noProof/>
          </w:rPr>
          <w:instrText>HYPERLINK \l "_Toc430716778"</w:instrText>
        </w:r>
        <w:r w:rsidR="00B33A3F" w:rsidRPr="00296BE8">
          <w:rPr>
            <w:rStyle w:val="a6"/>
            <w:noProof/>
          </w:rPr>
          <w:instrText xml:space="preserve"> </w:instrText>
        </w:r>
        <w:r w:rsidR="00B33A3F" w:rsidRPr="00296BE8">
          <w:rPr>
            <w:rStyle w:val="a6"/>
            <w:noProof/>
          </w:rPr>
          <w:fldChar w:fldCharType="separate"/>
        </w:r>
        <w:r w:rsidR="00B33A3F" w:rsidRPr="00296BE8">
          <w:rPr>
            <w:rStyle w:val="a6"/>
            <w:noProof/>
          </w:rPr>
          <w:t>1</w:t>
        </w:r>
        <w:r w:rsidR="00B33A3F">
          <w:rPr>
            <w:rFonts w:cstheme="minorBidi"/>
            <w:noProof/>
            <w:kern w:val="2"/>
            <w:sz w:val="24"/>
            <w:szCs w:val="24"/>
          </w:rPr>
          <w:tab/>
        </w:r>
        <w:r w:rsidR="00B33A3F" w:rsidRPr="00296BE8">
          <w:rPr>
            <w:rStyle w:val="a6"/>
            <w:rFonts w:hint="eastAsia"/>
            <w:noProof/>
          </w:rPr>
          <w:t>选题背景</w:t>
        </w:r>
        <w:r w:rsidR="00B33A3F">
          <w:rPr>
            <w:noProof/>
            <w:webHidden/>
          </w:rPr>
          <w:tab/>
        </w:r>
        <w:r w:rsidR="00B33A3F">
          <w:rPr>
            <w:noProof/>
            <w:webHidden/>
          </w:rPr>
          <w:fldChar w:fldCharType="begin"/>
        </w:r>
        <w:r w:rsidR="00B33A3F">
          <w:rPr>
            <w:noProof/>
            <w:webHidden/>
          </w:rPr>
          <w:instrText xml:space="preserve"> PAGEREF _Toc430716778 \h </w:instrText>
        </w:r>
      </w:ins>
      <w:r w:rsidR="00B33A3F">
        <w:rPr>
          <w:noProof/>
          <w:webHidden/>
        </w:rPr>
      </w:r>
      <w:r w:rsidR="00B33A3F">
        <w:rPr>
          <w:noProof/>
          <w:webHidden/>
        </w:rPr>
        <w:fldChar w:fldCharType="separate"/>
      </w:r>
      <w:ins w:id="2" w:author="肖永博" w:date="2015-09-22T20:24:00Z">
        <w:r w:rsidR="00B33A3F">
          <w:rPr>
            <w:noProof/>
            <w:webHidden/>
          </w:rPr>
          <w:t>3</w:t>
        </w:r>
        <w:r w:rsidR="00B33A3F">
          <w:rPr>
            <w:noProof/>
            <w:webHidden/>
          </w:rPr>
          <w:fldChar w:fldCharType="end"/>
        </w:r>
        <w:r w:rsidR="00B33A3F" w:rsidRPr="00296BE8">
          <w:rPr>
            <w:rStyle w:val="a6"/>
            <w:noProof/>
          </w:rPr>
          <w:fldChar w:fldCharType="end"/>
        </w:r>
      </w:ins>
    </w:p>
    <w:p w14:paraId="1990ECEA" w14:textId="77777777" w:rsidR="00B33A3F" w:rsidRDefault="00B33A3F">
      <w:pPr>
        <w:pStyle w:val="11"/>
        <w:rPr>
          <w:ins w:id="3" w:author="肖永博" w:date="2015-09-22T20:24:00Z"/>
          <w:rFonts w:cstheme="minorBidi"/>
          <w:noProof/>
          <w:kern w:val="2"/>
          <w:sz w:val="24"/>
          <w:szCs w:val="24"/>
        </w:rPr>
      </w:pPr>
      <w:ins w:id="4" w:author="肖永博" w:date="2015-09-22T20:24:00Z">
        <w:r w:rsidRPr="00296BE8">
          <w:rPr>
            <w:rStyle w:val="a6"/>
            <w:noProof/>
          </w:rPr>
          <w:fldChar w:fldCharType="begin"/>
        </w:r>
        <w:r w:rsidRPr="00296BE8">
          <w:rPr>
            <w:rStyle w:val="a6"/>
            <w:noProof/>
          </w:rPr>
          <w:instrText xml:space="preserve"> </w:instrText>
        </w:r>
        <w:r>
          <w:rPr>
            <w:noProof/>
          </w:rPr>
          <w:instrText>HYPERLINK \l "_Toc430716779"</w:instrText>
        </w:r>
        <w:r w:rsidRPr="00296BE8">
          <w:rPr>
            <w:rStyle w:val="a6"/>
            <w:noProof/>
          </w:rPr>
          <w:instrText xml:space="preserve"> </w:instrText>
        </w:r>
        <w:r w:rsidRPr="00296BE8">
          <w:rPr>
            <w:rStyle w:val="a6"/>
            <w:noProof/>
          </w:rPr>
          <w:fldChar w:fldCharType="separate"/>
        </w:r>
        <w:r w:rsidRPr="00296BE8">
          <w:rPr>
            <w:rStyle w:val="a6"/>
            <w:noProof/>
          </w:rPr>
          <w:t>2</w:t>
        </w:r>
        <w:r>
          <w:rPr>
            <w:rFonts w:cstheme="minorBidi"/>
            <w:noProof/>
            <w:kern w:val="2"/>
            <w:sz w:val="24"/>
            <w:szCs w:val="24"/>
          </w:rPr>
          <w:tab/>
        </w:r>
        <w:r w:rsidRPr="00296BE8">
          <w:rPr>
            <w:rStyle w:val="a6"/>
            <w:rFonts w:hint="eastAsia"/>
            <w:noProof/>
          </w:rPr>
          <w:t>国内外研究现状</w:t>
        </w:r>
        <w:r>
          <w:rPr>
            <w:noProof/>
            <w:webHidden/>
          </w:rPr>
          <w:tab/>
        </w:r>
        <w:r>
          <w:rPr>
            <w:noProof/>
            <w:webHidden/>
          </w:rPr>
          <w:fldChar w:fldCharType="begin"/>
        </w:r>
        <w:r>
          <w:rPr>
            <w:noProof/>
            <w:webHidden/>
          </w:rPr>
          <w:instrText xml:space="preserve"> PAGEREF _Toc430716779 \h </w:instrText>
        </w:r>
      </w:ins>
      <w:r>
        <w:rPr>
          <w:noProof/>
          <w:webHidden/>
        </w:rPr>
      </w:r>
      <w:r>
        <w:rPr>
          <w:noProof/>
          <w:webHidden/>
        </w:rPr>
        <w:fldChar w:fldCharType="separate"/>
      </w:r>
      <w:ins w:id="5" w:author="肖永博" w:date="2015-09-22T20:24:00Z">
        <w:r>
          <w:rPr>
            <w:noProof/>
            <w:webHidden/>
          </w:rPr>
          <w:t>5</w:t>
        </w:r>
        <w:r>
          <w:rPr>
            <w:noProof/>
            <w:webHidden/>
          </w:rPr>
          <w:fldChar w:fldCharType="end"/>
        </w:r>
        <w:r w:rsidRPr="00296BE8">
          <w:rPr>
            <w:rStyle w:val="a6"/>
            <w:noProof/>
          </w:rPr>
          <w:fldChar w:fldCharType="end"/>
        </w:r>
      </w:ins>
    </w:p>
    <w:p w14:paraId="67DD9C94" w14:textId="77777777" w:rsidR="00B33A3F" w:rsidRDefault="00B33A3F">
      <w:pPr>
        <w:pStyle w:val="21"/>
        <w:tabs>
          <w:tab w:val="left" w:pos="960"/>
          <w:tab w:val="right" w:leader="dot" w:pos="8296"/>
        </w:tabs>
        <w:rPr>
          <w:ins w:id="6" w:author="肖永博" w:date="2015-09-22T20:24:00Z"/>
          <w:rFonts w:cstheme="minorBidi"/>
          <w:noProof/>
          <w:kern w:val="2"/>
          <w:sz w:val="24"/>
          <w:szCs w:val="24"/>
        </w:rPr>
      </w:pPr>
      <w:ins w:id="7" w:author="肖永博" w:date="2015-09-22T20:24:00Z">
        <w:r w:rsidRPr="00296BE8">
          <w:rPr>
            <w:rStyle w:val="a6"/>
            <w:noProof/>
          </w:rPr>
          <w:fldChar w:fldCharType="begin"/>
        </w:r>
        <w:r w:rsidRPr="00296BE8">
          <w:rPr>
            <w:rStyle w:val="a6"/>
            <w:noProof/>
          </w:rPr>
          <w:instrText xml:space="preserve"> </w:instrText>
        </w:r>
        <w:r>
          <w:rPr>
            <w:noProof/>
          </w:rPr>
          <w:instrText>HYPERLINK \l "_Toc430716780"</w:instrText>
        </w:r>
        <w:r w:rsidRPr="00296BE8">
          <w:rPr>
            <w:rStyle w:val="a6"/>
            <w:noProof/>
          </w:rPr>
          <w:instrText xml:space="preserve"> </w:instrText>
        </w:r>
        <w:r w:rsidRPr="00296BE8">
          <w:rPr>
            <w:rStyle w:val="a6"/>
            <w:noProof/>
          </w:rPr>
          <w:fldChar w:fldCharType="separate"/>
        </w:r>
        <w:r w:rsidRPr="00296BE8">
          <w:rPr>
            <w:rStyle w:val="a6"/>
            <w:noProof/>
          </w:rPr>
          <w:t>2.1</w:t>
        </w:r>
        <w:r>
          <w:rPr>
            <w:rFonts w:cstheme="minorBidi"/>
            <w:noProof/>
            <w:kern w:val="2"/>
            <w:sz w:val="24"/>
            <w:szCs w:val="24"/>
          </w:rPr>
          <w:tab/>
        </w:r>
        <w:r w:rsidRPr="00296BE8">
          <w:rPr>
            <w:rStyle w:val="a6"/>
            <w:rFonts w:hint="eastAsia"/>
            <w:noProof/>
          </w:rPr>
          <w:t>流程模型</w:t>
        </w:r>
        <w:r>
          <w:rPr>
            <w:noProof/>
            <w:webHidden/>
          </w:rPr>
          <w:tab/>
        </w:r>
        <w:r>
          <w:rPr>
            <w:noProof/>
            <w:webHidden/>
          </w:rPr>
          <w:fldChar w:fldCharType="begin"/>
        </w:r>
        <w:r>
          <w:rPr>
            <w:noProof/>
            <w:webHidden/>
          </w:rPr>
          <w:instrText xml:space="preserve"> PAGEREF _Toc430716780 \h </w:instrText>
        </w:r>
      </w:ins>
      <w:r>
        <w:rPr>
          <w:noProof/>
          <w:webHidden/>
        </w:rPr>
      </w:r>
      <w:r>
        <w:rPr>
          <w:noProof/>
          <w:webHidden/>
        </w:rPr>
        <w:fldChar w:fldCharType="separate"/>
      </w:r>
      <w:ins w:id="8" w:author="肖永博" w:date="2015-09-22T20:24:00Z">
        <w:r>
          <w:rPr>
            <w:noProof/>
            <w:webHidden/>
          </w:rPr>
          <w:t>5</w:t>
        </w:r>
        <w:r>
          <w:rPr>
            <w:noProof/>
            <w:webHidden/>
          </w:rPr>
          <w:fldChar w:fldCharType="end"/>
        </w:r>
        <w:r w:rsidRPr="00296BE8">
          <w:rPr>
            <w:rStyle w:val="a6"/>
            <w:noProof/>
          </w:rPr>
          <w:fldChar w:fldCharType="end"/>
        </w:r>
      </w:ins>
    </w:p>
    <w:p w14:paraId="3BCCD639" w14:textId="77777777" w:rsidR="00B33A3F" w:rsidRDefault="00B33A3F">
      <w:pPr>
        <w:pStyle w:val="31"/>
        <w:tabs>
          <w:tab w:val="left" w:pos="1200"/>
          <w:tab w:val="right" w:leader="dot" w:pos="8296"/>
        </w:tabs>
        <w:rPr>
          <w:ins w:id="9" w:author="肖永博" w:date="2015-09-22T20:24:00Z"/>
          <w:rFonts w:cstheme="minorBidi"/>
          <w:noProof/>
          <w:kern w:val="2"/>
          <w:sz w:val="24"/>
          <w:szCs w:val="24"/>
        </w:rPr>
      </w:pPr>
      <w:ins w:id="10" w:author="肖永博" w:date="2015-09-22T20:24:00Z">
        <w:r w:rsidRPr="00296BE8">
          <w:rPr>
            <w:rStyle w:val="a6"/>
            <w:noProof/>
          </w:rPr>
          <w:fldChar w:fldCharType="begin"/>
        </w:r>
        <w:r w:rsidRPr="00296BE8">
          <w:rPr>
            <w:rStyle w:val="a6"/>
            <w:noProof/>
          </w:rPr>
          <w:instrText xml:space="preserve"> </w:instrText>
        </w:r>
        <w:r>
          <w:rPr>
            <w:noProof/>
          </w:rPr>
          <w:instrText>HYPERLINK \l "_Toc430716781"</w:instrText>
        </w:r>
        <w:r w:rsidRPr="00296BE8">
          <w:rPr>
            <w:rStyle w:val="a6"/>
            <w:noProof/>
          </w:rPr>
          <w:instrText xml:space="preserve"> </w:instrText>
        </w:r>
        <w:r w:rsidRPr="00296BE8">
          <w:rPr>
            <w:rStyle w:val="a6"/>
            <w:noProof/>
          </w:rPr>
          <w:fldChar w:fldCharType="separate"/>
        </w:r>
        <w:r w:rsidRPr="00296BE8">
          <w:rPr>
            <w:rStyle w:val="a6"/>
            <w:noProof/>
          </w:rPr>
          <w:t>2.1.1</w:t>
        </w:r>
        <w:r>
          <w:rPr>
            <w:rFonts w:cstheme="minorBidi"/>
            <w:noProof/>
            <w:kern w:val="2"/>
            <w:sz w:val="24"/>
            <w:szCs w:val="24"/>
          </w:rPr>
          <w:tab/>
        </w:r>
        <w:r w:rsidRPr="00296BE8">
          <w:rPr>
            <w:rStyle w:val="a6"/>
            <w:noProof/>
          </w:rPr>
          <w:t>Declarative</w:t>
        </w:r>
        <w:r w:rsidRPr="00296BE8">
          <w:rPr>
            <w:rStyle w:val="a6"/>
            <w:rFonts w:hint="eastAsia"/>
            <w:noProof/>
          </w:rPr>
          <w:t>模型</w:t>
        </w:r>
        <w:r>
          <w:rPr>
            <w:noProof/>
            <w:webHidden/>
          </w:rPr>
          <w:tab/>
        </w:r>
        <w:r>
          <w:rPr>
            <w:noProof/>
            <w:webHidden/>
          </w:rPr>
          <w:fldChar w:fldCharType="begin"/>
        </w:r>
        <w:r>
          <w:rPr>
            <w:noProof/>
            <w:webHidden/>
          </w:rPr>
          <w:instrText xml:space="preserve"> PAGEREF _Toc430716781 \h </w:instrText>
        </w:r>
      </w:ins>
      <w:r>
        <w:rPr>
          <w:noProof/>
          <w:webHidden/>
        </w:rPr>
      </w:r>
      <w:r>
        <w:rPr>
          <w:noProof/>
          <w:webHidden/>
        </w:rPr>
        <w:fldChar w:fldCharType="separate"/>
      </w:r>
      <w:ins w:id="11" w:author="肖永博" w:date="2015-09-22T20:24:00Z">
        <w:r>
          <w:rPr>
            <w:noProof/>
            <w:webHidden/>
          </w:rPr>
          <w:t>5</w:t>
        </w:r>
        <w:r>
          <w:rPr>
            <w:noProof/>
            <w:webHidden/>
          </w:rPr>
          <w:fldChar w:fldCharType="end"/>
        </w:r>
        <w:r w:rsidRPr="00296BE8">
          <w:rPr>
            <w:rStyle w:val="a6"/>
            <w:noProof/>
          </w:rPr>
          <w:fldChar w:fldCharType="end"/>
        </w:r>
      </w:ins>
    </w:p>
    <w:p w14:paraId="3C43173C" w14:textId="77777777" w:rsidR="00B33A3F" w:rsidRDefault="00B33A3F">
      <w:pPr>
        <w:pStyle w:val="31"/>
        <w:tabs>
          <w:tab w:val="left" w:pos="1200"/>
          <w:tab w:val="right" w:leader="dot" w:pos="8296"/>
        </w:tabs>
        <w:rPr>
          <w:ins w:id="12" w:author="肖永博" w:date="2015-09-22T20:24:00Z"/>
          <w:rFonts w:cstheme="minorBidi"/>
          <w:noProof/>
          <w:kern w:val="2"/>
          <w:sz w:val="24"/>
          <w:szCs w:val="24"/>
        </w:rPr>
      </w:pPr>
      <w:ins w:id="13" w:author="肖永博" w:date="2015-09-22T20:24:00Z">
        <w:r w:rsidRPr="00296BE8">
          <w:rPr>
            <w:rStyle w:val="a6"/>
            <w:noProof/>
          </w:rPr>
          <w:fldChar w:fldCharType="begin"/>
        </w:r>
        <w:r w:rsidRPr="00296BE8">
          <w:rPr>
            <w:rStyle w:val="a6"/>
            <w:noProof/>
          </w:rPr>
          <w:instrText xml:space="preserve"> </w:instrText>
        </w:r>
        <w:r>
          <w:rPr>
            <w:noProof/>
          </w:rPr>
          <w:instrText>HYPERLINK \l "_Toc430716782"</w:instrText>
        </w:r>
        <w:r w:rsidRPr="00296BE8">
          <w:rPr>
            <w:rStyle w:val="a6"/>
            <w:noProof/>
          </w:rPr>
          <w:instrText xml:space="preserve"> </w:instrText>
        </w:r>
        <w:r w:rsidRPr="00296BE8">
          <w:rPr>
            <w:rStyle w:val="a6"/>
            <w:noProof/>
          </w:rPr>
          <w:fldChar w:fldCharType="separate"/>
        </w:r>
        <w:r w:rsidRPr="00296BE8">
          <w:rPr>
            <w:rStyle w:val="a6"/>
            <w:noProof/>
          </w:rPr>
          <w:t>2.1.2</w:t>
        </w:r>
        <w:r>
          <w:rPr>
            <w:rFonts w:cstheme="minorBidi"/>
            <w:noProof/>
            <w:kern w:val="2"/>
            <w:sz w:val="24"/>
            <w:szCs w:val="24"/>
          </w:rPr>
          <w:tab/>
        </w:r>
        <w:r w:rsidRPr="00296BE8">
          <w:rPr>
            <w:rStyle w:val="a6"/>
            <w:noProof/>
          </w:rPr>
          <w:t>Imperative</w:t>
        </w:r>
        <w:r w:rsidRPr="00296BE8">
          <w:rPr>
            <w:rStyle w:val="a6"/>
            <w:rFonts w:hint="eastAsia"/>
            <w:noProof/>
          </w:rPr>
          <w:t>模型</w:t>
        </w:r>
        <w:r>
          <w:rPr>
            <w:noProof/>
            <w:webHidden/>
          </w:rPr>
          <w:tab/>
        </w:r>
        <w:r>
          <w:rPr>
            <w:noProof/>
            <w:webHidden/>
          </w:rPr>
          <w:fldChar w:fldCharType="begin"/>
        </w:r>
        <w:r>
          <w:rPr>
            <w:noProof/>
            <w:webHidden/>
          </w:rPr>
          <w:instrText xml:space="preserve"> PAGEREF _Toc430716782 \h </w:instrText>
        </w:r>
      </w:ins>
      <w:r>
        <w:rPr>
          <w:noProof/>
          <w:webHidden/>
        </w:rPr>
      </w:r>
      <w:r>
        <w:rPr>
          <w:noProof/>
          <w:webHidden/>
        </w:rPr>
        <w:fldChar w:fldCharType="separate"/>
      </w:r>
      <w:ins w:id="14" w:author="肖永博" w:date="2015-09-22T20:24:00Z">
        <w:r>
          <w:rPr>
            <w:noProof/>
            <w:webHidden/>
          </w:rPr>
          <w:t>6</w:t>
        </w:r>
        <w:r>
          <w:rPr>
            <w:noProof/>
            <w:webHidden/>
          </w:rPr>
          <w:fldChar w:fldCharType="end"/>
        </w:r>
        <w:r w:rsidRPr="00296BE8">
          <w:rPr>
            <w:rStyle w:val="a6"/>
            <w:noProof/>
          </w:rPr>
          <w:fldChar w:fldCharType="end"/>
        </w:r>
      </w:ins>
    </w:p>
    <w:p w14:paraId="74DF1A0E" w14:textId="77777777" w:rsidR="00B33A3F" w:rsidRDefault="00B33A3F">
      <w:pPr>
        <w:pStyle w:val="31"/>
        <w:tabs>
          <w:tab w:val="left" w:pos="1200"/>
          <w:tab w:val="right" w:leader="dot" w:pos="8296"/>
        </w:tabs>
        <w:rPr>
          <w:ins w:id="15" w:author="肖永博" w:date="2015-09-22T20:24:00Z"/>
          <w:rFonts w:cstheme="minorBidi"/>
          <w:noProof/>
          <w:kern w:val="2"/>
          <w:sz w:val="24"/>
          <w:szCs w:val="24"/>
        </w:rPr>
      </w:pPr>
      <w:ins w:id="16" w:author="肖永博" w:date="2015-09-22T20:24:00Z">
        <w:r w:rsidRPr="00296BE8">
          <w:rPr>
            <w:rStyle w:val="a6"/>
            <w:noProof/>
          </w:rPr>
          <w:fldChar w:fldCharType="begin"/>
        </w:r>
        <w:r w:rsidRPr="00296BE8">
          <w:rPr>
            <w:rStyle w:val="a6"/>
            <w:noProof/>
          </w:rPr>
          <w:instrText xml:space="preserve"> </w:instrText>
        </w:r>
        <w:r>
          <w:rPr>
            <w:noProof/>
          </w:rPr>
          <w:instrText>HYPERLINK \l "_Toc430716783"</w:instrText>
        </w:r>
        <w:r w:rsidRPr="00296BE8">
          <w:rPr>
            <w:rStyle w:val="a6"/>
            <w:noProof/>
          </w:rPr>
          <w:instrText xml:space="preserve"> </w:instrText>
        </w:r>
        <w:r w:rsidRPr="00296BE8">
          <w:rPr>
            <w:rStyle w:val="a6"/>
            <w:noProof/>
          </w:rPr>
          <w:fldChar w:fldCharType="separate"/>
        </w:r>
        <w:r w:rsidRPr="00296BE8">
          <w:rPr>
            <w:rStyle w:val="a6"/>
            <w:noProof/>
          </w:rPr>
          <w:t>2.1.3</w:t>
        </w:r>
        <w:r>
          <w:rPr>
            <w:rFonts w:cstheme="minorBidi"/>
            <w:noProof/>
            <w:kern w:val="2"/>
            <w:sz w:val="24"/>
            <w:szCs w:val="24"/>
          </w:rPr>
          <w:tab/>
        </w:r>
        <w:r w:rsidRPr="00296BE8">
          <w:rPr>
            <w:rStyle w:val="a6"/>
            <w:noProof/>
          </w:rPr>
          <w:t>Hybrid</w:t>
        </w:r>
        <w:r w:rsidRPr="00296BE8">
          <w:rPr>
            <w:rStyle w:val="a6"/>
            <w:rFonts w:hint="eastAsia"/>
            <w:noProof/>
          </w:rPr>
          <w:t>模型</w:t>
        </w:r>
        <w:r>
          <w:rPr>
            <w:noProof/>
            <w:webHidden/>
          </w:rPr>
          <w:tab/>
        </w:r>
        <w:r>
          <w:rPr>
            <w:noProof/>
            <w:webHidden/>
          </w:rPr>
          <w:fldChar w:fldCharType="begin"/>
        </w:r>
        <w:r>
          <w:rPr>
            <w:noProof/>
            <w:webHidden/>
          </w:rPr>
          <w:instrText xml:space="preserve"> PAGEREF _Toc430716783 \h </w:instrText>
        </w:r>
      </w:ins>
      <w:r>
        <w:rPr>
          <w:noProof/>
          <w:webHidden/>
        </w:rPr>
      </w:r>
      <w:r>
        <w:rPr>
          <w:noProof/>
          <w:webHidden/>
        </w:rPr>
        <w:fldChar w:fldCharType="separate"/>
      </w:r>
      <w:ins w:id="17" w:author="肖永博" w:date="2015-09-22T20:24:00Z">
        <w:r>
          <w:rPr>
            <w:noProof/>
            <w:webHidden/>
          </w:rPr>
          <w:t>8</w:t>
        </w:r>
        <w:r>
          <w:rPr>
            <w:noProof/>
            <w:webHidden/>
          </w:rPr>
          <w:fldChar w:fldCharType="end"/>
        </w:r>
        <w:r w:rsidRPr="00296BE8">
          <w:rPr>
            <w:rStyle w:val="a6"/>
            <w:noProof/>
          </w:rPr>
          <w:fldChar w:fldCharType="end"/>
        </w:r>
      </w:ins>
    </w:p>
    <w:p w14:paraId="2DF7934F" w14:textId="77777777" w:rsidR="00B33A3F" w:rsidRDefault="00B33A3F">
      <w:pPr>
        <w:pStyle w:val="21"/>
        <w:tabs>
          <w:tab w:val="left" w:pos="960"/>
          <w:tab w:val="right" w:leader="dot" w:pos="8296"/>
        </w:tabs>
        <w:rPr>
          <w:ins w:id="18" w:author="肖永博" w:date="2015-09-22T20:24:00Z"/>
          <w:rFonts w:cstheme="minorBidi"/>
          <w:noProof/>
          <w:kern w:val="2"/>
          <w:sz w:val="24"/>
          <w:szCs w:val="24"/>
        </w:rPr>
      </w:pPr>
      <w:ins w:id="19" w:author="肖永博" w:date="2015-09-22T20:24:00Z">
        <w:r w:rsidRPr="00296BE8">
          <w:rPr>
            <w:rStyle w:val="a6"/>
            <w:noProof/>
          </w:rPr>
          <w:fldChar w:fldCharType="begin"/>
        </w:r>
        <w:r w:rsidRPr="00296BE8">
          <w:rPr>
            <w:rStyle w:val="a6"/>
            <w:noProof/>
          </w:rPr>
          <w:instrText xml:space="preserve"> </w:instrText>
        </w:r>
        <w:r>
          <w:rPr>
            <w:noProof/>
          </w:rPr>
          <w:instrText>HYPERLINK \l "_Toc430716784"</w:instrText>
        </w:r>
        <w:r w:rsidRPr="00296BE8">
          <w:rPr>
            <w:rStyle w:val="a6"/>
            <w:noProof/>
          </w:rPr>
          <w:instrText xml:space="preserve"> </w:instrText>
        </w:r>
        <w:r w:rsidRPr="00296BE8">
          <w:rPr>
            <w:rStyle w:val="a6"/>
            <w:noProof/>
          </w:rPr>
          <w:fldChar w:fldCharType="separate"/>
        </w:r>
        <w:r w:rsidRPr="00296BE8">
          <w:rPr>
            <w:rStyle w:val="a6"/>
            <w:noProof/>
          </w:rPr>
          <w:t>2.2</w:t>
        </w:r>
        <w:r>
          <w:rPr>
            <w:rFonts w:cstheme="minorBidi"/>
            <w:noProof/>
            <w:kern w:val="2"/>
            <w:sz w:val="24"/>
            <w:szCs w:val="24"/>
          </w:rPr>
          <w:tab/>
        </w:r>
        <w:r w:rsidRPr="00296BE8">
          <w:rPr>
            <w:rStyle w:val="a6"/>
            <w:rFonts w:hint="eastAsia"/>
            <w:noProof/>
          </w:rPr>
          <w:t>符合性检测</w:t>
        </w:r>
        <w:r>
          <w:rPr>
            <w:noProof/>
            <w:webHidden/>
          </w:rPr>
          <w:tab/>
        </w:r>
        <w:r>
          <w:rPr>
            <w:noProof/>
            <w:webHidden/>
          </w:rPr>
          <w:fldChar w:fldCharType="begin"/>
        </w:r>
        <w:r>
          <w:rPr>
            <w:noProof/>
            <w:webHidden/>
          </w:rPr>
          <w:instrText xml:space="preserve"> PAGEREF _Toc430716784 \h </w:instrText>
        </w:r>
      </w:ins>
      <w:r>
        <w:rPr>
          <w:noProof/>
          <w:webHidden/>
        </w:rPr>
      </w:r>
      <w:r>
        <w:rPr>
          <w:noProof/>
          <w:webHidden/>
        </w:rPr>
        <w:fldChar w:fldCharType="separate"/>
      </w:r>
      <w:ins w:id="20" w:author="肖永博" w:date="2015-09-22T20:24:00Z">
        <w:r>
          <w:rPr>
            <w:noProof/>
            <w:webHidden/>
          </w:rPr>
          <w:t>9</w:t>
        </w:r>
        <w:r>
          <w:rPr>
            <w:noProof/>
            <w:webHidden/>
          </w:rPr>
          <w:fldChar w:fldCharType="end"/>
        </w:r>
        <w:r w:rsidRPr="00296BE8">
          <w:rPr>
            <w:rStyle w:val="a6"/>
            <w:noProof/>
          </w:rPr>
          <w:fldChar w:fldCharType="end"/>
        </w:r>
      </w:ins>
    </w:p>
    <w:p w14:paraId="0DDAF9DF" w14:textId="77777777" w:rsidR="00B33A3F" w:rsidRDefault="00B33A3F">
      <w:pPr>
        <w:pStyle w:val="31"/>
        <w:tabs>
          <w:tab w:val="left" w:pos="1200"/>
          <w:tab w:val="right" w:leader="dot" w:pos="8296"/>
        </w:tabs>
        <w:rPr>
          <w:ins w:id="21" w:author="肖永博" w:date="2015-09-22T20:24:00Z"/>
          <w:rFonts w:cstheme="minorBidi"/>
          <w:noProof/>
          <w:kern w:val="2"/>
          <w:sz w:val="24"/>
          <w:szCs w:val="24"/>
        </w:rPr>
      </w:pPr>
      <w:ins w:id="22" w:author="肖永博" w:date="2015-09-22T20:24:00Z">
        <w:r w:rsidRPr="00296BE8">
          <w:rPr>
            <w:rStyle w:val="a6"/>
            <w:noProof/>
          </w:rPr>
          <w:fldChar w:fldCharType="begin"/>
        </w:r>
        <w:r w:rsidRPr="00296BE8">
          <w:rPr>
            <w:rStyle w:val="a6"/>
            <w:noProof/>
          </w:rPr>
          <w:instrText xml:space="preserve"> </w:instrText>
        </w:r>
        <w:r>
          <w:rPr>
            <w:noProof/>
          </w:rPr>
          <w:instrText>HYPERLINK \l "_Toc430716785"</w:instrText>
        </w:r>
        <w:r w:rsidRPr="00296BE8">
          <w:rPr>
            <w:rStyle w:val="a6"/>
            <w:noProof/>
          </w:rPr>
          <w:instrText xml:space="preserve"> </w:instrText>
        </w:r>
        <w:r w:rsidRPr="00296BE8">
          <w:rPr>
            <w:rStyle w:val="a6"/>
            <w:noProof/>
          </w:rPr>
          <w:fldChar w:fldCharType="separate"/>
        </w:r>
        <w:r w:rsidRPr="00296BE8">
          <w:rPr>
            <w:rStyle w:val="a6"/>
            <w:noProof/>
          </w:rPr>
          <w:t>2.2.1</w:t>
        </w:r>
        <w:r>
          <w:rPr>
            <w:rFonts w:cstheme="minorBidi"/>
            <w:noProof/>
            <w:kern w:val="2"/>
            <w:sz w:val="24"/>
            <w:szCs w:val="24"/>
          </w:rPr>
          <w:tab/>
        </w:r>
        <w:r w:rsidRPr="00296BE8">
          <w:rPr>
            <w:rStyle w:val="a6"/>
            <w:rFonts w:hint="eastAsia"/>
            <w:noProof/>
          </w:rPr>
          <w:t>度量维度</w:t>
        </w:r>
        <w:r>
          <w:rPr>
            <w:noProof/>
            <w:webHidden/>
          </w:rPr>
          <w:tab/>
        </w:r>
        <w:r>
          <w:rPr>
            <w:noProof/>
            <w:webHidden/>
          </w:rPr>
          <w:fldChar w:fldCharType="begin"/>
        </w:r>
        <w:r>
          <w:rPr>
            <w:noProof/>
            <w:webHidden/>
          </w:rPr>
          <w:instrText xml:space="preserve"> PAGEREF _Toc430716785 \h </w:instrText>
        </w:r>
      </w:ins>
      <w:r>
        <w:rPr>
          <w:noProof/>
          <w:webHidden/>
        </w:rPr>
      </w:r>
      <w:r>
        <w:rPr>
          <w:noProof/>
          <w:webHidden/>
        </w:rPr>
        <w:fldChar w:fldCharType="separate"/>
      </w:r>
      <w:ins w:id="23" w:author="肖永博" w:date="2015-09-22T20:24:00Z">
        <w:r>
          <w:rPr>
            <w:noProof/>
            <w:webHidden/>
          </w:rPr>
          <w:t>9</w:t>
        </w:r>
        <w:r>
          <w:rPr>
            <w:noProof/>
            <w:webHidden/>
          </w:rPr>
          <w:fldChar w:fldCharType="end"/>
        </w:r>
        <w:r w:rsidRPr="00296BE8">
          <w:rPr>
            <w:rStyle w:val="a6"/>
            <w:noProof/>
          </w:rPr>
          <w:fldChar w:fldCharType="end"/>
        </w:r>
      </w:ins>
    </w:p>
    <w:p w14:paraId="24B08E05" w14:textId="77777777" w:rsidR="00B33A3F" w:rsidRDefault="00B33A3F">
      <w:pPr>
        <w:pStyle w:val="31"/>
        <w:tabs>
          <w:tab w:val="left" w:pos="1200"/>
          <w:tab w:val="right" w:leader="dot" w:pos="8296"/>
        </w:tabs>
        <w:rPr>
          <w:ins w:id="24" w:author="肖永博" w:date="2015-09-22T20:24:00Z"/>
          <w:rFonts w:cstheme="minorBidi"/>
          <w:noProof/>
          <w:kern w:val="2"/>
          <w:sz w:val="24"/>
          <w:szCs w:val="24"/>
        </w:rPr>
      </w:pPr>
      <w:ins w:id="25" w:author="肖永博" w:date="2015-09-22T20:24:00Z">
        <w:r w:rsidRPr="00296BE8">
          <w:rPr>
            <w:rStyle w:val="a6"/>
            <w:noProof/>
          </w:rPr>
          <w:fldChar w:fldCharType="begin"/>
        </w:r>
        <w:r w:rsidRPr="00296BE8">
          <w:rPr>
            <w:rStyle w:val="a6"/>
            <w:noProof/>
          </w:rPr>
          <w:instrText xml:space="preserve"> </w:instrText>
        </w:r>
        <w:r>
          <w:rPr>
            <w:noProof/>
          </w:rPr>
          <w:instrText>HYPERLINK \l "_Toc430716786"</w:instrText>
        </w:r>
        <w:r w:rsidRPr="00296BE8">
          <w:rPr>
            <w:rStyle w:val="a6"/>
            <w:noProof/>
          </w:rPr>
          <w:instrText xml:space="preserve"> </w:instrText>
        </w:r>
        <w:r w:rsidRPr="00296BE8">
          <w:rPr>
            <w:rStyle w:val="a6"/>
            <w:noProof/>
          </w:rPr>
          <w:fldChar w:fldCharType="separate"/>
        </w:r>
        <w:r w:rsidRPr="00296BE8">
          <w:rPr>
            <w:rStyle w:val="a6"/>
            <w:noProof/>
          </w:rPr>
          <w:t>2.2.2</w:t>
        </w:r>
        <w:r>
          <w:rPr>
            <w:rFonts w:cstheme="minorBidi"/>
            <w:noProof/>
            <w:kern w:val="2"/>
            <w:sz w:val="24"/>
            <w:szCs w:val="24"/>
          </w:rPr>
          <w:tab/>
        </w:r>
        <w:r w:rsidRPr="00296BE8">
          <w:rPr>
            <w:rStyle w:val="a6"/>
            <w:rFonts w:hint="eastAsia"/>
            <w:noProof/>
          </w:rPr>
          <w:t>符合性检测方法</w:t>
        </w:r>
        <w:r>
          <w:rPr>
            <w:noProof/>
            <w:webHidden/>
          </w:rPr>
          <w:tab/>
        </w:r>
        <w:r>
          <w:rPr>
            <w:noProof/>
            <w:webHidden/>
          </w:rPr>
          <w:fldChar w:fldCharType="begin"/>
        </w:r>
        <w:r>
          <w:rPr>
            <w:noProof/>
            <w:webHidden/>
          </w:rPr>
          <w:instrText xml:space="preserve"> PAGEREF _Toc430716786 \h </w:instrText>
        </w:r>
      </w:ins>
      <w:r>
        <w:rPr>
          <w:noProof/>
          <w:webHidden/>
        </w:rPr>
      </w:r>
      <w:r>
        <w:rPr>
          <w:noProof/>
          <w:webHidden/>
        </w:rPr>
        <w:fldChar w:fldCharType="separate"/>
      </w:r>
      <w:ins w:id="26" w:author="肖永博" w:date="2015-09-22T20:24:00Z">
        <w:r>
          <w:rPr>
            <w:noProof/>
            <w:webHidden/>
          </w:rPr>
          <w:t>12</w:t>
        </w:r>
        <w:r>
          <w:rPr>
            <w:noProof/>
            <w:webHidden/>
          </w:rPr>
          <w:fldChar w:fldCharType="end"/>
        </w:r>
        <w:r w:rsidRPr="00296BE8">
          <w:rPr>
            <w:rStyle w:val="a6"/>
            <w:noProof/>
          </w:rPr>
          <w:fldChar w:fldCharType="end"/>
        </w:r>
      </w:ins>
    </w:p>
    <w:p w14:paraId="24451D86" w14:textId="77777777" w:rsidR="00B33A3F" w:rsidRDefault="00B33A3F">
      <w:pPr>
        <w:pStyle w:val="21"/>
        <w:tabs>
          <w:tab w:val="left" w:pos="960"/>
          <w:tab w:val="right" w:leader="dot" w:pos="8296"/>
        </w:tabs>
        <w:rPr>
          <w:ins w:id="27" w:author="肖永博" w:date="2015-09-22T20:24:00Z"/>
          <w:rFonts w:cstheme="minorBidi"/>
          <w:noProof/>
          <w:kern w:val="2"/>
          <w:sz w:val="24"/>
          <w:szCs w:val="24"/>
        </w:rPr>
      </w:pPr>
      <w:ins w:id="28" w:author="肖永博" w:date="2015-09-22T20:24:00Z">
        <w:r w:rsidRPr="00296BE8">
          <w:rPr>
            <w:rStyle w:val="a6"/>
            <w:noProof/>
          </w:rPr>
          <w:fldChar w:fldCharType="begin"/>
        </w:r>
        <w:r w:rsidRPr="00296BE8">
          <w:rPr>
            <w:rStyle w:val="a6"/>
            <w:noProof/>
          </w:rPr>
          <w:instrText xml:space="preserve"> </w:instrText>
        </w:r>
        <w:r>
          <w:rPr>
            <w:noProof/>
          </w:rPr>
          <w:instrText>HYPERLINK \l "_Toc430716787"</w:instrText>
        </w:r>
        <w:r w:rsidRPr="00296BE8">
          <w:rPr>
            <w:rStyle w:val="a6"/>
            <w:noProof/>
          </w:rPr>
          <w:instrText xml:space="preserve"> </w:instrText>
        </w:r>
        <w:r w:rsidRPr="00296BE8">
          <w:rPr>
            <w:rStyle w:val="a6"/>
            <w:noProof/>
          </w:rPr>
          <w:fldChar w:fldCharType="separate"/>
        </w:r>
        <w:r w:rsidRPr="00296BE8">
          <w:rPr>
            <w:rStyle w:val="a6"/>
            <w:noProof/>
          </w:rPr>
          <w:t>2.3</w:t>
        </w:r>
        <w:r>
          <w:rPr>
            <w:rFonts w:cstheme="minorBidi"/>
            <w:noProof/>
            <w:kern w:val="2"/>
            <w:sz w:val="24"/>
            <w:szCs w:val="24"/>
          </w:rPr>
          <w:tab/>
        </w:r>
        <w:r w:rsidRPr="00296BE8">
          <w:rPr>
            <w:rStyle w:val="a6"/>
            <w:rFonts w:hint="eastAsia"/>
            <w:noProof/>
          </w:rPr>
          <w:t>展开技术</w:t>
        </w:r>
        <w:r>
          <w:rPr>
            <w:noProof/>
            <w:webHidden/>
          </w:rPr>
          <w:tab/>
        </w:r>
        <w:r>
          <w:rPr>
            <w:noProof/>
            <w:webHidden/>
          </w:rPr>
          <w:fldChar w:fldCharType="begin"/>
        </w:r>
        <w:r>
          <w:rPr>
            <w:noProof/>
            <w:webHidden/>
          </w:rPr>
          <w:instrText xml:space="preserve"> PAGEREF _Toc430716787 \h </w:instrText>
        </w:r>
      </w:ins>
      <w:r>
        <w:rPr>
          <w:noProof/>
          <w:webHidden/>
        </w:rPr>
      </w:r>
      <w:r>
        <w:rPr>
          <w:noProof/>
          <w:webHidden/>
        </w:rPr>
        <w:fldChar w:fldCharType="separate"/>
      </w:r>
      <w:ins w:id="29" w:author="肖永博" w:date="2015-09-22T20:24:00Z">
        <w:r>
          <w:rPr>
            <w:noProof/>
            <w:webHidden/>
          </w:rPr>
          <w:t>13</w:t>
        </w:r>
        <w:r>
          <w:rPr>
            <w:noProof/>
            <w:webHidden/>
          </w:rPr>
          <w:fldChar w:fldCharType="end"/>
        </w:r>
        <w:r w:rsidRPr="00296BE8">
          <w:rPr>
            <w:rStyle w:val="a6"/>
            <w:noProof/>
          </w:rPr>
          <w:fldChar w:fldCharType="end"/>
        </w:r>
      </w:ins>
    </w:p>
    <w:p w14:paraId="0A8A7101" w14:textId="77777777" w:rsidR="00B33A3F" w:rsidRDefault="00B33A3F">
      <w:pPr>
        <w:pStyle w:val="31"/>
        <w:tabs>
          <w:tab w:val="left" w:pos="1200"/>
          <w:tab w:val="right" w:leader="dot" w:pos="8296"/>
        </w:tabs>
        <w:rPr>
          <w:ins w:id="30" w:author="肖永博" w:date="2015-09-22T20:24:00Z"/>
          <w:rFonts w:cstheme="minorBidi"/>
          <w:noProof/>
          <w:kern w:val="2"/>
          <w:sz w:val="24"/>
          <w:szCs w:val="24"/>
        </w:rPr>
      </w:pPr>
      <w:ins w:id="31" w:author="肖永博" w:date="2015-09-22T20:24:00Z">
        <w:r w:rsidRPr="00296BE8">
          <w:rPr>
            <w:rStyle w:val="a6"/>
            <w:noProof/>
          </w:rPr>
          <w:fldChar w:fldCharType="begin"/>
        </w:r>
        <w:r w:rsidRPr="00296BE8">
          <w:rPr>
            <w:rStyle w:val="a6"/>
            <w:noProof/>
          </w:rPr>
          <w:instrText xml:space="preserve"> </w:instrText>
        </w:r>
        <w:r>
          <w:rPr>
            <w:noProof/>
          </w:rPr>
          <w:instrText>HYPERLINK \l "_Toc430716788"</w:instrText>
        </w:r>
        <w:r w:rsidRPr="00296BE8">
          <w:rPr>
            <w:rStyle w:val="a6"/>
            <w:noProof/>
          </w:rPr>
          <w:instrText xml:space="preserve"> </w:instrText>
        </w:r>
        <w:r w:rsidRPr="00296BE8">
          <w:rPr>
            <w:rStyle w:val="a6"/>
            <w:noProof/>
          </w:rPr>
          <w:fldChar w:fldCharType="separate"/>
        </w:r>
        <w:r w:rsidRPr="00296BE8">
          <w:rPr>
            <w:rStyle w:val="a6"/>
            <w:noProof/>
          </w:rPr>
          <w:t>2.3.1</w:t>
        </w:r>
        <w:r>
          <w:rPr>
            <w:rFonts w:cstheme="minorBidi"/>
            <w:noProof/>
            <w:kern w:val="2"/>
            <w:sz w:val="24"/>
            <w:szCs w:val="24"/>
          </w:rPr>
          <w:tab/>
        </w:r>
        <w:r w:rsidRPr="00296BE8">
          <w:rPr>
            <w:rStyle w:val="a6"/>
            <w:rFonts w:hint="eastAsia"/>
            <w:noProof/>
          </w:rPr>
          <w:t>分支流程</w:t>
        </w:r>
        <w:r>
          <w:rPr>
            <w:noProof/>
            <w:webHidden/>
          </w:rPr>
          <w:tab/>
        </w:r>
        <w:r>
          <w:rPr>
            <w:noProof/>
            <w:webHidden/>
          </w:rPr>
          <w:fldChar w:fldCharType="begin"/>
        </w:r>
        <w:r>
          <w:rPr>
            <w:noProof/>
            <w:webHidden/>
          </w:rPr>
          <w:instrText xml:space="preserve"> PAGEREF _Toc430716788 \h </w:instrText>
        </w:r>
      </w:ins>
      <w:r>
        <w:rPr>
          <w:noProof/>
          <w:webHidden/>
        </w:rPr>
      </w:r>
      <w:r>
        <w:rPr>
          <w:noProof/>
          <w:webHidden/>
        </w:rPr>
        <w:fldChar w:fldCharType="separate"/>
      </w:r>
      <w:ins w:id="32" w:author="肖永博" w:date="2015-09-22T20:24:00Z">
        <w:r>
          <w:rPr>
            <w:noProof/>
            <w:webHidden/>
          </w:rPr>
          <w:t>13</w:t>
        </w:r>
        <w:r>
          <w:rPr>
            <w:noProof/>
            <w:webHidden/>
          </w:rPr>
          <w:fldChar w:fldCharType="end"/>
        </w:r>
        <w:r w:rsidRPr="00296BE8">
          <w:rPr>
            <w:rStyle w:val="a6"/>
            <w:noProof/>
          </w:rPr>
          <w:fldChar w:fldCharType="end"/>
        </w:r>
      </w:ins>
    </w:p>
    <w:p w14:paraId="7C1DE63C" w14:textId="77777777" w:rsidR="00B33A3F" w:rsidRDefault="00B33A3F">
      <w:pPr>
        <w:pStyle w:val="31"/>
        <w:tabs>
          <w:tab w:val="left" w:pos="1200"/>
          <w:tab w:val="right" w:leader="dot" w:pos="8296"/>
        </w:tabs>
        <w:rPr>
          <w:ins w:id="33" w:author="肖永博" w:date="2015-09-22T20:24:00Z"/>
          <w:rFonts w:cstheme="minorBidi"/>
          <w:noProof/>
          <w:kern w:val="2"/>
          <w:sz w:val="24"/>
          <w:szCs w:val="24"/>
        </w:rPr>
      </w:pPr>
      <w:ins w:id="34" w:author="肖永博" w:date="2015-09-22T20:24:00Z">
        <w:r w:rsidRPr="00296BE8">
          <w:rPr>
            <w:rStyle w:val="a6"/>
            <w:noProof/>
          </w:rPr>
          <w:fldChar w:fldCharType="begin"/>
        </w:r>
        <w:r w:rsidRPr="00296BE8">
          <w:rPr>
            <w:rStyle w:val="a6"/>
            <w:noProof/>
          </w:rPr>
          <w:instrText xml:space="preserve"> </w:instrText>
        </w:r>
        <w:r>
          <w:rPr>
            <w:noProof/>
          </w:rPr>
          <w:instrText>HYPERLINK \l "_Toc430716789"</w:instrText>
        </w:r>
        <w:r w:rsidRPr="00296BE8">
          <w:rPr>
            <w:rStyle w:val="a6"/>
            <w:noProof/>
          </w:rPr>
          <w:instrText xml:space="preserve"> </w:instrText>
        </w:r>
        <w:r w:rsidRPr="00296BE8">
          <w:rPr>
            <w:rStyle w:val="a6"/>
            <w:noProof/>
          </w:rPr>
          <w:fldChar w:fldCharType="separate"/>
        </w:r>
        <w:r w:rsidRPr="00296BE8">
          <w:rPr>
            <w:rStyle w:val="a6"/>
            <w:noProof/>
          </w:rPr>
          <w:t>2.3.2</w:t>
        </w:r>
        <w:r>
          <w:rPr>
            <w:rFonts w:cstheme="minorBidi"/>
            <w:noProof/>
            <w:kern w:val="2"/>
            <w:sz w:val="24"/>
            <w:szCs w:val="24"/>
          </w:rPr>
          <w:tab/>
        </w:r>
        <w:r w:rsidRPr="00296BE8">
          <w:rPr>
            <w:rStyle w:val="a6"/>
            <w:rFonts w:hint="eastAsia"/>
            <w:noProof/>
          </w:rPr>
          <w:t>完全有限前缀</w:t>
        </w:r>
        <w:r>
          <w:rPr>
            <w:noProof/>
            <w:webHidden/>
          </w:rPr>
          <w:tab/>
        </w:r>
        <w:r>
          <w:rPr>
            <w:noProof/>
            <w:webHidden/>
          </w:rPr>
          <w:fldChar w:fldCharType="begin"/>
        </w:r>
        <w:r>
          <w:rPr>
            <w:noProof/>
            <w:webHidden/>
          </w:rPr>
          <w:instrText xml:space="preserve"> PAGEREF _Toc430716789 \h </w:instrText>
        </w:r>
      </w:ins>
      <w:r>
        <w:rPr>
          <w:noProof/>
          <w:webHidden/>
        </w:rPr>
      </w:r>
      <w:r>
        <w:rPr>
          <w:noProof/>
          <w:webHidden/>
        </w:rPr>
        <w:fldChar w:fldCharType="separate"/>
      </w:r>
      <w:ins w:id="35" w:author="肖永博" w:date="2015-09-22T20:24:00Z">
        <w:r>
          <w:rPr>
            <w:noProof/>
            <w:webHidden/>
          </w:rPr>
          <w:t>14</w:t>
        </w:r>
        <w:r>
          <w:rPr>
            <w:noProof/>
            <w:webHidden/>
          </w:rPr>
          <w:fldChar w:fldCharType="end"/>
        </w:r>
        <w:r w:rsidRPr="00296BE8">
          <w:rPr>
            <w:rStyle w:val="a6"/>
            <w:noProof/>
          </w:rPr>
          <w:fldChar w:fldCharType="end"/>
        </w:r>
      </w:ins>
    </w:p>
    <w:p w14:paraId="221698D0" w14:textId="77777777" w:rsidR="00B33A3F" w:rsidRDefault="00B33A3F">
      <w:pPr>
        <w:pStyle w:val="21"/>
        <w:tabs>
          <w:tab w:val="left" w:pos="960"/>
          <w:tab w:val="right" w:leader="dot" w:pos="8296"/>
        </w:tabs>
        <w:rPr>
          <w:ins w:id="36" w:author="肖永博" w:date="2015-09-22T20:24:00Z"/>
          <w:rFonts w:cstheme="minorBidi"/>
          <w:noProof/>
          <w:kern w:val="2"/>
          <w:sz w:val="24"/>
          <w:szCs w:val="24"/>
        </w:rPr>
      </w:pPr>
      <w:ins w:id="37" w:author="肖永博" w:date="2015-09-22T20:24:00Z">
        <w:r w:rsidRPr="00296BE8">
          <w:rPr>
            <w:rStyle w:val="a6"/>
            <w:noProof/>
          </w:rPr>
          <w:fldChar w:fldCharType="begin"/>
        </w:r>
        <w:r w:rsidRPr="00296BE8">
          <w:rPr>
            <w:rStyle w:val="a6"/>
            <w:noProof/>
          </w:rPr>
          <w:instrText xml:space="preserve"> </w:instrText>
        </w:r>
        <w:r>
          <w:rPr>
            <w:noProof/>
          </w:rPr>
          <w:instrText>HYPERLINK \l "_Toc430716790"</w:instrText>
        </w:r>
        <w:r w:rsidRPr="00296BE8">
          <w:rPr>
            <w:rStyle w:val="a6"/>
            <w:noProof/>
          </w:rPr>
          <w:instrText xml:space="preserve"> </w:instrText>
        </w:r>
        <w:r w:rsidRPr="00296BE8">
          <w:rPr>
            <w:rStyle w:val="a6"/>
            <w:noProof/>
          </w:rPr>
          <w:fldChar w:fldCharType="separate"/>
        </w:r>
        <w:r w:rsidRPr="00296BE8">
          <w:rPr>
            <w:rStyle w:val="a6"/>
            <w:noProof/>
          </w:rPr>
          <w:t>2.4</w:t>
        </w:r>
        <w:r>
          <w:rPr>
            <w:rFonts w:cstheme="minorBidi"/>
            <w:noProof/>
            <w:kern w:val="2"/>
            <w:sz w:val="24"/>
            <w:szCs w:val="24"/>
          </w:rPr>
          <w:tab/>
        </w:r>
        <w:r w:rsidRPr="00296BE8">
          <w:rPr>
            <w:rStyle w:val="a6"/>
            <w:rFonts w:hint="eastAsia"/>
            <w:noProof/>
          </w:rPr>
          <w:t>日志与模型修复</w:t>
        </w:r>
        <w:r>
          <w:rPr>
            <w:noProof/>
            <w:webHidden/>
          </w:rPr>
          <w:tab/>
        </w:r>
        <w:r>
          <w:rPr>
            <w:noProof/>
            <w:webHidden/>
          </w:rPr>
          <w:fldChar w:fldCharType="begin"/>
        </w:r>
        <w:r>
          <w:rPr>
            <w:noProof/>
            <w:webHidden/>
          </w:rPr>
          <w:instrText xml:space="preserve"> PAGEREF _Toc430716790 \h </w:instrText>
        </w:r>
      </w:ins>
      <w:r>
        <w:rPr>
          <w:noProof/>
          <w:webHidden/>
        </w:rPr>
      </w:r>
      <w:r>
        <w:rPr>
          <w:noProof/>
          <w:webHidden/>
        </w:rPr>
        <w:fldChar w:fldCharType="separate"/>
      </w:r>
      <w:ins w:id="38" w:author="肖永博" w:date="2015-09-22T20:24:00Z">
        <w:r>
          <w:rPr>
            <w:noProof/>
            <w:webHidden/>
          </w:rPr>
          <w:t>15</w:t>
        </w:r>
        <w:r>
          <w:rPr>
            <w:noProof/>
            <w:webHidden/>
          </w:rPr>
          <w:fldChar w:fldCharType="end"/>
        </w:r>
        <w:r w:rsidRPr="00296BE8">
          <w:rPr>
            <w:rStyle w:val="a6"/>
            <w:noProof/>
          </w:rPr>
          <w:fldChar w:fldCharType="end"/>
        </w:r>
      </w:ins>
    </w:p>
    <w:p w14:paraId="57F137B5" w14:textId="77777777" w:rsidR="00B33A3F" w:rsidRDefault="00B33A3F">
      <w:pPr>
        <w:pStyle w:val="31"/>
        <w:tabs>
          <w:tab w:val="left" w:pos="1200"/>
          <w:tab w:val="right" w:leader="dot" w:pos="8296"/>
        </w:tabs>
        <w:rPr>
          <w:ins w:id="39" w:author="肖永博" w:date="2015-09-22T20:24:00Z"/>
          <w:rFonts w:cstheme="minorBidi"/>
          <w:noProof/>
          <w:kern w:val="2"/>
          <w:sz w:val="24"/>
          <w:szCs w:val="24"/>
        </w:rPr>
      </w:pPr>
      <w:ins w:id="40" w:author="肖永博" w:date="2015-09-22T20:24:00Z">
        <w:r w:rsidRPr="00296BE8">
          <w:rPr>
            <w:rStyle w:val="a6"/>
            <w:noProof/>
          </w:rPr>
          <w:fldChar w:fldCharType="begin"/>
        </w:r>
        <w:r w:rsidRPr="00296BE8">
          <w:rPr>
            <w:rStyle w:val="a6"/>
            <w:noProof/>
          </w:rPr>
          <w:instrText xml:space="preserve"> </w:instrText>
        </w:r>
        <w:r>
          <w:rPr>
            <w:noProof/>
          </w:rPr>
          <w:instrText>HYPERLINK \l "_Toc430716791"</w:instrText>
        </w:r>
        <w:r w:rsidRPr="00296BE8">
          <w:rPr>
            <w:rStyle w:val="a6"/>
            <w:noProof/>
          </w:rPr>
          <w:instrText xml:space="preserve"> </w:instrText>
        </w:r>
        <w:r w:rsidRPr="00296BE8">
          <w:rPr>
            <w:rStyle w:val="a6"/>
            <w:noProof/>
          </w:rPr>
          <w:fldChar w:fldCharType="separate"/>
        </w:r>
        <w:r w:rsidRPr="00296BE8">
          <w:rPr>
            <w:rStyle w:val="a6"/>
            <w:noProof/>
          </w:rPr>
          <w:t>2.4.1</w:t>
        </w:r>
        <w:r>
          <w:rPr>
            <w:rFonts w:cstheme="minorBidi"/>
            <w:noProof/>
            <w:kern w:val="2"/>
            <w:sz w:val="24"/>
            <w:szCs w:val="24"/>
          </w:rPr>
          <w:tab/>
        </w:r>
        <w:r w:rsidRPr="00296BE8">
          <w:rPr>
            <w:rStyle w:val="a6"/>
            <w:rFonts w:hint="eastAsia"/>
            <w:noProof/>
          </w:rPr>
          <w:t>基于控制流的日志模型修复</w:t>
        </w:r>
        <w:r>
          <w:rPr>
            <w:noProof/>
            <w:webHidden/>
          </w:rPr>
          <w:tab/>
        </w:r>
        <w:r>
          <w:rPr>
            <w:noProof/>
            <w:webHidden/>
          </w:rPr>
          <w:fldChar w:fldCharType="begin"/>
        </w:r>
        <w:r>
          <w:rPr>
            <w:noProof/>
            <w:webHidden/>
          </w:rPr>
          <w:instrText xml:space="preserve"> PAGEREF _Toc430716791 \h </w:instrText>
        </w:r>
      </w:ins>
      <w:r>
        <w:rPr>
          <w:noProof/>
          <w:webHidden/>
        </w:rPr>
      </w:r>
      <w:r>
        <w:rPr>
          <w:noProof/>
          <w:webHidden/>
        </w:rPr>
        <w:fldChar w:fldCharType="separate"/>
      </w:r>
      <w:ins w:id="41" w:author="肖永博" w:date="2015-09-22T20:24:00Z">
        <w:r>
          <w:rPr>
            <w:noProof/>
            <w:webHidden/>
          </w:rPr>
          <w:t>15</w:t>
        </w:r>
        <w:r>
          <w:rPr>
            <w:noProof/>
            <w:webHidden/>
          </w:rPr>
          <w:fldChar w:fldCharType="end"/>
        </w:r>
        <w:r w:rsidRPr="00296BE8">
          <w:rPr>
            <w:rStyle w:val="a6"/>
            <w:noProof/>
          </w:rPr>
          <w:fldChar w:fldCharType="end"/>
        </w:r>
      </w:ins>
    </w:p>
    <w:p w14:paraId="5BF2F3EB" w14:textId="77777777" w:rsidR="00B33A3F" w:rsidRDefault="00B33A3F">
      <w:pPr>
        <w:pStyle w:val="31"/>
        <w:tabs>
          <w:tab w:val="left" w:pos="1200"/>
          <w:tab w:val="right" w:leader="dot" w:pos="8296"/>
        </w:tabs>
        <w:rPr>
          <w:ins w:id="42" w:author="肖永博" w:date="2015-09-22T20:24:00Z"/>
          <w:rFonts w:cstheme="minorBidi"/>
          <w:noProof/>
          <w:kern w:val="2"/>
          <w:sz w:val="24"/>
          <w:szCs w:val="24"/>
        </w:rPr>
      </w:pPr>
      <w:ins w:id="43" w:author="肖永博" w:date="2015-09-22T20:24:00Z">
        <w:r w:rsidRPr="00296BE8">
          <w:rPr>
            <w:rStyle w:val="a6"/>
            <w:noProof/>
          </w:rPr>
          <w:fldChar w:fldCharType="begin"/>
        </w:r>
        <w:r w:rsidRPr="00296BE8">
          <w:rPr>
            <w:rStyle w:val="a6"/>
            <w:noProof/>
          </w:rPr>
          <w:instrText xml:space="preserve"> </w:instrText>
        </w:r>
        <w:r>
          <w:rPr>
            <w:noProof/>
          </w:rPr>
          <w:instrText>HYPERLINK \l "_Toc430716792"</w:instrText>
        </w:r>
        <w:r w:rsidRPr="00296BE8">
          <w:rPr>
            <w:rStyle w:val="a6"/>
            <w:noProof/>
          </w:rPr>
          <w:instrText xml:space="preserve"> </w:instrText>
        </w:r>
        <w:r w:rsidRPr="00296BE8">
          <w:rPr>
            <w:rStyle w:val="a6"/>
            <w:noProof/>
          </w:rPr>
          <w:fldChar w:fldCharType="separate"/>
        </w:r>
        <w:r w:rsidRPr="00296BE8">
          <w:rPr>
            <w:rStyle w:val="a6"/>
            <w:noProof/>
          </w:rPr>
          <w:t>2.4.2</w:t>
        </w:r>
        <w:r>
          <w:rPr>
            <w:rFonts w:cstheme="minorBidi"/>
            <w:noProof/>
            <w:kern w:val="2"/>
            <w:sz w:val="24"/>
            <w:szCs w:val="24"/>
          </w:rPr>
          <w:tab/>
        </w:r>
        <w:r w:rsidRPr="00296BE8">
          <w:rPr>
            <w:rStyle w:val="a6"/>
            <w:rFonts w:hint="eastAsia"/>
            <w:noProof/>
          </w:rPr>
          <w:t>基于多维度的日志模型修复</w:t>
        </w:r>
        <w:r>
          <w:rPr>
            <w:noProof/>
            <w:webHidden/>
          </w:rPr>
          <w:tab/>
        </w:r>
        <w:r>
          <w:rPr>
            <w:noProof/>
            <w:webHidden/>
          </w:rPr>
          <w:fldChar w:fldCharType="begin"/>
        </w:r>
        <w:r>
          <w:rPr>
            <w:noProof/>
            <w:webHidden/>
          </w:rPr>
          <w:instrText xml:space="preserve"> PAGEREF _Toc430716792 \h </w:instrText>
        </w:r>
      </w:ins>
      <w:r>
        <w:rPr>
          <w:noProof/>
          <w:webHidden/>
        </w:rPr>
      </w:r>
      <w:r>
        <w:rPr>
          <w:noProof/>
          <w:webHidden/>
        </w:rPr>
        <w:fldChar w:fldCharType="separate"/>
      </w:r>
      <w:ins w:id="44" w:author="肖永博" w:date="2015-09-22T20:24:00Z">
        <w:r>
          <w:rPr>
            <w:noProof/>
            <w:webHidden/>
          </w:rPr>
          <w:t>17</w:t>
        </w:r>
        <w:r>
          <w:rPr>
            <w:noProof/>
            <w:webHidden/>
          </w:rPr>
          <w:fldChar w:fldCharType="end"/>
        </w:r>
        <w:r w:rsidRPr="00296BE8">
          <w:rPr>
            <w:rStyle w:val="a6"/>
            <w:noProof/>
          </w:rPr>
          <w:fldChar w:fldCharType="end"/>
        </w:r>
      </w:ins>
    </w:p>
    <w:p w14:paraId="12845E0F" w14:textId="77777777" w:rsidR="00B33A3F" w:rsidRDefault="00B33A3F">
      <w:pPr>
        <w:pStyle w:val="31"/>
        <w:tabs>
          <w:tab w:val="left" w:pos="1200"/>
          <w:tab w:val="right" w:leader="dot" w:pos="8296"/>
        </w:tabs>
        <w:rPr>
          <w:ins w:id="45" w:author="肖永博" w:date="2015-09-22T20:24:00Z"/>
          <w:rFonts w:cstheme="minorBidi"/>
          <w:noProof/>
          <w:kern w:val="2"/>
          <w:sz w:val="24"/>
          <w:szCs w:val="24"/>
        </w:rPr>
      </w:pPr>
      <w:ins w:id="46" w:author="肖永博" w:date="2015-09-22T20:24:00Z">
        <w:r w:rsidRPr="00296BE8">
          <w:rPr>
            <w:rStyle w:val="a6"/>
            <w:noProof/>
          </w:rPr>
          <w:fldChar w:fldCharType="begin"/>
        </w:r>
        <w:r w:rsidRPr="00296BE8">
          <w:rPr>
            <w:rStyle w:val="a6"/>
            <w:noProof/>
          </w:rPr>
          <w:instrText xml:space="preserve"> </w:instrText>
        </w:r>
        <w:r>
          <w:rPr>
            <w:noProof/>
          </w:rPr>
          <w:instrText>HYPERLINK \l "_Toc430716793"</w:instrText>
        </w:r>
        <w:r w:rsidRPr="00296BE8">
          <w:rPr>
            <w:rStyle w:val="a6"/>
            <w:noProof/>
          </w:rPr>
          <w:instrText xml:space="preserve"> </w:instrText>
        </w:r>
        <w:r w:rsidRPr="00296BE8">
          <w:rPr>
            <w:rStyle w:val="a6"/>
            <w:noProof/>
          </w:rPr>
          <w:fldChar w:fldCharType="separate"/>
        </w:r>
        <w:r w:rsidRPr="00296BE8">
          <w:rPr>
            <w:rStyle w:val="a6"/>
            <w:noProof/>
          </w:rPr>
          <w:t>2.4.3</w:t>
        </w:r>
        <w:r>
          <w:rPr>
            <w:rFonts w:cstheme="minorBidi"/>
            <w:noProof/>
            <w:kern w:val="2"/>
            <w:sz w:val="24"/>
            <w:szCs w:val="24"/>
          </w:rPr>
          <w:tab/>
        </w:r>
        <w:r w:rsidRPr="00296BE8">
          <w:rPr>
            <w:rStyle w:val="a6"/>
            <w:rFonts w:hint="eastAsia"/>
            <w:noProof/>
          </w:rPr>
          <w:t>小结</w:t>
        </w:r>
        <w:r>
          <w:rPr>
            <w:noProof/>
            <w:webHidden/>
          </w:rPr>
          <w:tab/>
        </w:r>
        <w:r>
          <w:rPr>
            <w:noProof/>
            <w:webHidden/>
          </w:rPr>
          <w:fldChar w:fldCharType="begin"/>
        </w:r>
        <w:r>
          <w:rPr>
            <w:noProof/>
            <w:webHidden/>
          </w:rPr>
          <w:instrText xml:space="preserve"> PAGEREF _Toc430716793 \h </w:instrText>
        </w:r>
      </w:ins>
      <w:r>
        <w:rPr>
          <w:noProof/>
          <w:webHidden/>
        </w:rPr>
      </w:r>
      <w:r>
        <w:rPr>
          <w:noProof/>
          <w:webHidden/>
        </w:rPr>
        <w:fldChar w:fldCharType="separate"/>
      </w:r>
      <w:ins w:id="47" w:author="肖永博" w:date="2015-09-22T20:24:00Z">
        <w:r>
          <w:rPr>
            <w:noProof/>
            <w:webHidden/>
          </w:rPr>
          <w:t>18</w:t>
        </w:r>
        <w:r>
          <w:rPr>
            <w:noProof/>
            <w:webHidden/>
          </w:rPr>
          <w:fldChar w:fldCharType="end"/>
        </w:r>
        <w:r w:rsidRPr="00296BE8">
          <w:rPr>
            <w:rStyle w:val="a6"/>
            <w:noProof/>
          </w:rPr>
          <w:fldChar w:fldCharType="end"/>
        </w:r>
      </w:ins>
    </w:p>
    <w:p w14:paraId="7B191733" w14:textId="77777777" w:rsidR="00B33A3F" w:rsidRDefault="00B33A3F">
      <w:pPr>
        <w:pStyle w:val="11"/>
        <w:rPr>
          <w:ins w:id="48" w:author="肖永博" w:date="2015-09-22T20:24:00Z"/>
          <w:rFonts w:cstheme="minorBidi"/>
          <w:noProof/>
          <w:kern w:val="2"/>
          <w:sz w:val="24"/>
          <w:szCs w:val="24"/>
        </w:rPr>
      </w:pPr>
      <w:ins w:id="49" w:author="肖永博" w:date="2015-09-22T20:24:00Z">
        <w:r w:rsidRPr="00296BE8">
          <w:rPr>
            <w:rStyle w:val="a6"/>
            <w:noProof/>
          </w:rPr>
          <w:fldChar w:fldCharType="begin"/>
        </w:r>
        <w:r w:rsidRPr="00296BE8">
          <w:rPr>
            <w:rStyle w:val="a6"/>
            <w:noProof/>
          </w:rPr>
          <w:instrText xml:space="preserve"> </w:instrText>
        </w:r>
        <w:r>
          <w:rPr>
            <w:noProof/>
          </w:rPr>
          <w:instrText>HYPERLINK \l "_Toc430716794"</w:instrText>
        </w:r>
        <w:r w:rsidRPr="00296BE8">
          <w:rPr>
            <w:rStyle w:val="a6"/>
            <w:noProof/>
          </w:rPr>
          <w:instrText xml:space="preserve"> </w:instrText>
        </w:r>
        <w:r w:rsidRPr="00296BE8">
          <w:rPr>
            <w:rStyle w:val="a6"/>
            <w:noProof/>
          </w:rPr>
          <w:fldChar w:fldCharType="separate"/>
        </w:r>
        <w:r w:rsidRPr="00296BE8">
          <w:rPr>
            <w:rStyle w:val="a6"/>
            <w:noProof/>
          </w:rPr>
          <w:t>3</w:t>
        </w:r>
        <w:r>
          <w:rPr>
            <w:rFonts w:cstheme="minorBidi"/>
            <w:noProof/>
            <w:kern w:val="2"/>
            <w:sz w:val="24"/>
            <w:szCs w:val="24"/>
          </w:rPr>
          <w:tab/>
        </w:r>
        <w:r w:rsidRPr="00296BE8">
          <w:rPr>
            <w:rStyle w:val="a6"/>
            <w:rFonts w:hint="eastAsia"/>
            <w:noProof/>
          </w:rPr>
          <w:t>研究内容</w:t>
        </w:r>
        <w:r>
          <w:rPr>
            <w:noProof/>
            <w:webHidden/>
          </w:rPr>
          <w:tab/>
        </w:r>
        <w:r>
          <w:rPr>
            <w:noProof/>
            <w:webHidden/>
          </w:rPr>
          <w:fldChar w:fldCharType="begin"/>
        </w:r>
        <w:r>
          <w:rPr>
            <w:noProof/>
            <w:webHidden/>
          </w:rPr>
          <w:instrText xml:space="preserve"> PAGEREF _Toc430716794 \h </w:instrText>
        </w:r>
      </w:ins>
      <w:r>
        <w:rPr>
          <w:noProof/>
          <w:webHidden/>
        </w:rPr>
      </w:r>
      <w:r>
        <w:rPr>
          <w:noProof/>
          <w:webHidden/>
        </w:rPr>
        <w:fldChar w:fldCharType="separate"/>
      </w:r>
      <w:ins w:id="50" w:author="肖永博" w:date="2015-09-22T20:24:00Z">
        <w:r>
          <w:rPr>
            <w:noProof/>
            <w:webHidden/>
          </w:rPr>
          <w:t>18</w:t>
        </w:r>
        <w:r>
          <w:rPr>
            <w:noProof/>
            <w:webHidden/>
          </w:rPr>
          <w:fldChar w:fldCharType="end"/>
        </w:r>
        <w:r w:rsidRPr="00296BE8">
          <w:rPr>
            <w:rStyle w:val="a6"/>
            <w:noProof/>
          </w:rPr>
          <w:fldChar w:fldCharType="end"/>
        </w:r>
      </w:ins>
    </w:p>
    <w:p w14:paraId="0C9BF0BF" w14:textId="77777777" w:rsidR="00B33A3F" w:rsidRDefault="00B33A3F">
      <w:pPr>
        <w:pStyle w:val="21"/>
        <w:tabs>
          <w:tab w:val="left" w:pos="960"/>
          <w:tab w:val="right" w:leader="dot" w:pos="8296"/>
        </w:tabs>
        <w:rPr>
          <w:ins w:id="51" w:author="肖永博" w:date="2015-09-22T20:24:00Z"/>
          <w:rFonts w:cstheme="minorBidi"/>
          <w:noProof/>
          <w:kern w:val="2"/>
          <w:sz w:val="24"/>
          <w:szCs w:val="24"/>
        </w:rPr>
      </w:pPr>
      <w:ins w:id="52" w:author="肖永博" w:date="2015-09-22T20:24:00Z">
        <w:r w:rsidRPr="00296BE8">
          <w:rPr>
            <w:rStyle w:val="a6"/>
            <w:noProof/>
          </w:rPr>
          <w:fldChar w:fldCharType="begin"/>
        </w:r>
        <w:r w:rsidRPr="00296BE8">
          <w:rPr>
            <w:rStyle w:val="a6"/>
            <w:noProof/>
          </w:rPr>
          <w:instrText xml:space="preserve"> </w:instrText>
        </w:r>
        <w:r>
          <w:rPr>
            <w:noProof/>
          </w:rPr>
          <w:instrText>HYPERLINK \l "_Toc430716795"</w:instrText>
        </w:r>
        <w:r w:rsidRPr="00296BE8">
          <w:rPr>
            <w:rStyle w:val="a6"/>
            <w:noProof/>
          </w:rPr>
          <w:instrText xml:space="preserve"> </w:instrText>
        </w:r>
        <w:r w:rsidRPr="00296BE8">
          <w:rPr>
            <w:rStyle w:val="a6"/>
            <w:noProof/>
          </w:rPr>
          <w:fldChar w:fldCharType="separate"/>
        </w:r>
        <w:r w:rsidRPr="00296BE8">
          <w:rPr>
            <w:rStyle w:val="a6"/>
            <w:noProof/>
          </w:rPr>
          <w:t>3.1</w:t>
        </w:r>
        <w:r>
          <w:rPr>
            <w:rFonts w:cstheme="minorBidi"/>
            <w:noProof/>
            <w:kern w:val="2"/>
            <w:sz w:val="24"/>
            <w:szCs w:val="24"/>
          </w:rPr>
          <w:tab/>
        </w:r>
        <w:r w:rsidRPr="00296BE8">
          <w:rPr>
            <w:rStyle w:val="a6"/>
            <w:rFonts w:hint="eastAsia"/>
            <w:noProof/>
          </w:rPr>
          <w:t>日志修复问题的形式化定义</w:t>
        </w:r>
        <w:r>
          <w:rPr>
            <w:noProof/>
            <w:webHidden/>
          </w:rPr>
          <w:tab/>
        </w:r>
        <w:r>
          <w:rPr>
            <w:noProof/>
            <w:webHidden/>
          </w:rPr>
          <w:fldChar w:fldCharType="begin"/>
        </w:r>
        <w:r>
          <w:rPr>
            <w:noProof/>
            <w:webHidden/>
          </w:rPr>
          <w:instrText xml:space="preserve"> PAGEREF _Toc430716795 \h </w:instrText>
        </w:r>
      </w:ins>
      <w:r>
        <w:rPr>
          <w:noProof/>
          <w:webHidden/>
        </w:rPr>
      </w:r>
      <w:r>
        <w:rPr>
          <w:noProof/>
          <w:webHidden/>
        </w:rPr>
        <w:fldChar w:fldCharType="separate"/>
      </w:r>
      <w:ins w:id="53" w:author="肖永博" w:date="2015-09-22T20:24:00Z">
        <w:r>
          <w:rPr>
            <w:noProof/>
            <w:webHidden/>
          </w:rPr>
          <w:t>19</w:t>
        </w:r>
        <w:r>
          <w:rPr>
            <w:noProof/>
            <w:webHidden/>
          </w:rPr>
          <w:fldChar w:fldCharType="end"/>
        </w:r>
        <w:r w:rsidRPr="00296BE8">
          <w:rPr>
            <w:rStyle w:val="a6"/>
            <w:noProof/>
          </w:rPr>
          <w:fldChar w:fldCharType="end"/>
        </w:r>
      </w:ins>
    </w:p>
    <w:p w14:paraId="556F948B" w14:textId="77777777" w:rsidR="00B33A3F" w:rsidRDefault="00B33A3F">
      <w:pPr>
        <w:pStyle w:val="21"/>
        <w:tabs>
          <w:tab w:val="left" w:pos="960"/>
          <w:tab w:val="right" w:leader="dot" w:pos="8296"/>
        </w:tabs>
        <w:rPr>
          <w:ins w:id="54" w:author="肖永博" w:date="2015-09-22T20:24:00Z"/>
          <w:rFonts w:cstheme="minorBidi"/>
          <w:noProof/>
          <w:kern w:val="2"/>
          <w:sz w:val="24"/>
          <w:szCs w:val="24"/>
        </w:rPr>
      </w:pPr>
      <w:ins w:id="55" w:author="肖永博" w:date="2015-09-22T20:24:00Z">
        <w:r w:rsidRPr="00296BE8">
          <w:rPr>
            <w:rStyle w:val="a6"/>
            <w:noProof/>
          </w:rPr>
          <w:fldChar w:fldCharType="begin"/>
        </w:r>
        <w:r w:rsidRPr="00296BE8">
          <w:rPr>
            <w:rStyle w:val="a6"/>
            <w:noProof/>
          </w:rPr>
          <w:instrText xml:space="preserve"> </w:instrText>
        </w:r>
        <w:r>
          <w:rPr>
            <w:noProof/>
          </w:rPr>
          <w:instrText>HYPERLINK \l "_Toc430716796"</w:instrText>
        </w:r>
        <w:r w:rsidRPr="00296BE8">
          <w:rPr>
            <w:rStyle w:val="a6"/>
            <w:noProof/>
          </w:rPr>
          <w:instrText xml:space="preserve"> </w:instrText>
        </w:r>
        <w:r w:rsidRPr="00296BE8">
          <w:rPr>
            <w:rStyle w:val="a6"/>
            <w:noProof/>
          </w:rPr>
          <w:fldChar w:fldCharType="separate"/>
        </w:r>
        <w:r w:rsidRPr="00296BE8">
          <w:rPr>
            <w:rStyle w:val="a6"/>
            <w:noProof/>
          </w:rPr>
          <w:t>3.2</w:t>
        </w:r>
        <w:r>
          <w:rPr>
            <w:rFonts w:cstheme="minorBidi"/>
            <w:noProof/>
            <w:kern w:val="2"/>
            <w:sz w:val="24"/>
            <w:szCs w:val="24"/>
          </w:rPr>
          <w:tab/>
        </w:r>
        <w:r w:rsidRPr="00296BE8">
          <w:rPr>
            <w:rStyle w:val="a6"/>
            <w:rFonts w:hint="eastAsia"/>
            <w:noProof/>
          </w:rPr>
          <w:t>日志修复问题的复杂性分析</w:t>
        </w:r>
        <w:r>
          <w:rPr>
            <w:noProof/>
            <w:webHidden/>
          </w:rPr>
          <w:tab/>
        </w:r>
        <w:r>
          <w:rPr>
            <w:noProof/>
            <w:webHidden/>
          </w:rPr>
          <w:fldChar w:fldCharType="begin"/>
        </w:r>
        <w:r>
          <w:rPr>
            <w:noProof/>
            <w:webHidden/>
          </w:rPr>
          <w:instrText xml:space="preserve"> PAGEREF _Toc430716796 \h </w:instrText>
        </w:r>
      </w:ins>
      <w:r>
        <w:rPr>
          <w:noProof/>
          <w:webHidden/>
        </w:rPr>
      </w:r>
      <w:r>
        <w:rPr>
          <w:noProof/>
          <w:webHidden/>
        </w:rPr>
        <w:fldChar w:fldCharType="separate"/>
      </w:r>
      <w:ins w:id="56" w:author="肖永博" w:date="2015-09-22T20:24:00Z">
        <w:r>
          <w:rPr>
            <w:noProof/>
            <w:webHidden/>
          </w:rPr>
          <w:t>19</w:t>
        </w:r>
        <w:r>
          <w:rPr>
            <w:noProof/>
            <w:webHidden/>
          </w:rPr>
          <w:fldChar w:fldCharType="end"/>
        </w:r>
        <w:r w:rsidRPr="00296BE8">
          <w:rPr>
            <w:rStyle w:val="a6"/>
            <w:noProof/>
          </w:rPr>
          <w:fldChar w:fldCharType="end"/>
        </w:r>
      </w:ins>
    </w:p>
    <w:p w14:paraId="34A28B70" w14:textId="77777777" w:rsidR="00B33A3F" w:rsidRDefault="00B33A3F">
      <w:pPr>
        <w:pStyle w:val="21"/>
        <w:tabs>
          <w:tab w:val="left" w:pos="960"/>
          <w:tab w:val="right" w:leader="dot" w:pos="8296"/>
        </w:tabs>
        <w:rPr>
          <w:ins w:id="57" w:author="肖永博" w:date="2015-09-22T20:24:00Z"/>
          <w:rFonts w:cstheme="minorBidi"/>
          <w:noProof/>
          <w:kern w:val="2"/>
          <w:sz w:val="24"/>
          <w:szCs w:val="24"/>
        </w:rPr>
      </w:pPr>
      <w:ins w:id="58" w:author="肖永博" w:date="2015-09-22T20:24:00Z">
        <w:r w:rsidRPr="00296BE8">
          <w:rPr>
            <w:rStyle w:val="a6"/>
            <w:noProof/>
          </w:rPr>
          <w:fldChar w:fldCharType="begin"/>
        </w:r>
        <w:r w:rsidRPr="00296BE8">
          <w:rPr>
            <w:rStyle w:val="a6"/>
            <w:noProof/>
          </w:rPr>
          <w:instrText xml:space="preserve"> </w:instrText>
        </w:r>
        <w:r>
          <w:rPr>
            <w:noProof/>
          </w:rPr>
          <w:instrText>HYPERLINK \l "_Toc430716797"</w:instrText>
        </w:r>
        <w:r w:rsidRPr="00296BE8">
          <w:rPr>
            <w:rStyle w:val="a6"/>
            <w:noProof/>
          </w:rPr>
          <w:instrText xml:space="preserve"> </w:instrText>
        </w:r>
        <w:r w:rsidRPr="00296BE8">
          <w:rPr>
            <w:rStyle w:val="a6"/>
            <w:noProof/>
          </w:rPr>
          <w:fldChar w:fldCharType="separate"/>
        </w:r>
        <w:r w:rsidRPr="00296BE8">
          <w:rPr>
            <w:rStyle w:val="a6"/>
            <w:noProof/>
          </w:rPr>
          <w:t>3.3</w:t>
        </w:r>
        <w:r>
          <w:rPr>
            <w:rFonts w:cstheme="minorBidi"/>
            <w:noProof/>
            <w:kern w:val="2"/>
            <w:sz w:val="24"/>
            <w:szCs w:val="24"/>
          </w:rPr>
          <w:tab/>
        </w:r>
        <w:r w:rsidRPr="00296BE8">
          <w:rPr>
            <w:rStyle w:val="a6"/>
            <w:rFonts w:hint="eastAsia"/>
            <w:noProof/>
          </w:rPr>
          <w:t>日志修复问题的多种解决方法</w:t>
        </w:r>
        <w:r>
          <w:rPr>
            <w:noProof/>
            <w:webHidden/>
          </w:rPr>
          <w:tab/>
        </w:r>
        <w:r>
          <w:rPr>
            <w:noProof/>
            <w:webHidden/>
          </w:rPr>
          <w:fldChar w:fldCharType="begin"/>
        </w:r>
        <w:r>
          <w:rPr>
            <w:noProof/>
            <w:webHidden/>
          </w:rPr>
          <w:instrText xml:space="preserve"> PAGEREF _Toc430716797 \h </w:instrText>
        </w:r>
      </w:ins>
      <w:r>
        <w:rPr>
          <w:noProof/>
          <w:webHidden/>
        </w:rPr>
      </w:r>
      <w:r>
        <w:rPr>
          <w:noProof/>
          <w:webHidden/>
        </w:rPr>
        <w:fldChar w:fldCharType="separate"/>
      </w:r>
      <w:ins w:id="59" w:author="肖永博" w:date="2015-09-22T20:24:00Z">
        <w:r>
          <w:rPr>
            <w:noProof/>
            <w:webHidden/>
          </w:rPr>
          <w:t>19</w:t>
        </w:r>
        <w:r>
          <w:rPr>
            <w:noProof/>
            <w:webHidden/>
          </w:rPr>
          <w:fldChar w:fldCharType="end"/>
        </w:r>
        <w:r w:rsidRPr="00296BE8">
          <w:rPr>
            <w:rStyle w:val="a6"/>
            <w:noProof/>
          </w:rPr>
          <w:fldChar w:fldCharType="end"/>
        </w:r>
      </w:ins>
    </w:p>
    <w:p w14:paraId="5ACC1397" w14:textId="77777777" w:rsidR="00B33A3F" w:rsidRDefault="00B33A3F">
      <w:pPr>
        <w:pStyle w:val="21"/>
        <w:tabs>
          <w:tab w:val="left" w:pos="960"/>
          <w:tab w:val="right" w:leader="dot" w:pos="8296"/>
        </w:tabs>
        <w:rPr>
          <w:ins w:id="60" w:author="肖永博" w:date="2015-09-22T20:24:00Z"/>
          <w:rFonts w:cstheme="minorBidi"/>
          <w:noProof/>
          <w:kern w:val="2"/>
          <w:sz w:val="24"/>
          <w:szCs w:val="24"/>
        </w:rPr>
      </w:pPr>
      <w:ins w:id="61" w:author="肖永博" w:date="2015-09-22T20:24:00Z">
        <w:r w:rsidRPr="00296BE8">
          <w:rPr>
            <w:rStyle w:val="a6"/>
            <w:noProof/>
          </w:rPr>
          <w:fldChar w:fldCharType="begin"/>
        </w:r>
        <w:r w:rsidRPr="00296BE8">
          <w:rPr>
            <w:rStyle w:val="a6"/>
            <w:noProof/>
          </w:rPr>
          <w:instrText xml:space="preserve"> </w:instrText>
        </w:r>
        <w:r>
          <w:rPr>
            <w:noProof/>
          </w:rPr>
          <w:instrText>HYPERLINK \l "_Toc430716798"</w:instrText>
        </w:r>
        <w:r w:rsidRPr="00296BE8">
          <w:rPr>
            <w:rStyle w:val="a6"/>
            <w:noProof/>
          </w:rPr>
          <w:instrText xml:space="preserve"> </w:instrText>
        </w:r>
        <w:r w:rsidRPr="00296BE8">
          <w:rPr>
            <w:rStyle w:val="a6"/>
            <w:noProof/>
          </w:rPr>
          <w:fldChar w:fldCharType="separate"/>
        </w:r>
        <w:r w:rsidRPr="00296BE8">
          <w:rPr>
            <w:rStyle w:val="a6"/>
            <w:noProof/>
          </w:rPr>
          <w:t>3.4</w:t>
        </w:r>
        <w:r>
          <w:rPr>
            <w:rFonts w:cstheme="minorBidi"/>
            <w:noProof/>
            <w:kern w:val="2"/>
            <w:sz w:val="24"/>
            <w:szCs w:val="24"/>
          </w:rPr>
          <w:tab/>
        </w:r>
        <w:r w:rsidRPr="00296BE8">
          <w:rPr>
            <w:rStyle w:val="a6"/>
            <w:rFonts w:hint="eastAsia"/>
            <w:noProof/>
          </w:rPr>
          <w:t>评估与对比算法结果与性能</w:t>
        </w:r>
        <w:r>
          <w:rPr>
            <w:noProof/>
            <w:webHidden/>
          </w:rPr>
          <w:tab/>
        </w:r>
        <w:r>
          <w:rPr>
            <w:noProof/>
            <w:webHidden/>
          </w:rPr>
          <w:fldChar w:fldCharType="begin"/>
        </w:r>
        <w:r>
          <w:rPr>
            <w:noProof/>
            <w:webHidden/>
          </w:rPr>
          <w:instrText xml:space="preserve"> PAGEREF _Toc430716798 \h </w:instrText>
        </w:r>
      </w:ins>
      <w:r>
        <w:rPr>
          <w:noProof/>
          <w:webHidden/>
        </w:rPr>
      </w:r>
      <w:r>
        <w:rPr>
          <w:noProof/>
          <w:webHidden/>
        </w:rPr>
        <w:fldChar w:fldCharType="separate"/>
      </w:r>
      <w:ins w:id="62" w:author="肖永博" w:date="2015-09-22T20:24:00Z">
        <w:r>
          <w:rPr>
            <w:noProof/>
            <w:webHidden/>
          </w:rPr>
          <w:t>19</w:t>
        </w:r>
        <w:r>
          <w:rPr>
            <w:noProof/>
            <w:webHidden/>
          </w:rPr>
          <w:fldChar w:fldCharType="end"/>
        </w:r>
        <w:r w:rsidRPr="00296BE8">
          <w:rPr>
            <w:rStyle w:val="a6"/>
            <w:noProof/>
          </w:rPr>
          <w:fldChar w:fldCharType="end"/>
        </w:r>
      </w:ins>
    </w:p>
    <w:p w14:paraId="621861C5" w14:textId="77777777" w:rsidR="00B33A3F" w:rsidRDefault="00B33A3F">
      <w:pPr>
        <w:pStyle w:val="11"/>
        <w:rPr>
          <w:ins w:id="63" w:author="肖永博" w:date="2015-09-22T20:24:00Z"/>
          <w:rFonts w:cstheme="minorBidi"/>
          <w:noProof/>
          <w:kern w:val="2"/>
          <w:sz w:val="24"/>
          <w:szCs w:val="24"/>
        </w:rPr>
      </w:pPr>
      <w:ins w:id="64" w:author="肖永博" w:date="2015-09-22T20:24:00Z">
        <w:r w:rsidRPr="00296BE8">
          <w:rPr>
            <w:rStyle w:val="a6"/>
            <w:noProof/>
          </w:rPr>
          <w:fldChar w:fldCharType="begin"/>
        </w:r>
        <w:r w:rsidRPr="00296BE8">
          <w:rPr>
            <w:rStyle w:val="a6"/>
            <w:noProof/>
          </w:rPr>
          <w:instrText xml:space="preserve"> </w:instrText>
        </w:r>
        <w:r>
          <w:rPr>
            <w:noProof/>
          </w:rPr>
          <w:instrText>HYPERLINK \l "_Toc430716799"</w:instrText>
        </w:r>
        <w:r w:rsidRPr="00296BE8">
          <w:rPr>
            <w:rStyle w:val="a6"/>
            <w:noProof/>
          </w:rPr>
          <w:instrText xml:space="preserve"> </w:instrText>
        </w:r>
        <w:r w:rsidRPr="00296BE8">
          <w:rPr>
            <w:rStyle w:val="a6"/>
            <w:noProof/>
          </w:rPr>
          <w:fldChar w:fldCharType="separate"/>
        </w:r>
        <w:r w:rsidRPr="00296BE8">
          <w:rPr>
            <w:rStyle w:val="a6"/>
            <w:noProof/>
          </w:rPr>
          <w:t>4</w:t>
        </w:r>
        <w:r>
          <w:rPr>
            <w:rFonts w:cstheme="minorBidi"/>
            <w:noProof/>
            <w:kern w:val="2"/>
            <w:sz w:val="24"/>
            <w:szCs w:val="24"/>
          </w:rPr>
          <w:tab/>
        </w:r>
        <w:r w:rsidRPr="00296BE8">
          <w:rPr>
            <w:rStyle w:val="a6"/>
            <w:rFonts w:hint="eastAsia"/>
            <w:noProof/>
          </w:rPr>
          <w:t>研究方案与技术路线</w:t>
        </w:r>
        <w:r>
          <w:rPr>
            <w:noProof/>
            <w:webHidden/>
          </w:rPr>
          <w:tab/>
        </w:r>
        <w:r>
          <w:rPr>
            <w:noProof/>
            <w:webHidden/>
          </w:rPr>
          <w:fldChar w:fldCharType="begin"/>
        </w:r>
        <w:r>
          <w:rPr>
            <w:noProof/>
            <w:webHidden/>
          </w:rPr>
          <w:instrText xml:space="preserve"> PAGEREF _Toc430716799 \h </w:instrText>
        </w:r>
      </w:ins>
      <w:r>
        <w:rPr>
          <w:noProof/>
          <w:webHidden/>
        </w:rPr>
      </w:r>
      <w:r>
        <w:rPr>
          <w:noProof/>
          <w:webHidden/>
        </w:rPr>
        <w:fldChar w:fldCharType="separate"/>
      </w:r>
      <w:ins w:id="65" w:author="肖永博" w:date="2015-09-22T20:24:00Z">
        <w:r>
          <w:rPr>
            <w:noProof/>
            <w:webHidden/>
          </w:rPr>
          <w:t>20</w:t>
        </w:r>
        <w:r>
          <w:rPr>
            <w:noProof/>
            <w:webHidden/>
          </w:rPr>
          <w:fldChar w:fldCharType="end"/>
        </w:r>
        <w:r w:rsidRPr="00296BE8">
          <w:rPr>
            <w:rStyle w:val="a6"/>
            <w:noProof/>
          </w:rPr>
          <w:fldChar w:fldCharType="end"/>
        </w:r>
      </w:ins>
    </w:p>
    <w:p w14:paraId="5C6B9B35" w14:textId="77777777" w:rsidR="00B33A3F" w:rsidRDefault="00B33A3F">
      <w:pPr>
        <w:pStyle w:val="21"/>
        <w:tabs>
          <w:tab w:val="left" w:pos="960"/>
          <w:tab w:val="right" w:leader="dot" w:pos="8296"/>
        </w:tabs>
        <w:rPr>
          <w:ins w:id="66" w:author="肖永博" w:date="2015-09-22T20:24:00Z"/>
          <w:rFonts w:cstheme="minorBidi"/>
          <w:noProof/>
          <w:kern w:val="2"/>
          <w:sz w:val="24"/>
          <w:szCs w:val="24"/>
        </w:rPr>
      </w:pPr>
      <w:ins w:id="67" w:author="肖永博" w:date="2015-09-22T20:24:00Z">
        <w:r w:rsidRPr="00296BE8">
          <w:rPr>
            <w:rStyle w:val="a6"/>
            <w:noProof/>
          </w:rPr>
          <w:fldChar w:fldCharType="begin"/>
        </w:r>
        <w:r w:rsidRPr="00296BE8">
          <w:rPr>
            <w:rStyle w:val="a6"/>
            <w:noProof/>
          </w:rPr>
          <w:instrText xml:space="preserve"> </w:instrText>
        </w:r>
        <w:r>
          <w:rPr>
            <w:noProof/>
          </w:rPr>
          <w:instrText>HYPERLINK \l "_Toc430716800"</w:instrText>
        </w:r>
        <w:r w:rsidRPr="00296BE8">
          <w:rPr>
            <w:rStyle w:val="a6"/>
            <w:noProof/>
          </w:rPr>
          <w:instrText xml:space="preserve"> </w:instrText>
        </w:r>
        <w:r w:rsidRPr="00296BE8">
          <w:rPr>
            <w:rStyle w:val="a6"/>
            <w:noProof/>
          </w:rPr>
          <w:fldChar w:fldCharType="separate"/>
        </w:r>
        <w:r w:rsidRPr="00296BE8">
          <w:rPr>
            <w:rStyle w:val="a6"/>
            <w:noProof/>
          </w:rPr>
          <w:t>4.1</w:t>
        </w:r>
        <w:r>
          <w:rPr>
            <w:rFonts w:cstheme="minorBidi"/>
            <w:noProof/>
            <w:kern w:val="2"/>
            <w:sz w:val="24"/>
            <w:szCs w:val="24"/>
          </w:rPr>
          <w:tab/>
        </w:r>
        <w:r w:rsidRPr="00296BE8">
          <w:rPr>
            <w:rStyle w:val="a6"/>
            <w:rFonts w:hint="eastAsia"/>
            <w:noProof/>
          </w:rPr>
          <w:t>问题的形式化定义</w:t>
        </w:r>
        <w:r>
          <w:rPr>
            <w:noProof/>
            <w:webHidden/>
          </w:rPr>
          <w:tab/>
        </w:r>
        <w:r>
          <w:rPr>
            <w:noProof/>
            <w:webHidden/>
          </w:rPr>
          <w:fldChar w:fldCharType="begin"/>
        </w:r>
        <w:r>
          <w:rPr>
            <w:noProof/>
            <w:webHidden/>
          </w:rPr>
          <w:instrText xml:space="preserve"> PAGEREF _Toc430716800 \h </w:instrText>
        </w:r>
      </w:ins>
      <w:r>
        <w:rPr>
          <w:noProof/>
          <w:webHidden/>
        </w:rPr>
      </w:r>
      <w:r>
        <w:rPr>
          <w:noProof/>
          <w:webHidden/>
        </w:rPr>
        <w:fldChar w:fldCharType="separate"/>
      </w:r>
      <w:ins w:id="68" w:author="肖永博" w:date="2015-09-22T20:24:00Z">
        <w:r>
          <w:rPr>
            <w:noProof/>
            <w:webHidden/>
          </w:rPr>
          <w:t>20</w:t>
        </w:r>
        <w:r>
          <w:rPr>
            <w:noProof/>
            <w:webHidden/>
          </w:rPr>
          <w:fldChar w:fldCharType="end"/>
        </w:r>
        <w:r w:rsidRPr="00296BE8">
          <w:rPr>
            <w:rStyle w:val="a6"/>
            <w:noProof/>
          </w:rPr>
          <w:fldChar w:fldCharType="end"/>
        </w:r>
      </w:ins>
    </w:p>
    <w:p w14:paraId="272E1586" w14:textId="77777777" w:rsidR="00B33A3F" w:rsidRDefault="00B33A3F">
      <w:pPr>
        <w:pStyle w:val="21"/>
        <w:tabs>
          <w:tab w:val="left" w:pos="960"/>
          <w:tab w:val="right" w:leader="dot" w:pos="8296"/>
        </w:tabs>
        <w:rPr>
          <w:ins w:id="69" w:author="肖永博" w:date="2015-09-22T20:24:00Z"/>
          <w:rFonts w:cstheme="minorBidi"/>
          <w:noProof/>
          <w:kern w:val="2"/>
          <w:sz w:val="24"/>
          <w:szCs w:val="24"/>
        </w:rPr>
      </w:pPr>
      <w:ins w:id="70" w:author="肖永博" w:date="2015-09-22T20:24:00Z">
        <w:r w:rsidRPr="00296BE8">
          <w:rPr>
            <w:rStyle w:val="a6"/>
            <w:noProof/>
          </w:rPr>
          <w:fldChar w:fldCharType="begin"/>
        </w:r>
        <w:r w:rsidRPr="00296BE8">
          <w:rPr>
            <w:rStyle w:val="a6"/>
            <w:noProof/>
          </w:rPr>
          <w:instrText xml:space="preserve"> </w:instrText>
        </w:r>
        <w:r>
          <w:rPr>
            <w:noProof/>
          </w:rPr>
          <w:instrText>HYPERLINK \l "_Toc430716801"</w:instrText>
        </w:r>
        <w:r w:rsidRPr="00296BE8">
          <w:rPr>
            <w:rStyle w:val="a6"/>
            <w:noProof/>
          </w:rPr>
          <w:instrText xml:space="preserve"> </w:instrText>
        </w:r>
        <w:r w:rsidRPr="00296BE8">
          <w:rPr>
            <w:rStyle w:val="a6"/>
            <w:noProof/>
          </w:rPr>
          <w:fldChar w:fldCharType="separate"/>
        </w:r>
        <w:r w:rsidRPr="00296BE8">
          <w:rPr>
            <w:rStyle w:val="a6"/>
            <w:noProof/>
          </w:rPr>
          <w:t>4.2</w:t>
        </w:r>
        <w:r>
          <w:rPr>
            <w:rFonts w:cstheme="minorBidi"/>
            <w:noProof/>
            <w:kern w:val="2"/>
            <w:sz w:val="24"/>
            <w:szCs w:val="24"/>
          </w:rPr>
          <w:tab/>
        </w:r>
        <w:r w:rsidRPr="00296BE8">
          <w:rPr>
            <w:rStyle w:val="a6"/>
            <w:rFonts w:hint="eastAsia"/>
            <w:noProof/>
          </w:rPr>
          <w:t>通过归约的方法来验证日志修复问题的复杂性</w:t>
        </w:r>
        <w:r>
          <w:rPr>
            <w:noProof/>
            <w:webHidden/>
          </w:rPr>
          <w:tab/>
        </w:r>
        <w:r>
          <w:rPr>
            <w:noProof/>
            <w:webHidden/>
          </w:rPr>
          <w:fldChar w:fldCharType="begin"/>
        </w:r>
        <w:r>
          <w:rPr>
            <w:noProof/>
            <w:webHidden/>
          </w:rPr>
          <w:instrText xml:space="preserve"> PAGEREF _Toc430716801 \h </w:instrText>
        </w:r>
      </w:ins>
      <w:r>
        <w:rPr>
          <w:noProof/>
          <w:webHidden/>
        </w:rPr>
      </w:r>
      <w:r>
        <w:rPr>
          <w:noProof/>
          <w:webHidden/>
        </w:rPr>
        <w:fldChar w:fldCharType="separate"/>
      </w:r>
      <w:ins w:id="71" w:author="肖永博" w:date="2015-09-22T20:24:00Z">
        <w:r>
          <w:rPr>
            <w:noProof/>
            <w:webHidden/>
          </w:rPr>
          <w:t>20</w:t>
        </w:r>
        <w:r>
          <w:rPr>
            <w:noProof/>
            <w:webHidden/>
          </w:rPr>
          <w:fldChar w:fldCharType="end"/>
        </w:r>
        <w:r w:rsidRPr="00296BE8">
          <w:rPr>
            <w:rStyle w:val="a6"/>
            <w:noProof/>
          </w:rPr>
          <w:fldChar w:fldCharType="end"/>
        </w:r>
      </w:ins>
    </w:p>
    <w:p w14:paraId="2DFC8448" w14:textId="77777777" w:rsidR="00B33A3F" w:rsidRDefault="00B33A3F">
      <w:pPr>
        <w:pStyle w:val="21"/>
        <w:tabs>
          <w:tab w:val="left" w:pos="960"/>
          <w:tab w:val="right" w:leader="dot" w:pos="8296"/>
        </w:tabs>
        <w:rPr>
          <w:ins w:id="72" w:author="肖永博" w:date="2015-09-22T20:24:00Z"/>
          <w:rFonts w:cstheme="minorBidi"/>
          <w:noProof/>
          <w:kern w:val="2"/>
          <w:sz w:val="24"/>
          <w:szCs w:val="24"/>
        </w:rPr>
      </w:pPr>
      <w:ins w:id="73" w:author="肖永博" w:date="2015-09-22T20:24:00Z">
        <w:r w:rsidRPr="00296BE8">
          <w:rPr>
            <w:rStyle w:val="a6"/>
            <w:noProof/>
          </w:rPr>
          <w:fldChar w:fldCharType="begin"/>
        </w:r>
        <w:r w:rsidRPr="00296BE8">
          <w:rPr>
            <w:rStyle w:val="a6"/>
            <w:noProof/>
          </w:rPr>
          <w:instrText xml:space="preserve"> </w:instrText>
        </w:r>
        <w:r>
          <w:rPr>
            <w:noProof/>
          </w:rPr>
          <w:instrText>HYPERLINK \l "_Toc430716802"</w:instrText>
        </w:r>
        <w:r w:rsidRPr="00296BE8">
          <w:rPr>
            <w:rStyle w:val="a6"/>
            <w:noProof/>
          </w:rPr>
          <w:instrText xml:space="preserve"> </w:instrText>
        </w:r>
        <w:r w:rsidRPr="00296BE8">
          <w:rPr>
            <w:rStyle w:val="a6"/>
            <w:noProof/>
          </w:rPr>
          <w:fldChar w:fldCharType="separate"/>
        </w:r>
        <w:r w:rsidRPr="00296BE8">
          <w:rPr>
            <w:rStyle w:val="a6"/>
            <w:noProof/>
          </w:rPr>
          <w:t>4.3</w:t>
        </w:r>
        <w:r>
          <w:rPr>
            <w:rFonts w:cstheme="minorBidi"/>
            <w:noProof/>
            <w:kern w:val="2"/>
            <w:sz w:val="24"/>
            <w:szCs w:val="24"/>
          </w:rPr>
          <w:tab/>
        </w:r>
        <w:r w:rsidRPr="00296BE8">
          <w:rPr>
            <w:rStyle w:val="a6"/>
            <w:rFonts w:hint="eastAsia"/>
            <w:noProof/>
          </w:rPr>
          <w:t>设计日志修复问题的多种解决方法</w:t>
        </w:r>
        <w:r>
          <w:rPr>
            <w:noProof/>
            <w:webHidden/>
          </w:rPr>
          <w:tab/>
        </w:r>
        <w:r>
          <w:rPr>
            <w:noProof/>
            <w:webHidden/>
          </w:rPr>
          <w:fldChar w:fldCharType="begin"/>
        </w:r>
        <w:r>
          <w:rPr>
            <w:noProof/>
            <w:webHidden/>
          </w:rPr>
          <w:instrText xml:space="preserve"> PAGEREF _Toc430716802 \h </w:instrText>
        </w:r>
      </w:ins>
      <w:r>
        <w:rPr>
          <w:noProof/>
          <w:webHidden/>
        </w:rPr>
      </w:r>
      <w:r>
        <w:rPr>
          <w:noProof/>
          <w:webHidden/>
        </w:rPr>
        <w:fldChar w:fldCharType="separate"/>
      </w:r>
      <w:ins w:id="74" w:author="肖永博" w:date="2015-09-22T20:24:00Z">
        <w:r>
          <w:rPr>
            <w:noProof/>
            <w:webHidden/>
          </w:rPr>
          <w:t>20</w:t>
        </w:r>
        <w:r>
          <w:rPr>
            <w:noProof/>
            <w:webHidden/>
          </w:rPr>
          <w:fldChar w:fldCharType="end"/>
        </w:r>
        <w:r w:rsidRPr="00296BE8">
          <w:rPr>
            <w:rStyle w:val="a6"/>
            <w:noProof/>
          </w:rPr>
          <w:fldChar w:fldCharType="end"/>
        </w:r>
      </w:ins>
    </w:p>
    <w:p w14:paraId="4B6B8663" w14:textId="77777777" w:rsidR="00B33A3F" w:rsidRDefault="00B33A3F">
      <w:pPr>
        <w:pStyle w:val="31"/>
        <w:tabs>
          <w:tab w:val="left" w:pos="1200"/>
          <w:tab w:val="right" w:leader="dot" w:pos="8296"/>
        </w:tabs>
        <w:rPr>
          <w:ins w:id="75" w:author="肖永博" w:date="2015-09-22T20:24:00Z"/>
          <w:rFonts w:cstheme="minorBidi"/>
          <w:noProof/>
          <w:kern w:val="2"/>
          <w:sz w:val="24"/>
          <w:szCs w:val="24"/>
        </w:rPr>
      </w:pPr>
      <w:ins w:id="76" w:author="肖永博" w:date="2015-09-22T20:24:00Z">
        <w:r w:rsidRPr="00296BE8">
          <w:rPr>
            <w:rStyle w:val="a6"/>
            <w:noProof/>
          </w:rPr>
          <w:fldChar w:fldCharType="begin"/>
        </w:r>
        <w:r w:rsidRPr="00296BE8">
          <w:rPr>
            <w:rStyle w:val="a6"/>
            <w:noProof/>
          </w:rPr>
          <w:instrText xml:space="preserve"> </w:instrText>
        </w:r>
        <w:r>
          <w:rPr>
            <w:noProof/>
          </w:rPr>
          <w:instrText>HYPERLINK \l "_Toc430716803"</w:instrText>
        </w:r>
        <w:r w:rsidRPr="00296BE8">
          <w:rPr>
            <w:rStyle w:val="a6"/>
            <w:noProof/>
          </w:rPr>
          <w:instrText xml:space="preserve"> </w:instrText>
        </w:r>
        <w:r w:rsidRPr="00296BE8">
          <w:rPr>
            <w:rStyle w:val="a6"/>
            <w:noProof/>
          </w:rPr>
          <w:fldChar w:fldCharType="separate"/>
        </w:r>
        <w:r w:rsidRPr="00296BE8">
          <w:rPr>
            <w:rStyle w:val="a6"/>
            <w:noProof/>
          </w:rPr>
          <w:t>4.3.1</w:t>
        </w:r>
        <w:r>
          <w:rPr>
            <w:rFonts w:cstheme="minorBidi"/>
            <w:noProof/>
            <w:kern w:val="2"/>
            <w:sz w:val="24"/>
            <w:szCs w:val="24"/>
          </w:rPr>
          <w:tab/>
        </w:r>
        <w:r w:rsidRPr="00296BE8">
          <w:rPr>
            <w:rStyle w:val="a6"/>
            <w:noProof/>
          </w:rPr>
          <w:t>A*</w:t>
        </w:r>
        <w:r w:rsidRPr="00296BE8">
          <w:rPr>
            <w:rStyle w:val="a6"/>
            <w:rFonts w:hint="eastAsia"/>
            <w:noProof/>
          </w:rPr>
          <w:t>算法设计</w:t>
        </w:r>
        <w:r>
          <w:rPr>
            <w:noProof/>
            <w:webHidden/>
          </w:rPr>
          <w:tab/>
        </w:r>
        <w:r>
          <w:rPr>
            <w:noProof/>
            <w:webHidden/>
          </w:rPr>
          <w:fldChar w:fldCharType="begin"/>
        </w:r>
        <w:r>
          <w:rPr>
            <w:noProof/>
            <w:webHidden/>
          </w:rPr>
          <w:instrText xml:space="preserve"> PAGEREF _Toc430716803 \h </w:instrText>
        </w:r>
      </w:ins>
      <w:r>
        <w:rPr>
          <w:noProof/>
          <w:webHidden/>
        </w:rPr>
      </w:r>
      <w:r>
        <w:rPr>
          <w:noProof/>
          <w:webHidden/>
        </w:rPr>
        <w:fldChar w:fldCharType="separate"/>
      </w:r>
      <w:ins w:id="77" w:author="肖永博" w:date="2015-09-22T20:24:00Z">
        <w:r>
          <w:rPr>
            <w:noProof/>
            <w:webHidden/>
          </w:rPr>
          <w:t>20</w:t>
        </w:r>
        <w:r>
          <w:rPr>
            <w:noProof/>
            <w:webHidden/>
          </w:rPr>
          <w:fldChar w:fldCharType="end"/>
        </w:r>
        <w:r w:rsidRPr="00296BE8">
          <w:rPr>
            <w:rStyle w:val="a6"/>
            <w:noProof/>
          </w:rPr>
          <w:fldChar w:fldCharType="end"/>
        </w:r>
      </w:ins>
    </w:p>
    <w:p w14:paraId="770F61B2" w14:textId="77777777" w:rsidR="00B33A3F" w:rsidRDefault="00B33A3F">
      <w:pPr>
        <w:pStyle w:val="31"/>
        <w:tabs>
          <w:tab w:val="left" w:pos="1200"/>
          <w:tab w:val="right" w:leader="dot" w:pos="8296"/>
        </w:tabs>
        <w:rPr>
          <w:ins w:id="78" w:author="肖永博" w:date="2015-09-22T20:24:00Z"/>
          <w:rFonts w:cstheme="minorBidi"/>
          <w:noProof/>
          <w:kern w:val="2"/>
          <w:sz w:val="24"/>
          <w:szCs w:val="24"/>
        </w:rPr>
      </w:pPr>
      <w:ins w:id="79" w:author="肖永博" w:date="2015-09-22T20:24:00Z">
        <w:r w:rsidRPr="00296BE8">
          <w:rPr>
            <w:rStyle w:val="a6"/>
            <w:noProof/>
          </w:rPr>
          <w:fldChar w:fldCharType="begin"/>
        </w:r>
        <w:r w:rsidRPr="00296BE8">
          <w:rPr>
            <w:rStyle w:val="a6"/>
            <w:noProof/>
          </w:rPr>
          <w:instrText xml:space="preserve"> </w:instrText>
        </w:r>
        <w:r>
          <w:rPr>
            <w:noProof/>
          </w:rPr>
          <w:instrText>HYPERLINK \l "_Toc430716804"</w:instrText>
        </w:r>
        <w:r w:rsidRPr="00296BE8">
          <w:rPr>
            <w:rStyle w:val="a6"/>
            <w:noProof/>
          </w:rPr>
          <w:instrText xml:space="preserve"> </w:instrText>
        </w:r>
        <w:r w:rsidRPr="00296BE8">
          <w:rPr>
            <w:rStyle w:val="a6"/>
            <w:noProof/>
          </w:rPr>
          <w:fldChar w:fldCharType="separate"/>
        </w:r>
        <w:r w:rsidRPr="00296BE8">
          <w:rPr>
            <w:rStyle w:val="a6"/>
            <w:noProof/>
          </w:rPr>
          <w:t>4.3.2</w:t>
        </w:r>
        <w:r>
          <w:rPr>
            <w:rFonts w:cstheme="minorBidi"/>
            <w:noProof/>
            <w:kern w:val="2"/>
            <w:sz w:val="24"/>
            <w:szCs w:val="24"/>
          </w:rPr>
          <w:tab/>
        </w:r>
        <w:r w:rsidRPr="00296BE8">
          <w:rPr>
            <w:rStyle w:val="a6"/>
            <w:rFonts w:hint="eastAsia"/>
            <w:noProof/>
          </w:rPr>
          <w:t>加速算法设计</w:t>
        </w:r>
        <w:r>
          <w:rPr>
            <w:noProof/>
            <w:webHidden/>
          </w:rPr>
          <w:tab/>
        </w:r>
        <w:r>
          <w:rPr>
            <w:noProof/>
            <w:webHidden/>
          </w:rPr>
          <w:fldChar w:fldCharType="begin"/>
        </w:r>
        <w:r>
          <w:rPr>
            <w:noProof/>
            <w:webHidden/>
          </w:rPr>
          <w:instrText xml:space="preserve"> PAGEREF _Toc430716804 \h </w:instrText>
        </w:r>
      </w:ins>
      <w:r>
        <w:rPr>
          <w:noProof/>
          <w:webHidden/>
        </w:rPr>
      </w:r>
      <w:r>
        <w:rPr>
          <w:noProof/>
          <w:webHidden/>
        </w:rPr>
        <w:fldChar w:fldCharType="separate"/>
      </w:r>
      <w:ins w:id="80" w:author="肖永博" w:date="2015-09-22T20:24:00Z">
        <w:r>
          <w:rPr>
            <w:noProof/>
            <w:webHidden/>
          </w:rPr>
          <w:t>21</w:t>
        </w:r>
        <w:r>
          <w:rPr>
            <w:noProof/>
            <w:webHidden/>
          </w:rPr>
          <w:fldChar w:fldCharType="end"/>
        </w:r>
        <w:r w:rsidRPr="00296BE8">
          <w:rPr>
            <w:rStyle w:val="a6"/>
            <w:noProof/>
          </w:rPr>
          <w:fldChar w:fldCharType="end"/>
        </w:r>
      </w:ins>
    </w:p>
    <w:p w14:paraId="2423F2C9" w14:textId="77777777" w:rsidR="00B33A3F" w:rsidRDefault="00B33A3F">
      <w:pPr>
        <w:pStyle w:val="31"/>
        <w:tabs>
          <w:tab w:val="left" w:pos="1200"/>
          <w:tab w:val="right" w:leader="dot" w:pos="8296"/>
        </w:tabs>
        <w:rPr>
          <w:ins w:id="81" w:author="肖永博" w:date="2015-09-22T20:24:00Z"/>
          <w:rFonts w:cstheme="minorBidi"/>
          <w:noProof/>
          <w:kern w:val="2"/>
          <w:sz w:val="24"/>
          <w:szCs w:val="24"/>
        </w:rPr>
      </w:pPr>
      <w:ins w:id="82" w:author="肖永博" w:date="2015-09-22T20:24:00Z">
        <w:r w:rsidRPr="00296BE8">
          <w:rPr>
            <w:rStyle w:val="a6"/>
            <w:noProof/>
          </w:rPr>
          <w:fldChar w:fldCharType="begin"/>
        </w:r>
        <w:r w:rsidRPr="00296BE8">
          <w:rPr>
            <w:rStyle w:val="a6"/>
            <w:noProof/>
          </w:rPr>
          <w:instrText xml:space="preserve"> </w:instrText>
        </w:r>
        <w:r>
          <w:rPr>
            <w:noProof/>
          </w:rPr>
          <w:instrText>HYPERLINK \l "_Toc430716805"</w:instrText>
        </w:r>
        <w:r w:rsidRPr="00296BE8">
          <w:rPr>
            <w:rStyle w:val="a6"/>
            <w:noProof/>
          </w:rPr>
          <w:instrText xml:space="preserve"> </w:instrText>
        </w:r>
        <w:r w:rsidRPr="00296BE8">
          <w:rPr>
            <w:rStyle w:val="a6"/>
            <w:noProof/>
          </w:rPr>
          <w:fldChar w:fldCharType="separate"/>
        </w:r>
        <w:r w:rsidRPr="00296BE8">
          <w:rPr>
            <w:rStyle w:val="a6"/>
            <w:noProof/>
          </w:rPr>
          <w:t>4.3.3</w:t>
        </w:r>
        <w:r>
          <w:rPr>
            <w:rFonts w:cstheme="minorBidi"/>
            <w:noProof/>
            <w:kern w:val="2"/>
            <w:sz w:val="24"/>
            <w:szCs w:val="24"/>
          </w:rPr>
          <w:tab/>
        </w:r>
        <w:r w:rsidRPr="00296BE8">
          <w:rPr>
            <w:rStyle w:val="a6"/>
            <w:rFonts w:hint="eastAsia"/>
            <w:noProof/>
          </w:rPr>
          <w:t>贪心算法设计</w:t>
        </w:r>
        <w:r>
          <w:rPr>
            <w:noProof/>
            <w:webHidden/>
          </w:rPr>
          <w:tab/>
        </w:r>
        <w:r>
          <w:rPr>
            <w:noProof/>
            <w:webHidden/>
          </w:rPr>
          <w:fldChar w:fldCharType="begin"/>
        </w:r>
        <w:r>
          <w:rPr>
            <w:noProof/>
            <w:webHidden/>
          </w:rPr>
          <w:instrText xml:space="preserve"> PAGEREF _Toc430716805 \h </w:instrText>
        </w:r>
      </w:ins>
      <w:r>
        <w:rPr>
          <w:noProof/>
          <w:webHidden/>
        </w:rPr>
      </w:r>
      <w:r>
        <w:rPr>
          <w:noProof/>
          <w:webHidden/>
        </w:rPr>
        <w:fldChar w:fldCharType="separate"/>
      </w:r>
      <w:ins w:id="83" w:author="肖永博" w:date="2015-09-22T20:24:00Z">
        <w:r>
          <w:rPr>
            <w:noProof/>
            <w:webHidden/>
          </w:rPr>
          <w:t>21</w:t>
        </w:r>
        <w:r>
          <w:rPr>
            <w:noProof/>
            <w:webHidden/>
          </w:rPr>
          <w:fldChar w:fldCharType="end"/>
        </w:r>
        <w:r w:rsidRPr="00296BE8">
          <w:rPr>
            <w:rStyle w:val="a6"/>
            <w:noProof/>
          </w:rPr>
          <w:fldChar w:fldCharType="end"/>
        </w:r>
      </w:ins>
    </w:p>
    <w:p w14:paraId="1225CC15" w14:textId="77777777" w:rsidR="00B33A3F" w:rsidRDefault="00B33A3F">
      <w:pPr>
        <w:pStyle w:val="21"/>
        <w:tabs>
          <w:tab w:val="left" w:pos="960"/>
          <w:tab w:val="right" w:leader="dot" w:pos="8296"/>
        </w:tabs>
        <w:rPr>
          <w:ins w:id="84" w:author="肖永博" w:date="2015-09-22T20:24:00Z"/>
          <w:rFonts w:cstheme="minorBidi"/>
          <w:noProof/>
          <w:kern w:val="2"/>
          <w:sz w:val="24"/>
          <w:szCs w:val="24"/>
        </w:rPr>
      </w:pPr>
      <w:ins w:id="85" w:author="肖永博" w:date="2015-09-22T20:24:00Z">
        <w:r w:rsidRPr="00296BE8">
          <w:rPr>
            <w:rStyle w:val="a6"/>
            <w:noProof/>
          </w:rPr>
          <w:fldChar w:fldCharType="begin"/>
        </w:r>
        <w:r w:rsidRPr="00296BE8">
          <w:rPr>
            <w:rStyle w:val="a6"/>
            <w:noProof/>
          </w:rPr>
          <w:instrText xml:space="preserve"> </w:instrText>
        </w:r>
        <w:r>
          <w:rPr>
            <w:noProof/>
          </w:rPr>
          <w:instrText>HYPERLINK \l "_Toc430716806"</w:instrText>
        </w:r>
        <w:r w:rsidRPr="00296BE8">
          <w:rPr>
            <w:rStyle w:val="a6"/>
            <w:noProof/>
          </w:rPr>
          <w:instrText xml:space="preserve"> </w:instrText>
        </w:r>
        <w:r w:rsidRPr="00296BE8">
          <w:rPr>
            <w:rStyle w:val="a6"/>
            <w:noProof/>
          </w:rPr>
          <w:fldChar w:fldCharType="separate"/>
        </w:r>
        <w:r w:rsidRPr="00296BE8">
          <w:rPr>
            <w:rStyle w:val="a6"/>
            <w:noProof/>
          </w:rPr>
          <w:t>4.4</w:t>
        </w:r>
        <w:r>
          <w:rPr>
            <w:rFonts w:cstheme="minorBidi"/>
            <w:noProof/>
            <w:kern w:val="2"/>
            <w:sz w:val="24"/>
            <w:szCs w:val="24"/>
          </w:rPr>
          <w:tab/>
        </w:r>
        <w:r w:rsidRPr="00296BE8">
          <w:rPr>
            <w:rStyle w:val="a6"/>
            <w:rFonts w:hint="eastAsia"/>
            <w:noProof/>
          </w:rPr>
          <w:t>评估与对比算法结果及性能</w:t>
        </w:r>
        <w:r>
          <w:rPr>
            <w:noProof/>
            <w:webHidden/>
          </w:rPr>
          <w:tab/>
        </w:r>
        <w:r>
          <w:rPr>
            <w:noProof/>
            <w:webHidden/>
          </w:rPr>
          <w:fldChar w:fldCharType="begin"/>
        </w:r>
        <w:r>
          <w:rPr>
            <w:noProof/>
            <w:webHidden/>
          </w:rPr>
          <w:instrText xml:space="preserve"> PAGEREF _Toc430716806 \h </w:instrText>
        </w:r>
      </w:ins>
      <w:r>
        <w:rPr>
          <w:noProof/>
          <w:webHidden/>
        </w:rPr>
      </w:r>
      <w:r>
        <w:rPr>
          <w:noProof/>
          <w:webHidden/>
        </w:rPr>
        <w:fldChar w:fldCharType="separate"/>
      </w:r>
      <w:ins w:id="86" w:author="肖永博" w:date="2015-09-22T20:24:00Z">
        <w:r>
          <w:rPr>
            <w:noProof/>
            <w:webHidden/>
          </w:rPr>
          <w:t>22</w:t>
        </w:r>
        <w:r>
          <w:rPr>
            <w:noProof/>
            <w:webHidden/>
          </w:rPr>
          <w:fldChar w:fldCharType="end"/>
        </w:r>
        <w:r w:rsidRPr="00296BE8">
          <w:rPr>
            <w:rStyle w:val="a6"/>
            <w:noProof/>
          </w:rPr>
          <w:fldChar w:fldCharType="end"/>
        </w:r>
      </w:ins>
    </w:p>
    <w:p w14:paraId="4F130AE8" w14:textId="77777777" w:rsidR="00B33A3F" w:rsidRDefault="00B33A3F">
      <w:pPr>
        <w:pStyle w:val="31"/>
        <w:tabs>
          <w:tab w:val="left" w:pos="1200"/>
          <w:tab w:val="right" w:leader="dot" w:pos="8296"/>
        </w:tabs>
        <w:rPr>
          <w:ins w:id="87" w:author="肖永博" w:date="2015-09-22T20:24:00Z"/>
          <w:rFonts w:cstheme="minorBidi"/>
          <w:noProof/>
          <w:kern w:val="2"/>
          <w:sz w:val="24"/>
          <w:szCs w:val="24"/>
        </w:rPr>
      </w:pPr>
      <w:ins w:id="88" w:author="肖永博" w:date="2015-09-22T20:24:00Z">
        <w:r w:rsidRPr="00296BE8">
          <w:rPr>
            <w:rStyle w:val="a6"/>
            <w:noProof/>
          </w:rPr>
          <w:fldChar w:fldCharType="begin"/>
        </w:r>
        <w:r w:rsidRPr="00296BE8">
          <w:rPr>
            <w:rStyle w:val="a6"/>
            <w:noProof/>
          </w:rPr>
          <w:instrText xml:space="preserve"> </w:instrText>
        </w:r>
        <w:r>
          <w:rPr>
            <w:noProof/>
          </w:rPr>
          <w:instrText>HYPERLINK \l "_Toc430716807"</w:instrText>
        </w:r>
        <w:r w:rsidRPr="00296BE8">
          <w:rPr>
            <w:rStyle w:val="a6"/>
            <w:noProof/>
          </w:rPr>
          <w:instrText xml:space="preserve"> </w:instrText>
        </w:r>
        <w:r w:rsidRPr="00296BE8">
          <w:rPr>
            <w:rStyle w:val="a6"/>
            <w:noProof/>
          </w:rPr>
          <w:fldChar w:fldCharType="separate"/>
        </w:r>
        <w:r w:rsidRPr="00296BE8">
          <w:rPr>
            <w:rStyle w:val="a6"/>
            <w:noProof/>
          </w:rPr>
          <w:t>4.4.1</w:t>
        </w:r>
        <w:r>
          <w:rPr>
            <w:rFonts w:cstheme="minorBidi"/>
            <w:noProof/>
            <w:kern w:val="2"/>
            <w:sz w:val="24"/>
            <w:szCs w:val="24"/>
          </w:rPr>
          <w:tab/>
        </w:r>
        <w:r w:rsidRPr="00296BE8">
          <w:rPr>
            <w:rStyle w:val="a6"/>
            <w:rFonts w:hint="eastAsia"/>
            <w:noProof/>
          </w:rPr>
          <w:t>实验数据获取方式</w:t>
        </w:r>
        <w:r>
          <w:rPr>
            <w:noProof/>
            <w:webHidden/>
          </w:rPr>
          <w:tab/>
        </w:r>
        <w:r>
          <w:rPr>
            <w:noProof/>
            <w:webHidden/>
          </w:rPr>
          <w:fldChar w:fldCharType="begin"/>
        </w:r>
        <w:r>
          <w:rPr>
            <w:noProof/>
            <w:webHidden/>
          </w:rPr>
          <w:instrText xml:space="preserve"> PAGEREF _Toc430716807 \h </w:instrText>
        </w:r>
      </w:ins>
      <w:r>
        <w:rPr>
          <w:noProof/>
          <w:webHidden/>
        </w:rPr>
      </w:r>
      <w:r>
        <w:rPr>
          <w:noProof/>
          <w:webHidden/>
        </w:rPr>
        <w:fldChar w:fldCharType="separate"/>
      </w:r>
      <w:ins w:id="89" w:author="肖永博" w:date="2015-09-22T20:24:00Z">
        <w:r>
          <w:rPr>
            <w:noProof/>
            <w:webHidden/>
          </w:rPr>
          <w:t>22</w:t>
        </w:r>
        <w:r>
          <w:rPr>
            <w:noProof/>
            <w:webHidden/>
          </w:rPr>
          <w:fldChar w:fldCharType="end"/>
        </w:r>
        <w:r w:rsidRPr="00296BE8">
          <w:rPr>
            <w:rStyle w:val="a6"/>
            <w:noProof/>
          </w:rPr>
          <w:fldChar w:fldCharType="end"/>
        </w:r>
      </w:ins>
    </w:p>
    <w:p w14:paraId="289658D9" w14:textId="77777777" w:rsidR="00B33A3F" w:rsidRDefault="00B33A3F">
      <w:pPr>
        <w:pStyle w:val="31"/>
        <w:tabs>
          <w:tab w:val="left" w:pos="1200"/>
          <w:tab w:val="right" w:leader="dot" w:pos="8296"/>
        </w:tabs>
        <w:rPr>
          <w:ins w:id="90" w:author="肖永博" w:date="2015-09-22T20:24:00Z"/>
          <w:rFonts w:cstheme="minorBidi"/>
          <w:noProof/>
          <w:kern w:val="2"/>
          <w:sz w:val="24"/>
          <w:szCs w:val="24"/>
        </w:rPr>
      </w:pPr>
      <w:ins w:id="91" w:author="肖永博" w:date="2015-09-22T20:24:00Z">
        <w:r w:rsidRPr="00296BE8">
          <w:rPr>
            <w:rStyle w:val="a6"/>
            <w:noProof/>
          </w:rPr>
          <w:fldChar w:fldCharType="begin"/>
        </w:r>
        <w:r w:rsidRPr="00296BE8">
          <w:rPr>
            <w:rStyle w:val="a6"/>
            <w:noProof/>
          </w:rPr>
          <w:instrText xml:space="preserve"> </w:instrText>
        </w:r>
        <w:r>
          <w:rPr>
            <w:noProof/>
          </w:rPr>
          <w:instrText>HYPERLINK \l "_Toc430716808"</w:instrText>
        </w:r>
        <w:r w:rsidRPr="00296BE8">
          <w:rPr>
            <w:rStyle w:val="a6"/>
            <w:noProof/>
          </w:rPr>
          <w:instrText xml:space="preserve"> </w:instrText>
        </w:r>
        <w:r w:rsidRPr="00296BE8">
          <w:rPr>
            <w:rStyle w:val="a6"/>
            <w:noProof/>
          </w:rPr>
          <w:fldChar w:fldCharType="separate"/>
        </w:r>
        <w:r w:rsidRPr="00296BE8">
          <w:rPr>
            <w:rStyle w:val="a6"/>
            <w:noProof/>
          </w:rPr>
          <w:t>4.4.2</w:t>
        </w:r>
        <w:r>
          <w:rPr>
            <w:rFonts w:cstheme="minorBidi"/>
            <w:noProof/>
            <w:kern w:val="2"/>
            <w:sz w:val="24"/>
            <w:szCs w:val="24"/>
          </w:rPr>
          <w:tab/>
        </w:r>
        <w:r w:rsidRPr="00296BE8">
          <w:rPr>
            <w:rStyle w:val="a6"/>
            <w:rFonts w:hint="eastAsia"/>
            <w:noProof/>
          </w:rPr>
          <w:t>实验方案设计</w:t>
        </w:r>
        <w:r>
          <w:rPr>
            <w:noProof/>
            <w:webHidden/>
          </w:rPr>
          <w:tab/>
        </w:r>
        <w:r>
          <w:rPr>
            <w:noProof/>
            <w:webHidden/>
          </w:rPr>
          <w:fldChar w:fldCharType="begin"/>
        </w:r>
        <w:r>
          <w:rPr>
            <w:noProof/>
            <w:webHidden/>
          </w:rPr>
          <w:instrText xml:space="preserve"> PAGEREF _Toc430716808 \h </w:instrText>
        </w:r>
      </w:ins>
      <w:r>
        <w:rPr>
          <w:noProof/>
          <w:webHidden/>
        </w:rPr>
      </w:r>
      <w:r>
        <w:rPr>
          <w:noProof/>
          <w:webHidden/>
        </w:rPr>
        <w:fldChar w:fldCharType="separate"/>
      </w:r>
      <w:ins w:id="92" w:author="肖永博" w:date="2015-09-22T20:24:00Z">
        <w:r>
          <w:rPr>
            <w:noProof/>
            <w:webHidden/>
          </w:rPr>
          <w:t>22</w:t>
        </w:r>
        <w:r>
          <w:rPr>
            <w:noProof/>
            <w:webHidden/>
          </w:rPr>
          <w:fldChar w:fldCharType="end"/>
        </w:r>
        <w:r w:rsidRPr="00296BE8">
          <w:rPr>
            <w:rStyle w:val="a6"/>
            <w:noProof/>
          </w:rPr>
          <w:fldChar w:fldCharType="end"/>
        </w:r>
      </w:ins>
    </w:p>
    <w:p w14:paraId="2ADB4C42" w14:textId="77777777" w:rsidR="00B33A3F" w:rsidRDefault="00B33A3F">
      <w:pPr>
        <w:pStyle w:val="31"/>
        <w:tabs>
          <w:tab w:val="left" w:pos="1200"/>
          <w:tab w:val="right" w:leader="dot" w:pos="8296"/>
        </w:tabs>
        <w:rPr>
          <w:ins w:id="93" w:author="肖永博" w:date="2015-09-22T20:24:00Z"/>
          <w:rFonts w:cstheme="minorBidi"/>
          <w:noProof/>
          <w:kern w:val="2"/>
          <w:sz w:val="24"/>
          <w:szCs w:val="24"/>
        </w:rPr>
      </w:pPr>
      <w:ins w:id="94" w:author="肖永博" w:date="2015-09-22T20:24:00Z">
        <w:r w:rsidRPr="00296BE8">
          <w:rPr>
            <w:rStyle w:val="a6"/>
            <w:noProof/>
          </w:rPr>
          <w:lastRenderedPageBreak/>
          <w:fldChar w:fldCharType="begin"/>
        </w:r>
        <w:r w:rsidRPr="00296BE8">
          <w:rPr>
            <w:rStyle w:val="a6"/>
            <w:noProof/>
          </w:rPr>
          <w:instrText xml:space="preserve"> </w:instrText>
        </w:r>
        <w:r>
          <w:rPr>
            <w:noProof/>
          </w:rPr>
          <w:instrText>HYPERLINK \l "_Toc430716809"</w:instrText>
        </w:r>
        <w:r w:rsidRPr="00296BE8">
          <w:rPr>
            <w:rStyle w:val="a6"/>
            <w:noProof/>
          </w:rPr>
          <w:instrText xml:space="preserve"> </w:instrText>
        </w:r>
        <w:r w:rsidRPr="00296BE8">
          <w:rPr>
            <w:rStyle w:val="a6"/>
            <w:noProof/>
          </w:rPr>
          <w:fldChar w:fldCharType="separate"/>
        </w:r>
        <w:r w:rsidRPr="00296BE8">
          <w:rPr>
            <w:rStyle w:val="a6"/>
            <w:noProof/>
          </w:rPr>
          <w:t>4.4.3</w:t>
        </w:r>
        <w:r>
          <w:rPr>
            <w:rFonts w:cstheme="minorBidi"/>
            <w:noProof/>
            <w:kern w:val="2"/>
            <w:sz w:val="24"/>
            <w:szCs w:val="24"/>
          </w:rPr>
          <w:tab/>
        </w:r>
        <w:r w:rsidRPr="00296BE8">
          <w:rPr>
            <w:rStyle w:val="a6"/>
            <w:rFonts w:hint="eastAsia"/>
            <w:noProof/>
          </w:rPr>
          <w:t>实验结果准确性评估</w:t>
        </w:r>
        <w:r>
          <w:rPr>
            <w:noProof/>
            <w:webHidden/>
          </w:rPr>
          <w:tab/>
        </w:r>
        <w:r>
          <w:rPr>
            <w:noProof/>
            <w:webHidden/>
          </w:rPr>
          <w:fldChar w:fldCharType="begin"/>
        </w:r>
        <w:r>
          <w:rPr>
            <w:noProof/>
            <w:webHidden/>
          </w:rPr>
          <w:instrText xml:space="preserve"> PAGEREF _Toc430716809 \h </w:instrText>
        </w:r>
      </w:ins>
      <w:r>
        <w:rPr>
          <w:noProof/>
          <w:webHidden/>
        </w:rPr>
      </w:r>
      <w:r>
        <w:rPr>
          <w:noProof/>
          <w:webHidden/>
        </w:rPr>
        <w:fldChar w:fldCharType="separate"/>
      </w:r>
      <w:ins w:id="95" w:author="肖永博" w:date="2015-09-22T20:24:00Z">
        <w:r>
          <w:rPr>
            <w:noProof/>
            <w:webHidden/>
          </w:rPr>
          <w:t>22</w:t>
        </w:r>
        <w:r>
          <w:rPr>
            <w:noProof/>
            <w:webHidden/>
          </w:rPr>
          <w:fldChar w:fldCharType="end"/>
        </w:r>
        <w:r w:rsidRPr="00296BE8">
          <w:rPr>
            <w:rStyle w:val="a6"/>
            <w:noProof/>
          </w:rPr>
          <w:fldChar w:fldCharType="end"/>
        </w:r>
      </w:ins>
    </w:p>
    <w:p w14:paraId="3A094822" w14:textId="77777777" w:rsidR="00B33A3F" w:rsidRDefault="00B33A3F">
      <w:pPr>
        <w:pStyle w:val="31"/>
        <w:tabs>
          <w:tab w:val="left" w:pos="1200"/>
          <w:tab w:val="right" w:leader="dot" w:pos="8296"/>
        </w:tabs>
        <w:rPr>
          <w:ins w:id="96" w:author="肖永博" w:date="2015-09-22T20:24:00Z"/>
          <w:rFonts w:cstheme="minorBidi"/>
          <w:noProof/>
          <w:kern w:val="2"/>
          <w:sz w:val="24"/>
          <w:szCs w:val="24"/>
        </w:rPr>
      </w:pPr>
      <w:ins w:id="97" w:author="肖永博" w:date="2015-09-22T20:24:00Z">
        <w:r w:rsidRPr="00296BE8">
          <w:rPr>
            <w:rStyle w:val="a6"/>
            <w:noProof/>
          </w:rPr>
          <w:fldChar w:fldCharType="begin"/>
        </w:r>
        <w:r w:rsidRPr="00296BE8">
          <w:rPr>
            <w:rStyle w:val="a6"/>
            <w:noProof/>
          </w:rPr>
          <w:instrText xml:space="preserve"> </w:instrText>
        </w:r>
        <w:r>
          <w:rPr>
            <w:noProof/>
          </w:rPr>
          <w:instrText>HYPERLINK \l "_Toc430716810"</w:instrText>
        </w:r>
        <w:r w:rsidRPr="00296BE8">
          <w:rPr>
            <w:rStyle w:val="a6"/>
            <w:noProof/>
          </w:rPr>
          <w:instrText xml:space="preserve"> </w:instrText>
        </w:r>
        <w:r w:rsidRPr="00296BE8">
          <w:rPr>
            <w:rStyle w:val="a6"/>
            <w:noProof/>
          </w:rPr>
          <w:fldChar w:fldCharType="separate"/>
        </w:r>
        <w:r w:rsidRPr="00296BE8">
          <w:rPr>
            <w:rStyle w:val="a6"/>
            <w:noProof/>
          </w:rPr>
          <w:t>4.4.4</w:t>
        </w:r>
        <w:r>
          <w:rPr>
            <w:rFonts w:cstheme="minorBidi"/>
            <w:noProof/>
            <w:kern w:val="2"/>
            <w:sz w:val="24"/>
            <w:szCs w:val="24"/>
          </w:rPr>
          <w:tab/>
        </w:r>
        <w:r w:rsidRPr="00296BE8">
          <w:rPr>
            <w:rStyle w:val="a6"/>
            <w:rFonts w:hint="eastAsia"/>
            <w:noProof/>
          </w:rPr>
          <w:t>实验性能评估</w:t>
        </w:r>
        <w:r>
          <w:rPr>
            <w:noProof/>
            <w:webHidden/>
          </w:rPr>
          <w:tab/>
        </w:r>
        <w:r>
          <w:rPr>
            <w:noProof/>
            <w:webHidden/>
          </w:rPr>
          <w:fldChar w:fldCharType="begin"/>
        </w:r>
        <w:r>
          <w:rPr>
            <w:noProof/>
            <w:webHidden/>
          </w:rPr>
          <w:instrText xml:space="preserve"> PAGEREF _Toc430716810 \h </w:instrText>
        </w:r>
      </w:ins>
      <w:r>
        <w:rPr>
          <w:noProof/>
          <w:webHidden/>
        </w:rPr>
      </w:r>
      <w:r>
        <w:rPr>
          <w:noProof/>
          <w:webHidden/>
        </w:rPr>
        <w:fldChar w:fldCharType="separate"/>
      </w:r>
      <w:ins w:id="98" w:author="肖永博" w:date="2015-09-22T20:24:00Z">
        <w:r>
          <w:rPr>
            <w:noProof/>
            <w:webHidden/>
          </w:rPr>
          <w:t>22</w:t>
        </w:r>
        <w:r>
          <w:rPr>
            <w:noProof/>
            <w:webHidden/>
          </w:rPr>
          <w:fldChar w:fldCharType="end"/>
        </w:r>
        <w:r w:rsidRPr="00296BE8">
          <w:rPr>
            <w:rStyle w:val="a6"/>
            <w:noProof/>
          </w:rPr>
          <w:fldChar w:fldCharType="end"/>
        </w:r>
      </w:ins>
    </w:p>
    <w:p w14:paraId="1121171F" w14:textId="77777777" w:rsidR="00B33A3F" w:rsidRDefault="00B33A3F">
      <w:pPr>
        <w:pStyle w:val="31"/>
        <w:tabs>
          <w:tab w:val="left" w:pos="1200"/>
          <w:tab w:val="right" w:leader="dot" w:pos="8296"/>
        </w:tabs>
        <w:rPr>
          <w:ins w:id="99" w:author="肖永博" w:date="2015-09-22T20:24:00Z"/>
          <w:rFonts w:cstheme="minorBidi"/>
          <w:noProof/>
          <w:kern w:val="2"/>
          <w:sz w:val="24"/>
          <w:szCs w:val="24"/>
        </w:rPr>
      </w:pPr>
      <w:ins w:id="100" w:author="肖永博" w:date="2015-09-22T20:24:00Z">
        <w:r w:rsidRPr="00296BE8">
          <w:rPr>
            <w:rStyle w:val="a6"/>
            <w:noProof/>
          </w:rPr>
          <w:fldChar w:fldCharType="begin"/>
        </w:r>
        <w:r w:rsidRPr="00296BE8">
          <w:rPr>
            <w:rStyle w:val="a6"/>
            <w:noProof/>
          </w:rPr>
          <w:instrText xml:space="preserve"> </w:instrText>
        </w:r>
        <w:r>
          <w:rPr>
            <w:noProof/>
          </w:rPr>
          <w:instrText>HYPERLINK \l "_Toc430716811"</w:instrText>
        </w:r>
        <w:r w:rsidRPr="00296BE8">
          <w:rPr>
            <w:rStyle w:val="a6"/>
            <w:noProof/>
          </w:rPr>
          <w:instrText xml:space="preserve"> </w:instrText>
        </w:r>
        <w:r w:rsidRPr="00296BE8">
          <w:rPr>
            <w:rStyle w:val="a6"/>
            <w:noProof/>
          </w:rPr>
          <w:fldChar w:fldCharType="separate"/>
        </w:r>
        <w:r w:rsidRPr="00296BE8">
          <w:rPr>
            <w:rStyle w:val="a6"/>
            <w:noProof/>
          </w:rPr>
          <w:t>4.4.5</w:t>
        </w:r>
        <w:r>
          <w:rPr>
            <w:rFonts w:cstheme="minorBidi"/>
            <w:noProof/>
            <w:kern w:val="2"/>
            <w:sz w:val="24"/>
            <w:szCs w:val="24"/>
          </w:rPr>
          <w:tab/>
        </w:r>
        <w:r w:rsidRPr="00296BE8">
          <w:rPr>
            <w:rStyle w:val="a6"/>
            <w:rFonts w:hint="eastAsia"/>
            <w:noProof/>
          </w:rPr>
          <w:t>同已有算法的对比实验</w:t>
        </w:r>
        <w:r>
          <w:rPr>
            <w:noProof/>
            <w:webHidden/>
          </w:rPr>
          <w:tab/>
        </w:r>
        <w:r>
          <w:rPr>
            <w:noProof/>
            <w:webHidden/>
          </w:rPr>
          <w:fldChar w:fldCharType="begin"/>
        </w:r>
        <w:r>
          <w:rPr>
            <w:noProof/>
            <w:webHidden/>
          </w:rPr>
          <w:instrText xml:space="preserve"> PAGEREF _Toc430716811 \h </w:instrText>
        </w:r>
      </w:ins>
      <w:r>
        <w:rPr>
          <w:noProof/>
          <w:webHidden/>
        </w:rPr>
      </w:r>
      <w:r>
        <w:rPr>
          <w:noProof/>
          <w:webHidden/>
        </w:rPr>
        <w:fldChar w:fldCharType="separate"/>
      </w:r>
      <w:ins w:id="101" w:author="肖永博" w:date="2015-09-22T20:24:00Z">
        <w:r>
          <w:rPr>
            <w:noProof/>
            <w:webHidden/>
          </w:rPr>
          <w:t>23</w:t>
        </w:r>
        <w:r>
          <w:rPr>
            <w:noProof/>
            <w:webHidden/>
          </w:rPr>
          <w:fldChar w:fldCharType="end"/>
        </w:r>
        <w:r w:rsidRPr="00296BE8">
          <w:rPr>
            <w:rStyle w:val="a6"/>
            <w:noProof/>
          </w:rPr>
          <w:fldChar w:fldCharType="end"/>
        </w:r>
      </w:ins>
    </w:p>
    <w:p w14:paraId="3D80C0C7" w14:textId="77777777" w:rsidR="00B33A3F" w:rsidRDefault="00B33A3F">
      <w:pPr>
        <w:pStyle w:val="11"/>
        <w:rPr>
          <w:ins w:id="102" w:author="肖永博" w:date="2015-09-22T20:24:00Z"/>
          <w:rFonts w:cstheme="minorBidi"/>
          <w:noProof/>
          <w:kern w:val="2"/>
          <w:sz w:val="24"/>
          <w:szCs w:val="24"/>
        </w:rPr>
      </w:pPr>
      <w:ins w:id="103" w:author="肖永博" w:date="2015-09-22T20:24:00Z">
        <w:r w:rsidRPr="00296BE8">
          <w:rPr>
            <w:rStyle w:val="a6"/>
            <w:noProof/>
          </w:rPr>
          <w:fldChar w:fldCharType="begin"/>
        </w:r>
        <w:r w:rsidRPr="00296BE8">
          <w:rPr>
            <w:rStyle w:val="a6"/>
            <w:noProof/>
          </w:rPr>
          <w:instrText xml:space="preserve"> </w:instrText>
        </w:r>
        <w:r>
          <w:rPr>
            <w:noProof/>
          </w:rPr>
          <w:instrText>HYPERLINK \l "_Toc430716812"</w:instrText>
        </w:r>
        <w:r w:rsidRPr="00296BE8">
          <w:rPr>
            <w:rStyle w:val="a6"/>
            <w:noProof/>
          </w:rPr>
          <w:instrText xml:space="preserve"> </w:instrText>
        </w:r>
        <w:r w:rsidRPr="00296BE8">
          <w:rPr>
            <w:rStyle w:val="a6"/>
            <w:noProof/>
          </w:rPr>
          <w:fldChar w:fldCharType="separate"/>
        </w:r>
        <w:r w:rsidRPr="00296BE8">
          <w:rPr>
            <w:rStyle w:val="a6"/>
            <w:noProof/>
          </w:rPr>
          <w:t>5</w:t>
        </w:r>
        <w:r>
          <w:rPr>
            <w:rFonts w:cstheme="minorBidi"/>
            <w:noProof/>
            <w:kern w:val="2"/>
            <w:sz w:val="24"/>
            <w:szCs w:val="24"/>
          </w:rPr>
          <w:tab/>
        </w:r>
        <w:r w:rsidRPr="00296BE8">
          <w:rPr>
            <w:rStyle w:val="a6"/>
            <w:rFonts w:hint="eastAsia"/>
            <w:noProof/>
          </w:rPr>
          <w:t>预期成果及可能的创新点</w:t>
        </w:r>
        <w:r>
          <w:rPr>
            <w:noProof/>
            <w:webHidden/>
          </w:rPr>
          <w:tab/>
        </w:r>
        <w:r>
          <w:rPr>
            <w:noProof/>
            <w:webHidden/>
          </w:rPr>
          <w:fldChar w:fldCharType="begin"/>
        </w:r>
        <w:r>
          <w:rPr>
            <w:noProof/>
            <w:webHidden/>
          </w:rPr>
          <w:instrText xml:space="preserve"> PAGEREF _Toc430716812 \h </w:instrText>
        </w:r>
      </w:ins>
      <w:r>
        <w:rPr>
          <w:noProof/>
          <w:webHidden/>
        </w:rPr>
      </w:r>
      <w:r>
        <w:rPr>
          <w:noProof/>
          <w:webHidden/>
        </w:rPr>
        <w:fldChar w:fldCharType="separate"/>
      </w:r>
      <w:ins w:id="104" w:author="肖永博" w:date="2015-09-22T20:24:00Z">
        <w:r>
          <w:rPr>
            <w:noProof/>
            <w:webHidden/>
          </w:rPr>
          <w:t>23</w:t>
        </w:r>
        <w:r>
          <w:rPr>
            <w:noProof/>
            <w:webHidden/>
          </w:rPr>
          <w:fldChar w:fldCharType="end"/>
        </w:r>
        <w:r w:rsidRPr="00296BE8">
          <w:rPr>
            <w:rStyle w:val="a6"/>
            <w:noProof/>
          </w:rPr>
          <w:fldChar w:fldCharType="end"/>
        </w:r>
      </w:ins>
    </w:p>
    <w:p w14:paraId="0F7054D5" w14:textId="77777777" w:rsidR="00B33A3F" w:rsidRDefault="00B33A3F">
      <w:pPr>
        <w:pStyle w:val="21"/>
        <w:tabs>
          <w:tab w:val="left" w:pos="960"/>
          <w:tab w:val="right" w:leader="dot" w:pos="8296"/>
        </w:tabs>
        <w:rPr>
          <w:ins w:id="105" w:author="肖永博" w:date="2015-09-22T20:24:00Z"/>
          <w:rFonts w:cstheme="minorBidi"/>
          <w:noProof/>
          <w:kern w:val="2"/>
          <w:sz w:val="24"/>
          <w:szCs w:val="24"/>
        </w:rPr>
      </w:pPr>
      <w:ins w:id="106" w:author="肖永博" w:date="2015-09-22T20:24:00Z">
        <w:r w:rsidRPr="00296BE8">
          <w:rPr>
            <w:rStyle w:val="a6"/>
            <w:noProof/>
          </w:rPr>
          <w:fldChar w:fldCharType="begin"/>
        </w:r>
        <w:r w:rsidRPr="00296BE8">
          <w:rPr>
            <w:rStyle w:val="a6"/>
            <w:noProof/>
          </w:rPr>
          <w:instrText xml:space="preserve"> </w:instrText>
        </w:r>
        <w:r>
          <w:rPr>
            <w:noProof/>
          </w:rPr>
          <w:instrText>HYPERLINK \l "_Toc430716813"</w:instrText>
        </w:r>
        <w:r w:rsidRPr="00296BE8">
          <w:rPr>
            <w:rStyle w:val="a6"/>
            <w:noProof/>
          </w:rPr>
          <w:instrText xml:space="preserve"> </w:instrText>
        </w:r>
        <w:r w:rsidRPr="00296BE8">
          <w:rPr>
            <w:rStyle w:val="a6"/>
            <w:noProof/>
          </w:rPr>
          <w:fldChar w:fldCharType="separate"/>
        </w:r>
        <w:r w:rsidRPr="00296BE8">
          <w:rPr>
            <w:rStyle w:val="a6"/>
            <w:noProof/>
          </w:rPr>
          <w:t>5.1</w:t>
        </w:r>
        <w:r>
          <w:rPr>
            <w:rFonts w:cstheme="minorBidi"/>
            <w:noProof/>
            <w:kern w:val="2"/>
            <w:sz w:val="24"/>
            <w:szCs w:val="24"/>
          </w:rPr>
          <w:tab/>
        </w:r>
        <w:r w:rsidRPr="00296BE8">
          <w:rPr>
            <w:rStyle w:val="a6"/>
            <w:rFonts w:hint="eastAsia"/>
            <w:noProof/>
          </w:rPr>
          <w:t>预期成果</w:t>
        </w:r>
        <w:r>
          <w:rPr>
            <w:noProof/>
            <w:webHidden/>
          </w:rPr>
          <w:tab/>
        </w:r>
        <w:r>
          <w:rPr>
            <w:noProof/>
            <w:webHidden/>
          </w:rPr>
          <w:fldChar w:fldCharType="begin"/>
        </w:r>
        <w:r>
          <w:rPr>
            <w:noProof/>
            <w:webHidden/>
          </w:rPr>
          <w:instrText xml:space="preserve"> PAGEREF _Toc430716813 \h </w:instrText>
        </w:r>
      </w:ins>
      <w:r>
        <w:rPr>
          <w:noProof/>
          <w:webHidden/>
        </w:rPr>
      </w:r>
      <w:r>
        <w:rPr>
          <w:noProof/>
          <w:webHidden/>
        </w:rPr>
        <w:fldChar w:fldCharType="separate"/>
      </w:r>
      <w:ins w:id="107" w:author="肖永博" w:date="2015-09-22T20:24:00Z">
        <w:r>
          <w:rPr>
            <w:noProof/>
            <w:webHidden/>
          </w:rPr>
          <w:t>23</w:t>
        </w:r>
        <w:r>
          <w:rPr>
            <w:noProof/>
            <w:webHidden/>
          </w:rPr>
          <w:fldChar w:fldCharType="end"/>
        </w:r>
        <w:r w:rsidRPr="00296BE8">
          <w:rPr>
            <w:rStyle w:val="a6"/>
            <w:noProof/>
          </w:rPr>
          <w:fldChar w:fldCharType="end"/>
        </w:r>
      </w:ins>
    </w:p>
    <w:p w14:paraId="63732E3E" w14:textId="77777777" w:rsidR="00B33A3F" w:rsidRDefault="00B33A3F">
      <w:pPr>
        <w:pStyle w:val="21"/>
        <w:tabs>
          <w:tab w:val="left" w:pos="960"/>
          <w:tab w:val="right" w:leader="dot" w:pos="8296"/>
        </w:tabs>
        <w:rPr>
          <w:ins w:id="108" w:author="肖永博" w:date="2015-09-22T20:24:00Z"/>
          <w:rFonts w:cstheme="minorBidi"/>
          <w:noProof/>
          <w:kern w:val="2"/>
          <w:sz w:val="24"/>
          <w:szCs w:val="24"/>
        </w:rPr>
      </w:pPr>
      <w:ins w:id="109" w:author="肖永博" w:date="2015-09-22T20:24:00Z">
        <w:r w:rsidRPr="00296BE8">
          <w:rPr>
            <w:rStyle w:val="a6"/>
            <w:noProof/>
          </w:rPr>
          <w:fldChar w:fldCharType="begin"/>
        </w:r>
        <w:r w:rsidRPr="00296BE8">
          <w:rPr>
            <w:rStyle w:val="a6"/>
            <w:noProof/>
          </w:rPr>
          <w:instrText xml:space="preserve"> </w:instrText>
        </w:r>
        <w:r>
          <w:rPr>
            <w:noProof/>
          </w:rPr>
          <w:instrText>HYPERLINK \l "_Toc430716814"</w:instrText>
        </w:r>
        <w:r w:rsidRPr="00296BE8">
          <w:rPr>
            <w:rStyle w:val="a6"/>
            <w:noProof/>
          </w:rPr>
          <w:instrText xml:space="preserve"> </w:instrText>
        </w:r>
        <w:r w:rsidRPr="00296BE8">
          <w:rPr>
            <w:rStyle w:val="a6"/>
            <w:noProof/>
          </w:rPr>
          <w:fldChar w:fldCharType="separate"/>
        </w:r>
        <w:r w:rsidRPr="00296BE8">
          <w:rPr>
            <w:rStyle w:val="a6"/>
            <w:noProof/>
          </w:rPr>
          <w:t>5.2</w:t>
        </w:r>
        <w:r>
          <w:rPr>
            <w:rFonts w:cstheme="minorBidi"/>
            <w:noProof/>
            <w:kern w:val="2"/>
            <w:sz w:val="24"/>
            <w:szCs w:val="24"/>
          </w:rPr>
          <w:tab/>
        </w:r>
        <w:r w:rsidRPr="00296BE8">
          <w:rPr>
            <w:rStyle w:val="a6"/>
            <w:rFonts w:hint="eastAsia"/>
            <w:noProof/>
          </w:rPr>
          <w:t>可能的创新点</w:t>
        </w:r>
        <w:r>
          <w:rPr>
            <w:noProof/>
            <w:webHidden/>
          </w:rPr>
          <w:tab/>
        </w:r>
        <w:r>
          <w:rPr>
            <w:noProof/>
            <w:webHidden/>
          </w:rPr>
          <w:fldChar w:fldCharType="begin"/>
        </w:r>
        <w:r>
          <w:rPr>
            <w:noProof/>
            <w:webHidden/>
          </w:rPr>
          <w:instrText xml:space="preserve"> PAGEREF _Toc430716814 \h </w:instrText>
        </w:r>
      </w:ins>
      <w:r>
        <w:rPr>
          <w:noProof/>
          <w:webHidden/>
        </w:rPr>
      </w:r>
      <w:r>
        <w:rPr>
          <w:noProof/>
          <w:webHidden/>
        </w:rPr>
        <w:fldChar w:fldCharType="separate"/>
      </w:r>
      <w:ins w:id="110" w:author="肖永博" w:date="2015-09-22T20:24:00Z">
        <w:r>
          <w:rPr>
            <w:noProof/>
            <w:webHidden/>
          </w:rPr>
          <w:t>23</w:t>
        </w:r>
        <w:r>
          <w:rPr>
            <w:noProof/>
            <w:webHidden/>
          </w:rPr>
          <w:fldChar w:fldCharType="end"/>
        </w:r>
        <w:r w:rsidRPr="00296BE8">
          <w:rPr>
            <w:rStyle w:val="a6"/>
            <w:noProof/>
          </w:rPr>
          <w:fldChar w:fldCharType="end"/>
        </w:r>
      </w:ins>
    </w:p>
    <w:p w14:paraId="54C1E992" w14:textId="77777777" w:rsidR="00B33A3F" w:rsidRDefault="00B33A3F">
      <w:pPr>
        <w:pStyle w:val="11"/>
        <w:rPr>
          <w:ins w:id="111" w:author="肖永博" w:date="2015-09-22T20:24:00Z"/>
          <w:rFonts w:cstheme="minorBidi"/>
          <w:noProof/>
          <w:kern w:val="2"/>
          <w:sz w:val="24"/>
          <w:szCs w:val="24"/>
        </w:rPr>
      </w:pPr>
      <w:ins w:id="112" w:author="肖永博" w:date="2015-09-22T20:24:00Z">
        <w:r w:rsidRPr="00296BE8">
          <w:rPr>
            <w:rStyle w:val="a6"/>
            <w:noProof/>
          </w:rPr>
          <w:fldChar w:fldCharType="begin"/>
        </w:r>
        <w:r w:rsidRPr="00296BE8">
          <w:rPr>
            <w:rStyle w:val="a6"/>
            <w:noProof/>
          </w:rPr>
          <w:instrText xml:space="preserve"> </w:instrText>
        </w:r>
        <w:r>
          <w:rPr>
            <w:noProof/>
          </w:rPr>
          <w:instrText>HYPERLINK \l "_Toc430716815"</w:instrText>
        </w:r>
        <w:r w:rsidRPr="00296BE8">
          <w:rPr>
            <w:rStyle w:val="a6"/>
            <w:noProof/>
          </w:rPr>
          <w:instrText xml:space="preserve"> </w:instrText>
        </w:r>
        <w:r w:rsidRPr="00296BE8">
          <w:rPr>
            <w:rStyle w:val="a6"/>
            <w:noProof/>
          </w:rPr>
          <w:fldChar w:fldCharType="separate"/>
        </w:r>
        <w:r w:rsidRPr="00296BE8">
          <w:rPr>
            <w:rStyle w:val="a6"/>
            <w:noProof/>
          </w:rPr>
          <w:t>6</w:t>
        </w:r>
        <w:r>
          <w:rPr>
            <w:rFonts w:cstheme="minorBidi"/>
            <w:noProof/>
            <w:kern w:val="2"/>
            <w:sz w:val="24"/>
            <w:szCs w:val="24"/>
          </w:rPr>
          <w:tab/>
        </w:r>
        <w:r w:rsidRPr="00296BE8">
          <w:rPr>
            <w:rStyle w:val="a6"/>
            <w:rFonts w:hint="eastAsia"/>
            <w:noProof/>
          </w:rPr>
          <w:t>研究计划</w:t>
        </w:r>
        <w:r>
          <w:rPr>
            <w:noProof/>
            <w:webHidden/>
          </w:rPr>
          <w:tab/>
        </w:r>
        <w:r>
          <w:rPr>
            <w:noProof/>
            <w:webHidden/>
          </w:rPr>
          <w:fldChar w:fldCharType="begin"/>
        </w:r>
        <w:r>
          <w:rPr>
            <w:noProof/>
            <w:webHidden/>
          </w:rPr>
          <w:instrText xml:space="preserve"> PAGEREF _Toc430716815 \h </w:instrText>
        </w:r>
      </w:ins>
      <w:r>
        <w:rPr>
          <w:noProof/>
          <w:webHidden/>
        </w:rPr>
      </w:r>
      <w:r>
        <w:rPr>
          <w:noProof/>
          <w:webHidden/>
        </w:rPr>
        <w:fldChar w:fldCharType="separate"/>
      </w:r>
      <w:ins w:id="113" w:author="肖永博" w:date="2015-09-22T20:24:00Z">
        <w:r>
          <w:rPr>
            <w:noProof/>
            <w:webHidden/>
          </w:rPr>
          <w:t>23</w:t>
        </w:r>
        <w:r>
          <w:rPr>
            <w:noProof/>
            <w:webHidden/>
          </w:rPr>
          <w:fldChar w:fldCharType="end"/>
        </w:r>
        <w:r w:rsidRPr="00296BE8">
          <w:rPr>
            <w:rStyle w:val="a6"/>
            <w:noProof/>
          </w:rPr>
          <w:fldChar w:fldCharType="end"/>
        </w:r>
      </w:ins>
    </w:p>
    <w:p w14:paraId="2E2A7935" w14:textId="77777777" w:rsidR="00B33A3F" w:rsidRDefault="00B33A3F">
      <w:pPr>
        <w:pStyle w:val="11"/>
        <w:rPr>
          <w:ins w:id="114" w:author="肖永博" w:date="2015-09-22T20:24:00Z"/>
          <w:rFonts w:cstheme="minorBidi"/>
          <w:noProof/>
          <w:kern w:val="2"/>
          <w:sz w:val="24"/>
          <w:szCs w:val="24"/>
        </w:rPr>
      </w:pPr>
      <w:ins w:id="115" w:author="肖永博" w:date="2015-09-22T20:24:00Z">
        <w:r w:rsidRPr="00296BE8">
          <w:rPr>
            <w:rStyle w:val="a6"/>
            <w:noProof/>
          </w:rPr>
          <w:fldChar w:fldCharType="begin"/>
        </w:r>
        <w:r w:rsidRPr="00296BE8">
          <w:rPr>
            <w:rStyle w:val="a6"/>
            <w:noProof/>
          </w:rPr>
          <w:instrText xml:space="preserve"> </w:instrText>
        </w:r>
        <w:r>
          <w:rPr>
            <w:noProof/>
          </w:rPr>
          <w:instrText>HYPERLINK \l "_Toc430716816"</w:instrText>
        </w:r>
        <w:r w:rsidRPr="00296BE8">
          <w:rPr>
            <w:rStyle w:val="a6"/>
            <w:noProof/>
          </w:rPr>
          <w:instrText xml:space="preserve"> </w:instrText>
        </w:r>
        <w:r w:rsidRPr="00296BE8">
          <w:rPr>
            <w:rStyle w:val="a6"/>
            <w:noProof/>
          </w:rPr>
          <w:fldChar w:fldCharType="separate"/>
        </w:r>
        <w:r w:rsidRPr="00296BE8">
          <w:rPr>
            <w:rStyle w:val="a6"/>
            <w:noProof/>
          </w:rPr>
          <w:t>7</w:t>
        </w:r>
        <w:r>
          <w:rPr>
            <w:rFonts w:cstheme="minorBidi"/>
            <w:noProof/>
            <w:kern w:val="2"/>
            <w:sz w:val="24"/>
            <w:szCs w:val="24"/>
          </w:rPr>
          <w:tab/>
        </w:r>
        <w:r w:rsidRPr="00296BE8">
          <w:rPr>
            <w:rStyle w:val="a6"/>
            <w:rFonts w:hint="eastAsia"/>
            <w:noProof/>
          </w:rPr>
          <w:t>参考文献</w:t>
        </w:r>
        <w:r>
          <w:rPr>
            <w:noProof/>
            <w:webHidden/>
          </w:rPr>
          <w:tab/>
        </w:r>
        <w:r>
          <w:rPr>
            <w:noProof/>
            <w:webHidden/>
          </w:rPr>
          <w:fldChar w:fldCharType="begin"/>
        </w:r>
        <w:r>
          <w:rPr>
            <w:noProof/>
            <w:webHidden/>
          </w:rPr>
          <w:instrText xml:space="preserve"> PAGEREF _Toc430716816 \h </w:instrText>
        </w:r>
      </w:ins>
      <w:r>
        <w:rPr>
          <w:noProof/>
          <w:webHidden/>
        </w:rPr>
      </w:r>
      <w:r>
        <w:rPr>
          <w:noProof/>
          <w:webHidden/>
        </w:rPr>
        <w:fldChar w:fldCharType="separate"/>
      </w:r>
      <w:ins w:id="116" w:author="肖永博" w:date="2015-09-22T20:24:00Z">
        <w:r>
          <w:rPr>
            <w:noProof/>
            <w:webHidden/>
          </w:rPr>
          <w:t>24</w:t>
        </w:r>
        <w:r>
          <w:rPr>
            <w:noProof/>
            <w:webHidden/>
          </w:rPr>
          <w:fldChar w:fldCharType="end"/>
        </w:r>
        <w:r w:rsidRPr="00296BE8">
          <w:rPr>
            <w:rStyle w:val="a6"/>
            <w:noProof/>
          </w:rPr>
          <w:fldChar w:fldCharType="end"/>
        </w:r>
      </w:ins>
    </w:p>
    <w:p w14:paraId="6618D13E" w14:textId="77777777" w:rsidR="00EC7D8B" w:rsidDel="00B33A3F" w:rsidRDefault="00EC7D8B">
      <w:pPr>
        <w:pStyle w:val="11"/>
        <w:rPr>
          <w:del w:id="117" w:author="肖永博" w:date="2015-09-22T20:24:00Z"/>
          <w:rFonts w:cstheme="minorBidi"/>
          <w:noProof/>
          <w:kern w:val="2"/>
          <w:sz w:val="21"/>
        </w:rPr>
      </w:pPr>
      <w:del w:id="118" w:author="肖永博" w:date="2015-09-22T20:24:00Z">
        <w:r w:rsidRPr="00B33A3F" w:rsidDel="00B33A3F">
          <w:rPr>
            <w:rPrChange w:id="119" w:author="肖永博" w:date="2015-09-22T20:24:00Z">
              <w:rPr>
                <w:rStyle w:val="a6"/>
                <w:noProof/>
              </w:rPr>
            </w:rPrChange>
          </w:rPr>
          <w:delText>1</w:delText>
        </w:r>
        <w:r w:rsidDel="00B33A3F">
          <w:rPr>
            <w:rFonts w:cstheme="minorBidi"/>
            <w:noProof/>
            <w:kern w:val="2"/>
            <w:sz w:val="21"/>
          </w:rPr>
          <w:tab/>
        </w:r>
        <w:r w:rsidRPr="00B33A3F" w:rsidDel="00B33A3F">
          <w:rPr>
            <w:rFonts w:hint="eastAsia"/>
            <w:rPrChange w:id="120" w:author="肖永博" w:date="2015-09-22T20:24:00Z">
              <w:rPr>
                <w:rStyle w:val="a6"/>
                <w:rFonts w:hint="eastAsia"/>
                <w:noProof/>
              </w:rPr>
            </w:rPrChange>
          </w:rPr>
          <w:delText>选题背景</w:delText>
        </w:r>
        <w:r w:rsidDel="00B33A3F">
          <w:rPr>
            <w:noProof/>
            <w:webHidden/>
          </w:rPr>
          <w:tab/>
          <w:delText>3</w:delText>
        </w:r>
      </w:del>
    </w:p>
    <w:p w14:paraId="61202BE3" w14:textId="77777777" w:rsidR="00EC7D8B" w:rsidDel="00B33A3F" w:rsidRDefault="00EC7D8B">
      <w:pPr>
        <w:pStyle w:val="11"/>
        <w:rPr>
          <w:del w:id="121" w:author="肖永博" w:date="2015-09-22T20:24:00Z"/>
          <w:rFonts w:cstheme="minorBidi"/>
          <w:noProof/>
          <w:kern w:val="2"/>
          <w:sz w:val="21"/>
        </w:rPr>
      </w:pPr>
      <w:del w:id="122" w:author="肖永博" w:date="2015-09-22T20:24:00Z">
        <w:r w:rsidRPr="00B33A3F" w:rsidDel="00B33A3F">
          <w:rPr>
            <w:rPrChange w:id="123" w:author="肖永博" w:date="2015-09-22T20:24:00Z">
              <w:rPr>
                <w:rStyle w:val="a6"/>
                <w:noProof/>
              </w:rPr>
            </w:rPrChange>
          </w:rPr>
          <w:delText>2</w:delText>
        </w:r>
        <w:r w:rsidDel="00B33A3F">
          <w:rPr>
            <w:rFonts w:cstheme="minorBidi"/>
            <w:noProof/>
            <w:kern w:val="2"/>
            <w:sz w:val="21"/>
          </w:rPr>
          <w:tab/>
        </w:r>
        <w:r w:rsidRPr="00B33A3F" w:rsidDel="00B33A3F">
          <w:rPr>
            <w:rFonts w:hint="eastAsia"/>
            <w:rPrChange w:id="124" w:author="肖永博" w:date="2015-09-22T20:24:00Z">
              <w:rPr>
                <w:rStyle w:val="a6"/>
                <w:rFonts w:hint="eastAsia"/>
                <w:noProof/>
              </w:rPr>
            </w:rPrChange>
          </w:rPr>
          <w:delText>国内外研究现状</w:delText>
        </w:r>
        <w:r w:rsidDel="00B33A3F">
          <w:rPr>
            <w:noProof/>
            <w:webHidden/>
          </w:rPr>
          <w:tab/>
          <w:delText>4</w:delText>
        </w:r>
      </w:del>
    </w:p>
    <w:p w14:paraId="2A4080AD" w14:textId="77777777" w:rsidR="00EC7D8B" w:rsidDel="00B33A3F" w:rsidRDefault="00EC7D8B">
      <w:pPr>
        <w:pStyle w:val="21"/>
        <w:tabs>
          <w:tab w:val="left" w:pos="840"/>
          <w:tab w:val="right" w:leader="dot" w:pos="8296"/>
        </w:tabs>
        <w:rPr>
          <w:del w:id="125" w:author="肖永博" w:date="2015-09-22T20:24:00Z"/>
          <w:rFonts w:cstheme="minorBidi"/>
          <w:noProof/>
          <w:kern w:val="2"/>
          <w:sz w:val="21"/>
        </w:rPr>
      </w:pPr>
      <w:del w:id="126" w:author="肖永博" w:date="2015-09-22T20:24:00Z">
        <w:r w:rsidRPr="00B33A3F" w:rsidDel="00B33A3F">
          <w:rPr>
            <w:rPrChange w:id="127" w:author="肖永博" w:date="2015-09-22T20:24:00Z">
              <w:rPr>
                <w:rStyle w:val="a6"/>
                <w:noProof/>
              </w:rPr>
            </w:rPrChange>
          </w:rPr>
          <w:delText>2.1</w:delText>
        </w:r>
        <w:r w:rsidDel="00B33A3F">
          <w:rPr>
            <w:rFonts w:cstheme="minorBidi"/>
            <w:noProof/>
            <w:kern w:val="2"/>
            <w:sz w:val="21"/>
          </w:rPr>
          <w:tab/>
        </w:r>
        <w:r w:rsidRPr="00B33A3F" w:rsidDel="00B33A3F">
          <w:rPr>
            <w:rFonts w:hint="eastAsia"/>
            <w:rPrChange w:id="128" w:author="肖永博" w:date="2015-09-22T20:24:00Z">
              <w:rPr>
                <w:rStyle w:val="a6"/>
                <w:rFonts w:hint="eastAsia"/>
                <w:noProof/>
              </w:rPr>
            </w:rPrChange>
          </w:rPr>
          <w:delText>流程模型</w:delText>
        </w:r>
        <w:r w:rsidDel="00B33A3F">
          <w:rPr>
            <w:noProof/>
            <w:webHidden/>
          </w:rPr>
          <w:tab/>
          <w:delText>5</w:delText>
        </w:r>
      </w:del>
    </w:p>
    <w:p w14:paraId="07954531" w14:textId="77777777" w:rsidR="00EC7D8B" w:rsidDel="00B33A3F" w:rsidRDefault="00EC7D8B">
      <w:pPr>
        <w:pStyle w:val="31"/>
        <w:tabs>
          <w:tab w:val="left" w:pos="1260"/>
          <w:tab w:val="right" w:leader="dot" w:pos="8296"/>
        </w:tabs>
        <w:rPr>
          <w:del w:id="129" w:author="肖永博" w:date="2015-09-22T20:24:00Z"/>
          <w:rFonts w:cstheme="minorBidi"/>
          <w:noProof/>
          <w:kern w:val="2"/>
          <w:sz w:val="21"/>
        </w:rPr>
      </w:pPr>
      <w:del w:id="130" w:author="肖永博" w:date="2015-09-22T20:24:00Z">
        <w:r w:rsidRPr="00B33A3F" w:rsidDel="00B33A3F">
          <w:rPr>
            <w:rPrChange w:id="131" w:author="肖永博" w:date="2015-09-22T20:24:00Z">
              <w:rPr>
                <w:rStyle w:val="a6"/>
                <w:noProof/>
              </w:rPr>
            </w:rPrChange>
          </w:rPr>
          <w:delText>2.1.1</w:delText>
        </w:r>
        <w:r w:rsidDel="00B33A3F">
          <w:rPr>
            <w:rFonts w:cstheme="minorBidi"/>
            <w:noProof/>
            <w:kern w:val="2"/>
            <w:sz w:val="21"/>
          </w:rPr>
          <w:tab/>
        </w:r>
        <w:r w:rsidRPr="00B33A3F" w:rsidDel="00B33A3F">
          <w:rPr>
            <w:rPrChange w:id="132" w:author="肖永博" w:date="2015-09-22T20:24:00Z">
              <w:rPr>
                <w:rStyle w:val="a6"/>
                <w:noProof/>
              </w:rPr>
            </w:rPrChange>
          </w:rPr>
          <w:delText>Declarative</w:delText>
        </w:r>
        <w:r w:rsidRPr="00B33A3F" w:rsidDel="00B33A3F">
          <w:rPr>
            <w:rFonts w:hint="eastAsia"/>
            <w:rPrChange w:id="133" w:author="肖永博" w:date="2015-09-22T20:24:00Z">
              <w:rPr>
                <w:rStyle w:val="a6"/>
                <w:rFonts w:hint="eastAsia"/>
                <w:noProof/>
              </w:rPr>
            </w:rPrChange>
          </w:rPr>
          <w:delText>模型</w:delText>
        </w:r>
        <w:r w:rsidDel="00B33A3F">
          <w:rPr>
            <w:noProof/>
            <w:webHidden/>
          </w:rPr>
          <w:tab/>
          <w:delText>5</w:delText>
        </w:r>
      </w:del>
    </w:p>
    <w:p w14:paraId="048C2233" w14:textId="77777777" w:rsidR="00EC7D8B" w:rsidDel="00B33A3F" w:rsidRDefault="00EC7D8B">
      <w:pPr>
        <w:pStyle w:val="31"/>
        <w:tabs>
          <w:tab w:val="left" w:pos="1260"/>
          <w:tab w:val="right" w:leader="dot" w:pos="8296"/>
        </w:tabs>
        <w:rPr>
          <w:del w:id="134" w:author="肖永博" w:date="2015-09-22T20:24:00Z"/>
          <w:rFonts w:cstheme="minorBidi"/>
          <w:noProof/>
          <w:kern w:val="2"/>
          <w:sz w:val="21"/>
        </w:rPr>
      </w:pPr>
      <w:del w:id="135" w:author="肖永博" w:date="2015-09-22T20:24:00Z">
        <w:r w:rsidRPr="00B33A3F" w:rsidDel="00B33A3F">
          <w:rPr>
            <w:rPrChange w:id="136" w:author="肖永博" w:date="2015-09-22T20:24:00Z">
              <w:rPr>
                <w:rStyle w:val="a6"/>
                <w:noProof/>
              </w:rPr>
            </w:rPrChange>
          </w:rPr>
          <w:delText>2.1.2</w:delText>
        </w:r>
        <w:r w:rsidDel="00B33A3F">
          <w:rPr>
            <w:rFonts w:cstheme="minorBidi"/>
            <w:noProof/>
            <w:kern w:val="2"/>
            <w:sz w:val="21"/>
          </w:rPr>
          <w:tab/>
        </w:r>
        <w:r w:rsidRPr="00B33A3F" w:rsidDel="00B33A3F">
          <w:rPr>
            <w:rPrChange w:id="137" w:author="肖永博" w:date="2015-09-22T20:24:00Z">
              <w:rPr>
                <w:rStyle w:val="a6"/>
                <w:noProof/>
              </w:rPr>
            </w:rPrChange>
          </w:rPr>
          <w:delText>Imperative</w:delText>
        </w:r>
        <w:r w:rsidRPr="00B33A3F" w:rsidDel="00B33A3F">
          <w:rPr>
            <w:rFonts w:hint="eastAsia"/>
            <w:rPrChange w:id="138" w:author="肖永博" w:date="2015-09-22T20:24:00Z">
              <w:rPr>
                <w:rStyle w:val="a6"/>
                <w:rFonts w:hint="eastAsia"/>
                <w:noProof/>
              </w:rPr>
            </w:rPrChange>
          </w:rPr>
          <w:delText>模型</w:delText>
        </w:r>
        <w:r w:rsidDel="00B33A3F">
          <w:rPr>
            <w:noProof/>
            <w:webHidden/>
          </w:rPr>
          <w:tab/>
          <w:delText>6</w:delText>
        </w:r>
      </w:del>
    </w:p>
    <w:p w14:paraId="0F08B740" w14:textId="77777777" w:rsidR="00EC7D8B" w:rsidDel="00B33A3F" w:rsidRDefault="00EC7D8B">
      <w:pPr>
        <w:pStyle w:val="21"/>
        <w:tabs>
          <w:tab w:val="left" w:pos="840"/>
          <w:tab w:val="right" w:leader="dot" w:pos="8296"/>
        </w:tabs>
        <w:rPr>
          <w:del w:id="139" w:author="肖永博" w:date="2015-09-22T20:24:00Z"/>
          <w:rFonts w:cstheme="minorBidi"/>
          <w:noProof/>
          <w:kern w:val="2"/>
          <w:sz w:val="21"/>
        </w:rPr>
      </w:pPr>
      <w:del w:id="140" w:author="肖永博" w:date="2015-09-22T20:24:00Z">
        <w:r w:rsidRPr="00B33A3F" w:rsidDel="00B33A3F">
          <w:rPr>
            <w:rPrChange w:id="141" w:author="肖永博" w:date="2015-09-22T20:24:00Z">
              <w:rPr>
                <w:rStyle w:val="a6"/>
                <w:noProof/>
              </w:rPr>
            </w:rPrChange>
          </w:rPr>
          <w:delText>2.2</w:delText>
        </w:r>
        <w:r w:rsidDel="00B33A3F">
          <w:rPr>
            <w:rFonts w:cstheme="minorBidi"/>
            <w:noProof/>
            <w:kern w:val="2"/>
            <w:sz w:val="21"/>
          </w:rPr>
          <w:tab/>
        </w:r>
        <w:r w:rsidRPr="00B33A3F" w:rsidDel="00B33A3F">
          <w:rPr>
            <w:rFonts w:hint="eastAsia"/>
            <w:rPrChange w:id="142" w:author="肖永博" w:date="2015-09-22T20:24:00Z">
              <w:rPr>
                <w:rStyle w:val="a6"/>
                <w:rFonts w:hint="eastAsia"/>
                <w:noProof/>
              </w:rPr>
            </w:rPrChange>
          </w:rPr>
          <w:delText>符合性检测</w:delText>
        </w:r>
        <w:r w:rsidDel="00B33A3F">
          <w:rPr>
            <w:noProof/>
            <w:webHidden/>
          </w:rPr>
          <w:tab/>
          <w:delText>8</w:delText>
        </w:r>
      </w:del>
    </w:p>
    <w:p w14:paraId="5C6AD8FB" w14:textId="77777777" w:rsidR="00EC7D8B" w:rsidDel="00B33A3F" w:rsidRDefault="00EC7D8B">
      <w:pPr>
        <w:pStyle w:val="31"/>
        <w:tabs>
          <w:tab w:val="left" w:pos="1260"/>
          <w:tab w:val="right" w:leader="dot" w:pos="8296"/>
        </w:tabs>
        <w:rPr>
          <w:del w:id="143" w:author="肖永博" w:date="2015-09-22T20:24:00Z"/>
          <w:rFonts w:cstheme="minorBidi"/>
          <w:noProof/>
          <w:kern w:val="2"/>
          <w:sz w:val="21"/>
        </w:rPr>
      </w:pPr>
      <w:del w:id="144" w:author="肖永博" w:date="2015-09-22T20:24:00Z">
        <w:r w:rsidRPr="00B33A3F" w:rsidDel="00B33A3F">
          <w:rPr>
            <w:rPrChange w:id="145" w:author="肖永博" w:date="2015-09-22T20:24:00Z">
              <w:rPr>
                <w:rStyle w:val="a6"/>
                <w:noProof/>
              </w:rPr>
            </w:rPrChange>
          </w:rPr>
          <w:delText>2.2.1</w:delText>
        </w:r>
        <w:r w:rsidDel="00B33A3F">
          <w:rPr>
            <w:rFonts w:cstheme="minorBidi"/>
            <w:noProof/>
            <w:kern w:val="2"/>
            <w:sz w:val="21"/>
          </w:rPr>
          <w:tab/>
        </w:r>
        <w:r w:rsidRPr="00B33A3F" w:rsidDel="00B33A3F">
          <w:rPr>
            <w:rFonts w:hint="eastAsia"/>
            <w:rPrChange w:id="146" w:author="肖永博" w:date="2015-09-22T20:24:00Z">
              <w:rPr>
                <w:rStyle w:val="a6"/>
                <w:rFonts w:hint="eastAsia"/>
                <w:noProof/>
              </w:rPr>
            </w:rPrChange>
          </w:rPr>
          <w:delText>度量维度</w:delText>
        </w:r>
        <w:r w:rsidDel="00B33A3F">
          <w:rPr>
            <w:noProof/>
            <w:webHidden/>
          </w:rPr>
          <w:tab/>
          <w:delText>8</w:delText>
        </w:r>
      </w:del>
    </w:p>
    <w:p w14:paraId="0A130102" w14:textId="77777777" w:rsidR="00EC7D8B" w:rsidDel="00B33A3F" w:rsidRDefault="00EC7D8B">
      <w:pPr>
        <w:pStyle w:val="31"/>
        <w:tabs>
          <w:tab w:val="left" w:pos="1260"/>
          <w:tab w:val="right" w:leader="dot" w:pos="8296"/>
        </w:tabs>
        <w:rPr>
          <w:del w:id="147" w:author="肖永博" w:date="2015-09-22T20:24:00Z"/>
          <w:rFonts w:cstheme="minorBidi"/>
          <w:noProof/>
          <w:kern w:val="2"/>
          <w:sz w:val="21"/>
        </w:rPr>
      </w:pPr>
      <w:del w:id="148" w:author="肖永博" w:date="2015-09-22T20:24:00Z">
        <w:r w:rsidRPr="00B33A3F" w:rsidDel="00B33A3F">
          <w:rPr>
            <w:rPrChange w:id="149" w:author="肖永博" w:date="2015-09-22T20:24:00Z">
              <w:rPr>
                <w:rStyle w:val="a6"/>
                <w:noProof/>
              </w:rPr>
            </w:rPrChange>
          </w:rPr>
          <w:delText>2.2.2</w:delText>
        </w:r>
        <w:r w:rsidDel="00B33A3F">
          <w:rPr>
            <w:rFonts w:cstheme="minorBidi"/>
            <w:noProof/>
            <w:kern w:val="2"/>
            <w:sz w:val="21"/>
          </w:rPr>
          <w:tab/>
        </w:r>
        <w:r w:rsidRPr="00B33A3F" w:rsidDel="00B33A3F">
          <w:rPr>
            <w:rFonts w:hint="eastAsia"/>
            <w:rPrChange w:id="150" w:author="肖永博" w:date="2015-09-22T20:24:00Z">
              <w:rPr>
                <w:rStyle w:val="a6"/>
                <w:rFonts w:hint="eastAsia"/>
                <w:noProof/>
              </w:rPr>
            </w:rPrChange>
          </w:rPr>
          <w:delText>符合性检测方法</w:delText>
        </w:r>
        <w:r w:rsidDel="00B33A3F">
          <w:rPr>
            <w:noProof/>
            <w:webHidden/>
          </w:rPr>
          <w:tab/>
          <w:delText>11</w:delText>
        </w:r>
      </w:del>
    </w:p>
    <w:p w14:paraId="161A6BD1" w14:textId="77777777" w:rsidR="00EC7D8B" w:rsidDel="00B33A3F" w:rsidRDefault="00EC7D8B">
      <w:pPr>
        <w:pStyle w:val="21"/>
        <w:tabs>
          <w:tab w:val="left" w:pos="840"/>
          <w:tab w:val="right" w:leader="dot" w:pos="8296"/>
        </w:tabs>
        <w:rPr>
          <w:del w:id="151" w:author="肖永博" w:date="2015-09-22T20:24:00Z"/>
          <w:rFonts w:cstheme="minorBidi"/>
          <w:noProof/>
          <w:kern w:val="2"/>
          <w:sz w:val="21"/>
        </w:rPr>
      </w:pPr>
      <w:del w:id="152" w:author="肖永博" w:date="2015-09-22T20:24:00Z">
        <w:r w:rsidRPr="00B33A3F" w:rsidDel="00B33A3F">
          <w:rPr>
            <w:rPrChange w:id="153" w:author="肖永博" w:date="2015-09-22T20:24:00Z">
              <w:rPr>
                <w:rStyle w:val="a6"/>
                <w:noProof/>
              </w:rPr>
            </w:rPrChange>
          </w:rPr>
          <w:delText>2.3</w:delText>
        </w:r>
        <w:r w:rsidDel="00B33A3F">
          <w:rPr>
            <w:rFonts w:cstheme="minorBidi"/>
            <w:noProof/>
            <w:kern w:val="2"/>
            <w:sz w:val="21"/>
          </w:rPr>
          <w:tab/>
        </w:r>
        <w:r w:rsidRPr="00B33A3F" w:rsidDel="00B33A3F">
          <w:rPr>
            <w:rFonts w:hint="eastAsia"/>
            <w:rPrChange w:id="154" w:author="肖永博" w:date="2015-09-22T20:24:00Z">
              <w:rPr>
                <w:rStyle w:val="a6"/>
                <w:rFonts w:hint="eastAsia"/>
                <w:noProof/>
              </w:rPr>
            </w:rPrChange>
          </w:rPr>
          <w:delText>展开技术</w:delText>
        </w:r>
        <w:r w:rsidDel="00B33A3F">
          <w:rPr>
            <w:noProof/>
            <w:webHidden/>
          </w:rPr>
          <w:tab/>
          <w:delText>12</w:delText>
        </w:r>
      </w:del>
    </w:p>
    <w:p w14:paraId="0EA6EC59" w14:textId="77777777" w:rsidR="00EC7D8B" w:rsidDel="00B33A3F" w:rsidRDefault="00EC7D8B">
      <w:pPr>
        <w:pStyle w:val="31"/>
        <w:tabs>
          <w:tab w:val="left" w:pos="1260"/>
          <w:tab w:val="right" w:leader="dot" w:pos="8296"/>
        </w:tabs>
        <w:rPr>
          <w:del w:id="155" w:author="肖永博" w:date="2015-09-22T20:24:00Z"/>
          <w:rFonts w:cstheme="minorBidi"/>
          <w:noProof/>
          <w:kern w:val="2"/>
          <w:sz w:val="21"/>
        </w:rPr>
      </w:pPr>
      <w:del w:id="156" w:author="肖永博" w:date="2015-09-22T20:24:00Z">
        <w:r w:rsidRPr="00B33A3F" w:rsidDel="00B33A3F">
          <w:rPr>
            <w:rPrChange w:id="157" w:author="肖永博" w:date="2015-09-22T20:24:00Z">
              <w:rPr>
                <w:rStyle w:val="a6"/>
                <w:noProof/>
              </w:rPr>
            </w:rPrChange>
          </w:rPr>
          <w:delText>2.3.1</w:delText>
        </w:r>
        <w:r w:rsidDel="00B33A3F">
          <w:rPr>
            <w:rFonts w:cstheme="minorBidi"/>
            <w:noProof/>
            <w:kern w:val="2"/>
            <w:sz w:val="21"/>
          </w:rPr>
          <w:tab/>
        </w:r>
        <w:r w:rsidRPr="00B33A3F" w:rsidDel="00B33A3F">
          <w:rPr>
            <w:rFonts w:hint="eastAsia"/>
            <w:rPrChange w:id="158" w:author="肖永博" w:date="2015-09-22T20:24:00Z">
              <w:rPr>
                <w:rStyle w:val="a6"/>
                <w:rFonts w:hint="eastAsia"/>
                <w:noProof/>
              </w:rPr>
            </w:rPrChange>
          </w:rPr>
          <w:delText>分支流程</w:delText>
        </w:r>
        <w:r w:rsidDel="00B33A3F">
          <w:rPr>
            <w:noProof/>
            <w:webHidden/>
          </w:rPr>
          <w:tab/>
          <w:delText>12</w:delText>
        </w:r>
      </w:del>
    </w:p>
    <w:p w14:paraId="34C5C762" w14:textId="77777777" w:rsidR="00EC7D8B" w:rsidDel="00B33A3F" w:rsidRDefault="00EC7D8B">
      <w:pPr>
        <w:pStyle w:val="31"/>
        <w:tabs>
          <w:tab w:val="left" w:pos="1260"/>
          <w:tab w:val="right" w:leader="dot" w:pos="8296"/>
        </w:tabs>
        <w:rPr>
          <w:del w:id="159" w:author="肖永博" w:date="2015-09-22T20:24:00Z"/>
          <w:rFonts w:cstheme="minorBidi"/>
          <w:noProof/>
          <w:kern w:val="2"/>
          <w:sz w:val="21"/>
        </w:rPr>
      </w:pPr>
      <w:del w:id="160" w:author="肖永博" w:date="2015-09-22T20:24:00Z">
        <w:r w:rsidRPr="00B33A3F" w:rsidDel="00B33A3F">
          <w:rPr>
            <w:rPrChange w:id="161" w:author="肖永博" w:date="2015-09-22T20:24:00Z">
              <w:rPr>
                <w:rStyle w:val="a6"/>
                <w:noProof/>
              </w:rPr>
            </w:rPrChange>
          </w:rPr>
          <w:delText>2.3.2</w:delText>
        </w:r>
        <w:r w:rsidDel="00B33A3F">
          <w:rPr>
            <w:rFonts w:cstheme="minorBidi"/>
            <w:noProof/>
            <w:kern w:val="2"/>
            <w:sz w:val="21"/>
          </w:rPr>
          <w:tab/>
        </w:r>
        <w:r w:rsidRPr="00B33A3F" w:rsidDel="00B33A3F">
          <w:rPr>
            <w:rFonts w:hint="eastAsia"/>
            <w:rPrChange w:id="162" w:author="肖永博" w:date="2015-09-22T20:24:00Z">
              <w:rPr>
                <w:rStyle w:val="a6"/>
                <w:rFonts w:hint="eastAsia"/>
                <w:noProof/>
              </w:rPr>
            </w:rPrChange>
          </w:rPr>
          <w:delText>完全有限前缀</w:delText>
        </w:r>
        <w:r w:rsidDel="00B33A3F">
          <w:rPr>
            <w:noProof/>
            <w:webHidden/>
          </w:rPr>
          <w:tab/>
          <w:delText>13</w:delText>
        </w:r>
      </w:del>
    </w:p>
    <w:p w14:paraId="227EC528" w14:textId="77777777" w:rsidR="00EC7D8B" w:rsidDel="00B33A3F" w:rsidRDefault="00EC7D8B">
      <w:pPr>
        <w:pStyle w:val="21"/>
        <w:tabs>
          <w:tab w:val="left" w:pos="840"/>
          <w:tab w:val="right" w:leader="dot" w:pos="8296"/>
        </w:tabs>
        <w:rPr>
          <w:del w:id="163" w:author="肖永博" w:date="2015-09-22T20:24:00Z"/>
          <w:rFonts w:cstheme="minorBidi"/>
          <w:noProof/>
          <w:kern w:val="2"/>
          <w:sz w:val="21"/>
        </w:rPr>
      </w:pPr>
      <w:del w:id="164" w:author="肖永博" w:date="2015-09-22T20:24:00Z">
        <w:r w:rsidRPr="00B33A3F" w:rsidDel="00B33A3F">
          <w:rPr>
            <w:rPrChange w:id="165" w:author="肖永博" w:date="2015-09-22T20:24:00Z">
              <w:rPr>
                <w:rStyle w:val="a6"/>
                <w:noProof/>
              </w:rPr>
            </w:rPrChange>
          </w:rPr>
          <w:delText>2.4</w:delText>
        </w:r>
        <w:r w:rsidDel="00B33A3F">
          <w:rPr>
            <w:rFonts w:cstheme="minorBidi"/>
            <w:noProof/>
            <w:kern w:val="2"/>
            <w:sz w:val="21"/>
          </w:rPr>
          <w:tab/>
        </w:r>
        <w:r w:rsidRPr="00B33A3F" w:rsidDel="00B33A3F">
          <w:rPr>
            <w:rFonts w:hint="eastAsia"/>
            <w:rPrChange w:id="166" w:author="肖永博" w:date="2015-09-22T20:24:00Z">
              <w:rPr>
                <w:rStyle w:val="a6"/>
                <w:rFonts w:hint="eastAsia"/>
                <w:noProof/>
              </w:rPr>
            </w:rPrChange>
          </w:rPr>
          <w:delText>日志模型修复</w:delText>
        </w:r>
        <w:r w:rsidDel="00B33A3F">
          <w:rPr>
            <w:noProof/>
            <w:webHidden/>
          </w:rPr>
          <w:tab/>
          <w:delText>14</w:delText>
        </w:r>
      </w:del>
    </w:p>
    <w:p w14:paraId="745E5F1A" w14:textId="77777777" w:rsidR="00EC7D8B" w:rsidDel="00B33A3F" w:rsidRDefault="00EC7D8B">
      <w:pPr>
        <w:pStyle w:val="31"/>
        <w:tabs>
          <w:tab w:val="left" w:pos="1260"/>
          <w:tab w:val="right" w:leader="dot" w:pos="8296"/>
        </w:tabs>
        <w:rPr>
          <w:del w:id="167" w:author="肖永博" w:date="2015-09-22T20:24:00Z"/>
          <w:rFonts w:cstheme="minorBidi"/>
          <w:noProof/>
          <w:kern w:val="2"/>
          <w:sz w:val="21"/>
        </w:rPr>
      </w:pPr>
      <w:del w:id="168" w:author="肖永博" w:date="2015-09-22T20:24:00Z">
        <w:r w:rsidRPr="00B33A3F" w:rsidDel="00B33A3F">
          <w:rPr>
            <w:rPrChange w:id="169" w:author="肖永博" w:date="2015-09-22T20:24:00Z">
              <w:rPr>
                <w:rStyle w:val="a6"/>
                <w:noProof/>
              </w:rPr>
            </w:rPrChange>
          </w:rPr>
          <w:delText>2.4.1</w:delText>
        </w:r>
        <w:r w:rsidDel="00B33A3F">
          <w:rPr>
            <w:rFonts w:cstheme="minorBidi"/>
            <w:noProof/>
            <w:kern w:val="2"/>
            <w:sz w:val="21"/>
          </w:rPr>
          <w:tab/>
        </w:r>
        <w:r w:rsidRPr="00B33A3F" w:rsidDel="00B33A3F">
          <w:rPr>
            <w:rFonts w:hint="eastAsia"/>
            <w:rPrChange w:id="170" w:author="肖永博" w:date="2015-09-22T20:24:00Z">
              <w:rPr>
                <w:rStyle w:val="a6"/>
                <w:rFonts w:hint="eastAsia"/>
                <w:noProof/>
              </w:rPr>
            </w:rPrChange>
          </w:rPr>
          <w:delText>基于控制流的日志模型修复</w:delText>
        </w:r>
        <w:r w:rsidDel="00B33A3F">
          <w:rPr>
            <w:noProof/>
            <w:webHidden/>
          </w:rPr>
          <w:tab/>
          <w:delText>14</w:delText>
        </w:r>
      </w:del>
    </w:p>
    <w:p w14:paraId="637364E6" w14:textId="77777777" w:rsidR="00EC7D8B" w:rsidDel="00B33A3F" w:rsidRDefault="00EC7D8B">
      <w:pPr>
        <w:pStyle w:val="31"/>
        <w:tabs>
          <w:tab w:val="left" w:pos="1260"/>
          <w:tab w:val="right" w:leader="dot" w:pos="8296"/>
        </w:tabs>
        <w:rPr>
          <w:del w:id="171" w:author="肖永博" w:date="2015-09-22T20:24:00Z"/>
          <w:rFonts w:cstheme="minorBidi"/>
          <w:noProof/>
          <w:kern w:val="2"/>
          <w:sz w:val="21"/>
        </w:rPr>
      </w:pPr>
      <w:del w:id="172" w:author="肖永博" w:date="2015-09-22T20:24:00Z">
        <w:r w:rsidRPr="00B33A3F" w:rsidDel="00B33A3F">
          <w:rPr>
            <w:rPrChange w:id="173" w:author="肖永博" w:date="2015-09-22T20:24:00Z">
              <w:rPr>
                <w:rStyle w:val="a6"/>
                <w:noProof/>
              </w:rPr>
            </w:rPrChange>
          </w:rPr>
          <w:delText>2.4.2</w:delText>
        </w:r>
        <w:r w:rsidDel="00B33A3F">
          <w:rPr>
            <w:rFonts w:cstheme="minorBidi"/>
            <w:noProof/>
            <w:kern w:val="2"/>
            <w:sz w:val="21"/>
          </w:rPr>
          <w:tab/>
        </w:r>
        <w:r w:rsidRPr="00B33A3F" w:rsidDel="00B33A3F">
          <w:rPr>
            <w:rFonts w:hint="eastAsia"/>
            <w:rPrChange w:id="174" w:author="肖永博" w:date="2015-09-22T20:24:00Z">
              <w:rPr>
                <w:rStyle w:val="a6"/>
                <w:rFonts w:hint="eastAsia"/>
                <w:noProof/>
              </w:rPr>
            </w:rPrChange>
          </w:rPr>
          <w:delText>基于多维度的日志模型修复</w:delText>
        </w:r>
        <w:r w:rsidDel="00B33A3F">
          <w:rPr>
            <w:noProof/>
            <w:webHidden/>
          </w:rPr>
          <w:tab/>
          <w:delText>16</w:delText>
        </w:r>
      </w:del>
    </w:p>
    <w:p w14:paraId="5CF2C084" w14:textId="77777777" w:rsidR="00EC7D8B" w:rsidDel="00B33A3F" w:rsidRDefault="00EC7D8B">
      <w:pPr>
        <w:pStyle w:val="31"/>
        <w:tabs>
          <w:tab w:val="left" w:pos="1260"/>
          <w:tab w:val="right" w:leader="dot" w:pos="8296"/>
        </w:tabs>
        <w:rPr>
          <w:del w:id="175" w:author="肖永博" w:date="2015-09-22T20:24:00Z"/>
          <w:rFonts w:cstheme="minorBidi"/>
          <w:noProof/>
          <w:kern w:val="2"/>
          <w:sz w:val="21"/>
        </w:rPr>
      </w:pPr>
      <w:del w:id="176" w:author="肖永博" w:date="2015-09-22T20:24:00Z">
        <w:r w:rsidRPr="00B33A3F" w:rsidDel="00B33A3F">
          <w:rPr>
            <w:rPrChange w:id="177" w:author="肖永博" w:date="2015-09-22T20:24:00Z">
              <w:rPr>
                <w:rStyle w:val="a6"/>
                <w:noProof/>
              </w:rPr>
            </w:rPrChange>
          </w:rPr>
          <w:delText>2.4.3</w:delText>
        </w:r>
        <w:r w:rsidDel="00B33A3F">
          <w:rPr>
            <w:rFonts w:cstheme="minorBidi"/>
            <w:noProof/>
            <w:kern w:val="2"/>
            <w:sz w:val="21"/>
          </w:rPr>
          <w:tab/>
        </w:r>
        <w:r w:rsidRPr="00B33A3F" w:rsidDel="00B33A3F">
          <w:rPr>
            <w:rFonts w:hint="eastAsia"/>
            <w:rPrChange w:id="178" w:author="肖永博" w:date="2015-09-22T20:24:00Z">
              <w:rPr>
                <w:rStyle w:val="a6"/>
                <w:rFonts w:hint="eastAsia"/>
                <w:noProof/>
              </w:rPr>
            </w:rPrChange>
          </w:rPr>
          <w:delText>小结</w:delText>
        </w:r>
        <w:r w:rsidDel="00B33A3F">
          <w:rPr>
            <w:noProof/>
            <w:webHidden/>
          </w:rPr>
          <w:tab/>
          <w:delText>17</w:delText>
        </w:r>
      </w:del>
    </w:p>
    <w:p w14:paraId="67D0768C" w14:textId="77777777" w:rsidR="00EC7D8B" w:rsidDel="00B33A3F" w:rsidRDefault="00EC7D8B">
      <w:pPr>
        <w:pStyle w:val="11"/>
        <w:rPr>
          <w:del w:id="179" w:author="肖永博" w:date="2015-09-22T20:24:00Z"/>
          <w:rFonts w:cstheme="minorBidi"/>
          <w:noProof/>
          <w:kern w:val="2"/>
          <w:sz w:val="21"/>
        </w:rPr>
      </w:pPr>
      <w:del w:id="180" w:author="肖永博" w:date="2015-09-22T20:24:00Z">
        <w:r w:rsidRPr="00B33A3F" w:rsidDel="00B33A3F">
          <w:rPr>
            <w:rPrChange w:id="181" w:author="肖永博" w:date="2015-09-22T20:24:00Z">
              <w:rPr>
                <w:rStyle w:val="a6"/>
                <w:noProof/>
              </w:rPr>
            </w:rPrChange>
          </w:rPr>
          <w:delText>3</w:delText>
        </w:r>
        <w:r w:rsidDel="00B33A3F">
          <w:rPr>
            <w:rFonts w:cstheme="minorBidi"/>
            <w:noProof/>
            <w:kern w:val="2"/>
            <w:sz w:val="21"/>
          </w:rPr>
          <w:tab/>
        </w:r>
        <w:r w:rsidRPr="00B33A3F" w:rsidDel="00B33A3F">
          <w:rPr>
            <w:rFonts w:hint="eastAsia"/>
            <w:rPrChange w:id="182" w:author="肖永博" w:date="2015-09-22T20:24:00Z">
              <w:rPr>
                <w:rStyle w:val="a6"/>
                <w:rFonts w:hint="eastAsia"/>
                <w:noProof/>
              </w:rPr>
            </w:rPrChange>
          </w:rPr>
          <w:delText>研究内容</w:delText>
        </w:r>
        <w:r w:rsidDel="00B33A3F">
          <w:rPr>
            <w:noProof/>
            <w:webHidden/>
          </w:rPr>
          <w:tab/>
          <w:delText>17</w:delText>
        </w:r>
      </w:del>
    </w:p>
    <w:p w14:paraId="4360B698" w14:textId="77777777" w:rsidR="00EC7D8B" w:rsidDel="00B33A3F" w:rsidRDefault="00EC7D8B">
      <w:pPr>
        <w:pStyle w:val="21"/>
        <w:tabs>
          <w:tab w:val="left" w:pos="840"/>
          <w:tab w:val="right" w:leader="dot" w:pos="8296"/>
        </w:tabs>
        <w:rPr>
          <w:del w:id="183" w:author="肖永博" w:date="2015-09-22T20:24:00Z"/>
          <w:rFonts w:cstheme="minorBidi"/>
          <w:noProof/>
          <w:kern w:val="2"/>
          <w:sz w:val="21"/>
        </w:rPr>
      </w:pPr>
      <w:del w:id="184" w:author="肖永博" w:date="2015-09-22T20:24:00Z">
        <w:r w:rsidRPr="00B33A3F" w:rsidDel="00B33A3F">
          <w:rPr>
            <w:rPrChange w:id="185" w:author="肖永博" w:date="2015-09-22T20:24:00Z">
              <w:rPr>
                <w:rStyle w:val="a6"/>
                <w:noProof/>
              </w:rPr>
            </w:rPrChange>
          </w:rPr>
          <w:delText>3.1</w:delText>
        </w:r>
        <w:r w:rsidDel="00B33A3F">
          <w:rPr>
            <w:rFonts w:cstheme="minorBidi"/>
            <w:noProof/>
            <w:kern w:val="2"/>
            <w:sz w:val="21"/>
          </w:rPr>
          <w:tab/>
        </w:r>
        <w:r w:rsidRPr="00B33A3F" w:rsidDel="00B33A3F">
          <w:rPr>
            <w:rFonts w:hint="eastAsia"/>
            <w:rPrChange w:id="186" w:author="肖永博" w:date="2015-09-22T20:24:00Z">
              <w:rPr>
                <w:rStyle w:val="a6"/>
                <w:rFonts w:hint="eastAsia"/>
                <w:noProof/>
              </w:rPr>
            </w:rPrChange>
          </w:rPr>
          <w:delText>日志修复问题的形式化定义</w:delText>
        </w:r>
        <w:r w:rsidDel="00B33A3F">
          <w:rPr>
            <w:noProof/>
            <w:webHidden/>
          </w:rPr>
          <w:tab/>
          <w:delText>17</w:delText>
        </w:r>
      </w:del>
    </w:p>
    <w:p w14:paraId="7049C7F9" w14:textId="77777777" w:rsidR="00EC7D8B" w:rsidDel="00B33A3F" w:rsidRDefault="00EC7D8B">
      <w:pPr>
        <w:pStyle w:val="21"/>
        <w:tabs>
          <w:tab w:val="left" w:pos="840"/>
          <w:tab w:val="right" w:leader="dot" w:pos="8296"/>
        </w:tabs>
        <w:rPr>
          <w:del w:id="187" w:author="肖永博" w:date="2015-09-22T20:24:00Z"/>
          <w:rFonts w:cstheme="minorBidi"/>
          <w:noProof/>
          <w:kern w:val="2"/>
          <w:sz w:val="21"/>
        </w:rPr>
      </w:pPr>
      <w:del w:id="188" w:author="肖永博" w:date="2015-09-22T20:24:00Z">
        <w:r w:rsidRPr="00B33A3F" w:rsidDel="00B33A3F">
          <w:rPr>
            <w:rPrChange w:id="189" w:author="肖永博" w:date="2015-09-22T20:24:00Z">
              <w:rPr>
                <w:rStyle w:val="a6"/>
                <w:noProof/>
              </w:rPr>
            </w:rPrChange>
          </w:rPr>
          <w:delText>3.2</w:delText>
        </w:r>
        <w:r w:rsidDel="00B33A3F">
          <w:rPr>
            <w:rFonts w:cstheme="minorBidi"/>
            <w:noProof/>
            <w:kern w:val="2"/>
            <w:sz w:val="21"/>
          </w:rPr>
          <w:tab/>
        </w:r>
        <w:r w:rsidRPr="00B33A3F" w:rsidDel="00B33A3F">
          <w:rPr>
            <w:rFonts w:hint="eastAsia"/>
            <w:rPrChange w:id="190" w:author="肖永博" w:date="2015-09-22T20:24:00Z">
              <w:rPr>
                <w:rStyle w:val="a6"/>
                <w:rFonts w:hint="eastAsia"/>
                <w:noProof/>
              </w:rPr>
            </w:rPrChange>
          </w:rPr>
          <w:delText>日志修复问题的复杂性分析</w:delText>
        </w:r>
        <w:r w:rsidDel="00B33A3F">
          <w:rPr>
            <w:noProof/>
            <w:webHidden/>
          </w:rPr>
          <w:tab/>
          <w:delText>18</w:delText>
        </w:r>
      </w:del>
    </w:p>
    <w:p w14:paraId="598984BB" w14:textId="77777777" w:rsidR="00EC7D8B" w:rsidDel="00B33A3F" w:rsidRDefault="00EC7D8B">
      <w:pPr>
        <w:pStyle w:val="21"/>
        <w:tabs>
          <w:tab w:val="left" w:pos="840"/>
          <w:tab w:val="right" w:leader="dot" w:pos="8296"/>
        </w:tabs>
        <w:rPr>
          <w:del w:id="191" w:author="肖永博" w:date="2015-09-22T20:24:00Z"/>
          <w:rFonts w:cstheme="minorBidi"/>
          <w:noProof/>
          <w:kern w:val="2"/>
          <w:sz w:val="21"/>
        </w:rPr>
      </w:pPr>
      <w:del w:id="192" w:author="肖永博" w:date="2015-09-22T20:24:00Z">
        <w:r w:rsidRPr="00B33A3F" w:rsidDel="00B33A3F">
          <w:rPr>
            <w:rPrChange w:id="193" w:author="肖永博" w:date="2015-09-22T20:24:00Z">
              <w:rPr>
                <w:rStyle w:val="a6"/>
                <w:noProof/>
              </w:rPr>
            </w:rPrChange>
          </w:rPr>
          <w:delText>3.3</w:delText>
        </w:r>
        <w:r w:rsidDel="00B33A3F">
          <w:rPr>
            <w:rFonts w:cstheme="minorBidi"/>
            <w:noProof/>
            <w:kern w:val="2"/>
            <w:sz w:val="21"/>
          </w:rPr>
          <w:tab/>
        </w:r>
        <w:r w:rsidRPr="00B33A3F" w:rsidDel="00B33A3F">
          <w:rPr>
            <w:rFonts w:hint="eastAsia"/>
            <w:rPrChange w:id="194" w:author="肖永博" w:date="2015-09-22T20:24:00Z">
              <w:rPr>
                <w:rStyle w:val="a6"/>
                <w:rFonts w:hint="eastAsia"/>
                <w:noProof/>
              </w:rPr>
            </w:rPrChange>
          </w:rPr>
          <w:delText>日志修复问题的多种解决方法</w:delText>
        </w:r>
        <w:r w:rsidDel="00B33A3F">
          <w:rPr>
            <w:noProof/>
            <w:webHidden/>
          </w:rPr>
          <w:tab/>
          <w:delText>18</w:delText>
        </w:r>
      </w:del>
    </w:p>
    <w:p w14:paraId="0BB5DBB8" w14:textId="77777777" w:rsidR="00EC7D8B" w:rsidDel="00B33A3F" w:rsidRDefault="00EC7D8B">
      <w:pPr>
        <w:pStyle w:val="21"/>
        <w:tabs>
          <w:tab w:val="left" w:pos="840"/>
          <w:tab w:val="right" w:leader="dot" w:pos="8296"/>
        </w:tabs>
        <w:rPr>
          <w:del w:id="195" w:author="肖永博" w:date="2015-09-22T20:24:00Z"/>
          <w:rFonts w:cstheme="minorBidi"/>
          <w:noProof/>
          <w:kern w:val="2"/>
          <w:sz w:val="21"/>
        </w:rPr>
      </w:pPr>
      <w:del w:id="196" w:author="肖永博" w:date="2015-09-22T20:24:00Z">
        <w:r w:rsidRPr="00B33A3F" w:rsidDel="00B33A3F">
          <w:rPr>
            <w:rPrChange w:id="197" w:author="肖永博" w:date="2015-09-22T20:24:00Z">
              <w:rPr>
                <w:rStyle w:val="a6"/>
                <w:noProof/>
              </w:rPr>
            </w:rPrChange>
          </w:rPr>
          <w:delText>3.4</w:delText>
        </w:r>
        <w:r w:rsidDel="00B33A3F">
          <w:rPr>
            <w:rFonts w:cstheme="minorBidi"/>
            <w:noProof/>
            <w:kern w:val="2"/>
            <w:sz w:val="21"/>
          </w:rPr>
          <w:tab/>
        </w:r>
        <w:r w:rsidRPr="00B33A3F" w:rsidDel="00B33A3F">
          <w:rPr>
            <w:rFonts w:hint="eastAsia"/>
            <w:rPrChange w:id="198" w:author="肖永博" w:date="2015-09-22T20:24:00Z">
              <w:rPr>
                <w:rStyle w:val="a6"/>
                <w:rFonts w:hint="eastAsia"/>
                <w:noProof/>
              </w:rPr>
            </w:rPrChange>
          </w:rPr>
          <w:delText>评估与对比算法结果与性能</w:delText>
        </w:r>
        <w:r w:rsidDel="00B33A3F">
          <w:rPr>
            <w:noProof/>
            <w:webHidden/>
          </w:rPr>
          <w:tab/>
          <w:delText>18</w:delText>
        </w:r>
      </w:del>
    </w:p>
    <w:p w14:paraId="5ABAD6E4" w14:textId="77777777" w:rsidR="00EC7D8B" w:rsidDel="00B33A3F" w:rsidRDefault="00EC7D8B">
      <w:pPr>
        <w:pStyle w:val="11"/>
        <w:rPr>
          <w:del w:id="199" w:author="肖永博" w:date="2015-09-22T20:24:00Z"/>
          <w:rFonts w:cstheme="minorBidi"/>
          <w:noProof/>
          <w:kern w:val="2"/>
          <w:sz w:val="21"/>
        </w:rPr>
      </w:pPr>
      <w:del w:id="200" w:author="肖永博" w:date="2015-09-22T20:24:00Z">
        <w:r w:rsidRPr="00B33A3F" w:rsidDel="00B33A3F">
          <w:rPr>
            <w:rPrChange w:id="201" w:author="肖永博" w:date="2015-09-22T20:24:00Z">
              <w:rPr>
                <w:rStyle w:val="a6"/>
                <w:noProof/>
              </w:rPr>
            </w:rPrChange>
          </w:rPr>
          <w:delText>4</w:delText>
        </w:r>
        <w:r w:rsidDel="00B33A3F">
          <w:rPr>
            <w:rFonts w:cstheme="minorBidi"/>
            <w:noProof/>
            <w:kern w:val="2"/>
            <w:sz w:val="21"/>
          </w:rPr>
          <w:tab/>
        </w:r>
        <w:r w:rsidRPr="00B33A3F" w:rsidDel="00B33A3F">
          <w:rPr>
            <w:rFonts w:hint="eastAsia"/>
            <w:rPrChange w:id="202" w:author="肖永博" w:date="2015-09-22T20:24:00Z">
              <w:rPr>
                <w:rStyle w:val="a6"/>
                <w:rFonts w:hint="eastAsia"/>
                <w:noProof/>
              </w:rPr>
            </w:rPrChange>
          </w:rPr>
          <w:delText>研究方法</w:delText>
        </w:r>
        <w:r w:rsidDel="00B33A3F">
          <w:rPr>
            <w:noProof/>
            <w:webHidden/>
          </w:rPr>
          <w:tab/>
          <w:delText>18</w:delText>
        </w:r>
      </w:del>
    </w:p>
    <w:p w14:paraId="4CD2D9BF" w14:textId="77777777" w:rsidR="00EC7D8B" w:rsidDel="00B33A3F" w:rsidRDefault="00EC7D8B">
      <w:pPr>
        <w:pStyle w:val="21"/>
        <w:tabs>
          <w:tab w:val="left" w:pos="840"/>
          <w:tab w:val="right" w:leader="dot" w:pos="8296"/>
        </w:tabs>
        <w:rPr>
          <w:del w:id="203" w:author="肖永博" w:date="2015-09-22T20:24:00Z"/>
          <w:rFonts w:cstheme="minorBidi"/>
          <w:noProof/>
          <w:kern w:val="2"/>
          <w:sz w:val="21"/>
        </w:rPr>
      </w:pPr>
      <w:del w:id="204" w:author="肖永博" w:date="2015-09-22T20:24:00Z">
        <w:r w:rsidRPr="00B33A3F" w:rsidDel="00B33A3F">
          <w:rPr>
            <w:rPrChange w:id="205" w:author="肖永博" w:date="2015-09-22T20:24:00Z">
              <w:rPr>
                <w:rStyle w:val="a6"/>
                <w:noProof/>
              </w:rPr>
            </w:rPrChange>
          </w:rPr>
          <w:delText>4.1</w:delText>
        </w:r>
        <w:r w:rsidDel="00B33A3F">
          <w:rPr>
            <w:rFonts w:cstheme="minorBidi"/>
            <w:noProof/>
            <w:kern w:val="2"/>
            <w:sz w:val="21"/>
          </w:rPr>
          <w:tab/>
        </w:r>
        <w:r w:rsidRPr="00B33A3F" w:rsidDel="00B33A3F">
          <w:rPr>
            <w:rFonts w:hint="eastAsia"/>
            <w:rPrChange w:id="206" w:author="肖永博" w:date="2015-09-22T20:24:00Z">
              <w:rPr>
                <w:rStyle w:val="a6"/>
                <w:rFonts w:hint="eastAsia"/>
                <w:noProof/>
              </w:rPr>
            </w:rPrChange>
          </w:rPr>
          <w:delText>问题的形式化定义</w:delText>
        </w:r>
        <w:r w:rsidDel="00B33A3F">
          <w:rPr>
            <w:noProof/>
            <w:webHidden/>
          </w:rPr>
          <w:tab/>
          <w:delText>18</w:delText>
        </w:r>
      </w:del>
    </w:p>
    <w:p w14:paraId="4FF843F6" w14:textId="77777777" w:rsidR="00EC7D8B" w:rsidDel="00B33A3F" w:rsidRDefault="00EC7D8B">
      <w:pPr>
        <w:pStyle w:val="21"/>
        <w:tabs>
          <w:tab w:val="left" w:pos="840"/>
          <w:tab w:val="right" w:leader="dot" w:pos="8296"/>
        </w:tabs>
        <w:rPr>
          <w:del w:id="207" w:author="肖永博" w:date="2015-09-22T20:24:00Z"/>
          <w:rFonts w:cstheme="minorBidi"/>
          <w:noProof/>
          <w:kern w:val="2"/>
          <w:sz w:val="21"/>
        </w:rPr>
      </w:pPr>
      <w:del w:id="208" w:author="肖永博" w:date="2015-09-22T20:24:00Z">
        <w:r w:rsidRPr="00B33A3F" w:rsidDel="00B33A3F">
          <w:rPr>
            <w:rPrChange w:id="209" w:author="肖永博" w:date="2015-09-22T20:24:00Z">
              <w:rPr>
                <w:rStyle w:val="a6"/>
                <w:noProof/>
              </w:rPr>
            </w:rPrChange>
          </w:rPr>
          <w:delText>4.2</w:delText>
        </w:r>
        <w:r w:rsidDel="00B33A3F">
          <w:rPr>
            <w:rFonts w:cstheme="minorBidi"/>
            <w:noProof/>
            <w:kern w:val="2"/>
            <w:sz w:val="21"/>
          </w:rPr>
          <w:tab/>
        </w:r>
        <w:r w:rsidRPr="00B33A3F" w:rsidDel="00B33A3F">
          <w:rPr>
            <w:rFonts w:hint="eastAsia"/>
            <w:rPrChange w:id="210" w:author="肖永博" w:date="2015-09-22T20:24:00Z">
              <w:rPr>
                <w:rStyle w:val="a6"/>
                <w:rFonts w:hint="eastAsia"/>
                <w:noProof/>
              </w:rPr>
            </w:rPrChange>
          </w:rPr>
          <w:delText>通过归约的方法来验证日志修复问题的复杂性</w:delText>
        </w:r>
        <w:r w:rsidDel="00B33A3F">
          <w:rPr>
            <w:noProof/>
            <w:webHidden/>
          </w:rPr>
          <w:tab/>
          <w:delText>18</w:delText>
        </w:r>
      </w:del>
    </w:p>
    <w:p w14:paraId="02540A77" w14:textId="77777777" w:rsidR="00EC7D8B" w:rsidDel="00B33A3F" w:rsidRDefault="00EC7D8B">
      <w:pPr>
        <w:pStyle w:val="21"/>
        <w:tabs>
          <w:tab w:val="left" w:pos="840"/>
          <w:tab w:val="right" w:leader="dot" w:pos="8296"/>
        </w:tabs>
        <w:rPr>
          <w:del w:id="211" w:author="肖永博" w:date="2015-09-22T20:24:00Z"/>
          <w:rFonts w:cstheme="minorBidi"/>
          <w:noProof/>
          <w:kern w:val="2"/>
          <w:sz w:val="21"/>
        </w:rPr>
      </w:pPr>
      <w:del w:id="212" w:author="肖永博" w:date="2015-09-22T20:24:00Z">
        <w:r w:rsidRPr="00B33A3F" w:rsidDel="00B33A3F">
          <w:rPr>
            <w:rPrChange w:id="213" w:author="肖永博" w:date="2015-09-22T20:24:00Z">
              <w:rPr>
                <w:rStyle w:val="a6"/>
                <w:noProof/>
              </w:rPr>
            </w:rPrChange>
          </w:rPr>
          <w:delText>4.3</w:delText>
        </w:r>
        <w:r w:rsidDel="00B33A3F">
          <w:rPr>
            <w:rFonts w:cstheme="minorBidi"/>
            <w:noProof/>
            <w:kern w:val="2"/>
            <w:sz w:val="21"/>
          </w:rPr>
          <w:tab/>
        </w:r>
        <w:r w:rsidRPr="00B33A3F" w:rsidDel="00B33A3F">
          <w:rPr>
            <w:rFonts w:hint="eastAsia"/>
            <w:rPrChange w:id="214" w:author="肖永博" w:date="2015-09-22T20:24:00Z">
              <w:rPr>
                <w:rStyle w:val="a6"/>
                <w:rFonts w:hint="eastAsia"/>
                <w:noProof/>
              </w:rPr>
            </w:rPrChange>
          </w:rPr>
          <w:delText>设计日志修复问题的多种解决方法</w:delText>
        </w:r>
        <w:r w:rsidDel="00B33A3F">
          <w:rPr>
            <w:noProof/>
            <w:webHidden/>
          </w:rPr>
          <w:tab/>
          <w:delText>19</w:delText>
        </w:r>
      </w:del>
    </w:p>
    <w:p w14:paraId="6D221F64" w14:textId="77777777" w:rsidR="00EC7D8B" w:rsidDel="00B33A3F" w:rsidRDefault="00EC7D8B">
      <w:pPr>
        <w:pStyle w:val="31"/>
        <w:tabs>
          <w:tab w:val="left" w:pos="1260"/>
          <w:tab w:val="right" w:leader="dot" w:pos="8296"/>
        </w:tabs>
        <w:rPr>
          <w:del w:id="215" w:author="肖永博" w:date="2015-09-22T20:24:00Z"/>
          <w:rFonts w:cstheme="minorBidi"/>
          <w:noProof/>
          <w:kern w:val="2"/>
          <w:sz w:val="21"/>
        </w:rPr>
      </w:pPr>
      <w:del w:id="216" w:author="肖永博" w:date="2015-09-22T20:24:00Z">
        <w:r w:rsidRPr="00B33A3F" w:rsidDel="00B33A3F">
          <w:rPr>
            <w:rPrChange w:id="217" w:author="肖永博" w:date="2015-09-22T20:24:00Z">
              <w:rPr>
                <w:rStyle w:val="a6"/>
                <w:noProof/>
              </w:rPr>
            </w:rPrChange>
          </w:rPr>
          <w:delText>4.3.1</w:delText>
        </w:r>
        <w:r w:rsidDel="00B33A3F">
          <w:rPr>
            <w:rFonts w:cstheme="minorBidi"/>
            <w:noProof/>
            <w:kern w:val="2"/>
            <w:sz w:val="21"/>
          </w:rPr>
          <w:tab/>
        </w:r>
        <w:r w:rsidRPr="00B33A3F" w:rsidDel="00B33A3F">
          <w:rPr>
            <w:rPrChange w:id="218" w:author="肖永博" w:date="2015-09-22T20:24:00Z">
              <w:rPr>
                <w:rStyle w:val="a6"/>
                <w:noProof/>
              </w:rPr>
            </w:rPrChange>
          </w:rPr>
          <w:delText>A*</w:delText>
        </w:r>
        <w:r w:rsidRPr="00B33A3F" w:rsidDel="00B33A3F">
          <w:rPr>
            <w:rFonts w:hint="eastAsia"/>
            <w:rPrChange w:id="219" w:author="肖永博" w:date="2015-09-22T20:24:00Z">
              <w:rPr>
                <w:rStyle w:val="a6"/>
                <w:rFonts w:hint="eastAsia"/>
                <w:noProof/>
              </w:rPr>
            </w:rPrChange>
          </w:rPr>
          <w:delText>算法设计</w:delText>
        </w:r>
        <w:r w:rsidDel="00B33A3F">
          <w:rPr>
            <w:noProof/>
            <w:webHidden/>
          </w:rPr>
          <w:tab/>
          <w:delText>19</w:delText>
        </w:r>
      </w:del>
    </w:p>
    <w:p w14:paraId="511B26F5" w14:textId="77777777" w:rsidR="00EC7D8B" w:rsidDel="00B33A3F" w:rsidRDefault="00EC7D8B">
      <w:pPr>
        <w:pStyle w:val="31"/>
        <w:tabs>
          <w:tab w:val="left" w:pos="1260"/>
          <w:tab w:val="right" w:leader="dot" w:pos="8296"/>
        </w:tabs>
        <w:rPr>
          <w:del w:id="220" w:author="肖永博" w:date="2015-09-22T20:24:00Z"/>
          <w:rFonts w:cstheme="minorBidi"/>
          <w:noProof/>
          <w:kern w:val="2"/>
          <w:sz w:val="21"/>
        </w:rPr>
      </w:pPr>
      <w:del w:id="221" w:author="肖永博" w:date="2015-09-22T20:24:00Z">
        <w:r w:rsidRPr="00B33A3F" w:rsidDel="00B33A3F">
          <w:rPr>
            <w:rPrChange w:id="222" w:author="肖永博" w:date="2015-09-22T20:24:00Z">
              <w:rPr>
                <w:rStyle w:val="a6"/>
                <w:noProof/>
              </w:rPr>
            </w:rPrChange>
          </w:rPr>
          <w:delText>4.3.2</w:delText>
        </w:r>
        <w:r w:rsidDel="00B33A3F">
          <w:rPr>
            <w:rFonts w:cstheme="minorBidi"/>
            <w:noProof/>
            <w:kern w:val="2"/>
            <w:sz w:val="21"/>
          </w:rPr>
          <w:tab/>
        </w:r>
        <w:r w:rsidRPr="00B33A3F" w:rsidDel="00B33A3F">
          <w:rPr>
            <w:rFonts w:hint="eastAsia"/>
            <w:rPrChange w:id="223" w:author="肖永博" w:date="2015-09-22T20:24:00Z">
              <w:rPr>
                <w:rStyle w:val="a6"/>
                <w:rFonts w:hint="eastAsia"/>
                <w:noProof/>
              </w:rPr>
            </w:rPrChange>
          </w:rPr>
          <w:delText>加速算法设计</w:delText>
        </w:r>
        <w:r w:rsidDel="00B33A3F">
          <w:rPr>
            <w:noProof/>
            <w:webHidden/>
          </w:rPr>
          <w:tab/>
          <w:delText>20</w:delText>
        </w:r>
      </w:del>
    </w:p>
    <w:p w14:paraId="19B25781" w14:textId="77777777" w:rsidR="00EC7D8B" w:rsidDel="00B33A3F" w:rsidRDefault="00EC7D8B">
      <w:pPr>
        <w:pStyle w:val="31"/>
        <w:tabs>
          <w:tab w:val="left" w:pos="1260"/>
          <w:tab w:val="right" w:leader="dot" w:pos="8296"/>
        </w:tabs>
        <w:rPr>
          <w:del w:id="224" w:author="肖永博" w:date="2015-09-22T20:24:00Z"/>
          <w:rFonts w:cstheme="minorBidi"/>
          <w:noProof/>
          <w:kern w:val="2"/>
          <w:sz w:val="21"/>
        </w:rPr>
      </w:pPr>
      <w:del w:id="225" w:author="肖永博" w:date="2015-09-22T20:24:00Z">
        <w:r w:rsidRPr="00B33A3F" w:rsidDel="00B33A3F">
          <w:rPr>
            <w:rPrChange w:id="226" w:author="肖永博" w:date="2015-09-22T20:24:00Z">
              <w:rPr>
                <w:rStyle w:val="a6"/>
                <w:noProof/>
              </w:rPr>
            </w:rPrChange>
          </w:rPr>
          <w:delText>4.3.3</w:delText>
        </w:r>
        <w:r w:rsidDel="00B33A3F">
          <w:rPr>
            <w:rFonts w:cstheme="minorBidi"/>
            <w:noProof/>
            <w:kern w:val="2"/>
            <w:sz w:val="21"/>
          </w:rPr>
          <w:tab/>
        </w:r>
        <w:r w:rsidRPr="00B33A3F" w:rsidDel="00B33A3F">
          <w:rPr>
            <w:rFonts w:hint="eastAsia"/>
            <w:rPrChange w:id="227" w:author="肖永博" w:date="2015-09-22T20:24:00Z">
              <w:rPr>
                <w:rStyle w:val="a6"/>
                <w:rFonts w:hint="eastAsia"/>
                <w:noProof/>
              </w:rPr>
            </w:rPrChange>
          </w:rPr>
          <w:delText>贪心算法设计</w:delText>
        </w:r>
        <w:r w:rsidDel="00B33A3F">
          <w:rPr>
            <w:noProof/>
            <w:webHidden/>
          </w:rPr>
          <w:tab/>
          <w:delText>20</w:delText>
        </w:r>
      </w:del>
    </w:p>
    <w:p w14:paraId="69D3A2D0" w14:textId="77777777" w:rsidR="00EC7D8B" w:rsidDel="00B33A3F" w:rsidRDefault="00EC7D8B">
      <w:pPr>
        <w:pStyle w:val="21"/>
        <w:tabs>
          <w:tab w:val="left" w:pos="840"/>
          <w:tab w:val="right" w:leader="dot" w:pos="8296"/>
        </w:tabs>
        <w:rPr>
          <w:del w:id="228" w:author="肖永博" w:date="2015-09-22T20:24:00Z"/>
          <w:rFonts w:cstheme="minorBidi"/>
          <w:noProof/>
          <w:kern w:val="2"/>
          <w:sz w:val="21"/>
        </w:rPr>
      </w:pPr>
      <w:del w:id="229" w:author="肖永博" w:date="2015-09-22T20:24:00Z">
        <w:r w:rsidRPr="00B33A3F" w:rsidDel="00B33A3F">
          <w:rPr>
            <w:rPrChange w:id="230" w:author="肖永博" w:date="2015-09-22T20:24:00Z">
              <w:rPr>
                <w:rStyle w:val="a6"/>
                <w:noProof/>
              </w:rPr>
            </w:rPrChange>
          </w:rPr>
          <w:delText>4.4</w:delText>
        </w:r>
        <w:r w:rsidDel="00B33A3F">
          <w:rPr>
            <w:rFonts w:cstheme="minorBidi"/>
            <w:noProof/>
            <w:kern w:val="2"/>
            <w:sz w:val="21"/>
          </w:rPr>
          <w:tab/>
        </w:r>
        <w:r w:rsidRPr="00B33A3F" w:rsidDel="00B33A3F">
          <w:rPr>
            <w:rFonts w:hint="eastAsia"/>
            <w:rPrChange w:id="231" w:author="肖永博" w:date="2015-09-22T20:24:00Z">
              <w:rPr>
                <w:rStyle w:val="a6"/>
                <w:rFonts w:hint="eastAsia"/>
                <w:noProof/>
              </w:rPr>
            </w:rPrChange>
          </w:rPr>
          <w:delText>评估与对比算法结果及性能</w:delText>
        </w:r>
        <w:r w:rsidDel="00B33A3F">
          <w:rPr>
            <w:noProof/>
            <w:webHidden/>
          </w:rPr>
          <w:tab/>
          <w:delText>20</w:delText>
        </w:r>
      </w:del>
    </w:p>
    <w:p w14:paraId="7719F32E" w14:textId="77777777" w:rsidR="00EC7D8B" w:rsidDel="00B33A3F" w:rsidRDefault="00EC7D8B">
      <w:pPr>
        <w:pStyle w:val="31"/>
        <w:tabs>
          <w:tab w:val="left" w:pos="1260"/>
          <w:tab w:val="right" w:leader="dot" w:pos="8296"/>
        </w:tabs>
        <w:rPr>
          <w:del w:id="232" w:author="肖永博" w:date="2015-09-22T20:24:00Z"/>
          <w:rFonts w:cstheme="minorBidi"/>
          <w:noProof/>
          <w:kern w:val="2"/>
          <w:sz w:val="21"/>
        </w:rPr>
      </w:pPr>
      <w:del w:id="233" w:author="肖永博" w:date="2015-09-22T20:24:00Z">
        <w:r w:rsidRPr="00B33A3F" w:rsidDel="00B33A3F">
          <w:rPr>
            <w:rPrChange w:id="234" w:author="肖永博" w:date="2015-09-22T20:24:00Z">
              <w:rPr>
                <w:rStyle w:val="a6"/>
                <w:noProof/>
              </w:rPr>
            </w:rPrChange>
          </w:rPr>
          <w:delText>4.4.1</w:delText>
        </w:r>
        <w:r w:rsidDel="00B33A3F">
          <w:rPr>
            <w:rFonts w:cstheme="minorBidi"/>
            <w:noProof/>
            <w:kern w:val="2"/>
            <w:sz w:val="21"/>
          </w:rPr>
          <w:tab/>
        </w:r>
        <w:r w:rsidRPr="00B33A3F" w:rsidDel="00B33A3F">
          <w:rPr>
            <w:rFonts w:hint="eastAsia"/>
            <w:rPrChange w:id="235" w:author="肖永博" w:date="2015-09-22T20:24:00Z">
              <w:rPr>
                <w:rStyle w:val="a6"/>
                <w:rFonts w:hint="eastAsia"/>
                <w:noProof/>
              </w:rPr>
            </w:rPrChange>
          </w:rPr>
          <w:delText>实验结果准确性评估</w:delText>
        </w:r>
        <w:r w:rsidDel="00B33A3F">
          <w:rPr>
            <w:noProof/>
            <w:webHidden/>
          </w:rPr>
          <w:tab/>
          <w:delText>20</w:delText>
        </w:r>
      </w:del>
    </w:p>
    <w:p w14:paraId="399321F3" w14:textId="77777777" w:rsidR="00EC7D8B" w:rsidDel="00B33A3F" w:rsidRDefault="00EC7D8B">
      <w:pPr>
        <w:pStyle w:val="31"/>
        <w:tabs>
          <w:tab w:val="left" w:pos="1260"/>
          <w:tab w:val="right" w:leader="dot" w:pos="8296"/>
        </w:tabs>
        <w:rPr>
          <w:del w:id="236" w:author="肖永博" w:date="2015-09-22T20:24:00Z"/>
          <w:rFonts w:cstheme="minorBidi"/>
          <w:noProof/>
          <w:kern w:val="2"/>
          <w:sz w:val="21"/>
        </w:rPr>
      </w:pPr>
      <w:del w:id="237" w:author="肖永博" w:date="2015-09-22T20:24:00Z">
        <w:r w:rsidRPr="00B33A3F" w:rsidDel="00B33A3F">
          <w:rPr>
            <w:rPrChange w:id="238" w:author="肖永博" w:date="2015-09-22T20:24:00Z">
              <w:rPr>
                <w:rStyle w:val="a6"/>
                <w:noProof/>
              </w:rPr>
            </w:rPrChange>
          </w:rPr>
          <w:delText>4.4.2</w:delText>
        </w:r>
        <w:r w:rsidDel="00B33A3F">
          <w:rPr>
            <w:rFonts w:cstheme="minorBidi"/>
            <w:noProof/>
            <w:kern w:val="2"/>
            <w:sz w:val="21"/>
          </w:rPr>
          <w:tab/>
        </w:r>
        <w:r w:rsidRPr="00B33A3F" w:rsidDel="00B33A3F">
          <w:rPr>
            <w:rFonts w:hint="eastAsia"/>
            <w:rPrChange w:id="239" w:author="肖永博" w:date="2015-09-22T20:24:00Z">
              <w:rPr>
                <w:rStyle w:val="a6"/>
                <w:rFonts w:hint="eastAsia"/>
                <w:noProof/>
              </w:rPr>
            </w:rPrChange>
          </w:rPr>
          <w:delText>实验性能评估</w:delText>
        </w:r>
        <w:r w:rsidDel="00B33A3F">
          <w:rPr>
            <w:noProof/>
            <w:webHidden/>
          </w:rPr>
          <w:tab/>
          <w:delText>20</w:delText>
        </w:r>
      </w:del>
    </w:p>
    <w:p w14:paraId="5C8A3307" w14:textId="77777777" w:rsidR="00EC7D8B" w:rsidDel="00B33A3F" w:rsidRDefault="00EC7D8B">
      <w:pPr>
        <w:pStyle w:val="11"/>
        <w:rPr>
          <w:del w:id="240" w:author="肖永博" w:date="2015-09-22T20:24:00Z"/>
          <w:rFonts w:cstheme="minorBidi"/>
          <w:noProof/>
          <w:kern w:val="2"/>
          <w:sz w:val="21"/>
        </w:rPr>
      </w:pPr>
      <w:del w:id="241" w:author="肖永博" w:date="2015-09-22T20:24:00Z">
        <w:r w:rsidRPr="00B33A3F" w:rsidDel="00B33A3F">
          <w:rPr>
            <w:rPrChange w:id="242" w:author="肖永博" w:date="2015-09-22T20:24:00Z">
              <w:rPr>
                <w:rStyle w:val="a6"/>
                <w:noProof/>
              </w:rPr>
            </w:rPrChange>
          </w:rPr>
          <w:delText>5</w:delText>
        </w:r>
        <w:r w:rsidDel="00B33A3F">
          <w:rPr>
            <w:rFonts w:cstheme="minorBidi"/>
            <w:noProof/>
            <w:kern w:val="2"/>
            <w:sz w:val="21"/>
          </w:rPr>
          <w:tab/>
        </w:r>
        <w:r w:rsidRPr="00B33A3F" w:rsidDel="00B33A3F">
          <w:rPr>
            <w:rFonts w:hint="eastAsia"/>
            <w:rPrChange w:id="243" w:author="肖永博" w:date="2015-09-22T20:24:00Z">
              <w:rPr>
                <w:rStyle w:val="a6"/>
                <w:rFonts w:hint="eastAsia"/>
                <w:noProof/>
              </w:rPr>
            </w:rPrChange>
          </w:rPr>
          <w:delText>预期成果及可能的创新点</w:delText>
        </w:r>
        <w:r w:rsidDel="00B33A3F">
          <w:rPr>
            <w:noProof/>
            <w:webHidden/>
          </w:rPr>
          <w:tab/>
          <w:delText>21</w:delText>
        </w:r>
      </w:del>
    </w:p>
    <w:p w14:paraId="3CD485E2" w14:textId="77777777" w:rsidR="00EC7D8B" w:rsidDel="00B33A3F" w:rsidRDefault="00EC7D8B">
      <w:pPr>
        <w:pStyle w:val="21"/>
        <w:tabs>
          <w:tab w:val="left" w:pos="840"/>
          <w:tab w:val="right" w:leader="dot" w:pos="8296"/>
        </w:tabs>
        <w:rPr>
          <w:del w:id="244" w:author="肖永博" w:date="2015-09-22T20:24:00Z"/>
          <w:rFonts w:cstheme="minorBidi"/>
          <w:noProof/>
          <w:kern w:val="2"/>
          <w:sz w:val="21"/>
        </w:rPr>
      </w:pPr>
      <w:del w:id="245" w:author="肖永博" w:date="2015-09-22T20:24:00Z">
        <w:r w:rsidRPr="00B33A3F" w:rsidDel="00B33A3F">
          <w:rPr>
            <w:rPrChange w:id="246" w:author="肖永博" w:date="2015-09-22T20:24:00Z">
              <w:rPr>
                <w:rStyle w:val="a6"/>
                <w:noProof/>
              </w:rPr>
            </w:rPrChange>
          </w:rPr>
          <w:delText>5.1</w:delText>
        </w:r>
        <w:r w:rsidDel="00B33A3F">
          <w:rPr>
            <w:rFonts w:cstheme="minorBidi"/>
            <w:noProof/>
            <w:kern w:val="2"/>
            <w:sz w:val="21"/>
          </w:rPr>
          <w:tab/>
        </w:r>
        <w:r w:rsidRPr="00B33A3F" w:rsidDel="00B33A3F">
          <w:rPr>
            <w:rFonts w:hint="eastAsia"/>
            <w:rPrChange w:id="247" w:author="肖永博" w:date="2015-09-22T20:24:00Z">
              <w:rPr>
                <w:rStyle w:val="a6"/>
                <w:rFonts w:hint="eastAsia"/>
                <w:noProof/>
              </w:rPr>
            </w:rPrChange>
          </w:rPr>
          <w:delText>预期成果</w:delText>
        </w:r>
        <w:r w:rsidDel="00B33A3F">
          <w:rPr>
            <w:noProof/>
            <w:webHidden/>
          </w:rPr>
          <w:tab/>
          <w:delText>21</w:delText>
        </w:r>
      </w:del>
    </w:p>
    <w:p w14:paraId="40210FFC" w14:textId="77777777" w:rsidR="00EC7D8B" w:rsidDel="00B33A3F" w:rsidRDefault="00EC7D8B">
      <w:pPr>
        <w:pStyle w:val="21"/>
        <w:tabs>
          <w:tab w:val="left" w:pos="840"/>
          <w:tab w:val="right" w:leader="dot" w:pos="8296"/>
        </w:tabs>
        <w:rPr>
          <w:del w:id="248" w:author="肖永博" w:date="2015-09-22T20:24:00Z"/>
          <w:rFonts w:cstheme="minorBidi"/>
          <w:noProof/>
          <w:kern w:val="2"/>
          <w:sz w:val="21"/>
        </w:rPr>
      </w:pPr>
      <w:del w:id="249" w:author="肖永博" w:date="2015-09-22T20:24:00Z">
        <w:r w:rsidRPr="00B33A3F" w:rsidDel="00B33A3F">
          <w:rPr>
            <w:rPrChange w:id="250" w:author="肖永博" w:date="2015-09-22T20:24:00Z">
              <w:rPr>
                <w:rStyle w:val="a6"/>
                <w:noProof/>
              </w:rPr>
            </w:rPrChange>
          </w:rPr>
          <w:delText>5.2</w:delText>
        </w:r>
        <w:r w:rsidDel="00B33A3F">
          <w:rPr>
            <w:rFonts w:cstheme="minorBidi"/>
            <w:noProof/>
            <w:kern w:val="2"/>
            <w:sz w:val="21"/>
          </w:rPr>
          <w:tab/>
        </w:r>
        <w:r w:rsidRPr="00B33A3F" w:rsidDel="00B33A3F">
          <w:rPr>
            <w:rFonts w:hint="eastAsia"/>
            <w:rPrChange w:id="251" w:author="肖永博" w:date="2015-09-22T20:24:00Z">
              <w:rPr>
                <w:rStyle w:val="a6"/>
                <w:rFonts w:hint="eastAsia"/>
                <w:noProof/>
              </w:rPr>
            </w:rPrChange>
          </w:rPr>
          <w:delText>可能的创新点</w:delText>
        </w:r>
        <w:r w:rsidDel="00B33A3F">
          <w:rPr>
            <w:noProof/>
            <w:webHidden/>
          </w:rPr>
          <w:tab/>
          <w:delText>21</w:delText>
        </w:r>
      </w:del>
    </w:p>
    <w:p w14:paraId="4F6F0B11" w14:textId="77777777" w:rsidR="00EC7D8B" w:rsidDel="00B33A3F" w:rsidRDefault="00EC7D8B">
      <w:pPr>
        <w:pStyle w:val="11"/>
        <w:rPr>
          <w:del w:id="252" w:author="肖永博" w:date="2015-09-22T20:24:00Z"/>
          <w:rFonts w:cstheme="minorBidi"/>
          <w:noProof/>
          <w:kern w:val="2"/>
          <w:sz w:val="21"/>
        </w:rPr>
      </w:pPr>
      <w:del w:id="253" w:author="肖永博" w:date="2015-09-22T20:24:00Z">
        <w:r w:rsidRPr="00B33A3F" w:rsidDel="00B33A3F">
          <w:rPr>
            <w:rPrChange w:id="254" w:author="肖永博" w:date="2015-09-22T20:24:00Z">
              <w:rPr>
                <w:rStyle w:val="a6"/>
                <w:noProof/>
              </w:rPr>
            </w:rPrChange>
          </w:rPr>
          <w:delText>6</w:delText>
        </w:r>
        <w:r w:rsidDel="00B33A3F">
          <w:rPr>
            <w:rFonts w:cstheme="minorBidi"/>
            <w:noProof/>
            <w:kern w:val="2"/>
            <w:sz w:val="21"/>
          </w:rPr>
          <w:tab/>
        </w:r>
        <w:r w:rsidRPr="00B33A3F" w:rsidDel="00B33A3F">
          <w:rPr>
            <w:rFonts w:hint="eastAsia"/>
            <w:rPrChange w:id="255" w:author="肖永博" w:date="2015-09-22T20:24:00Z">
              <w:rPr>
                <w:rStyle w:val="a6"/>
                <w:rFonts w:hint="eastAsia"/>
                <w:noProof/>
              </w:rPr>
            </w:rPrChange>
          </w:rPr>
          <w:delText>研究计划</w:delText>
        </w:r>
        <w:r w:rsidDel="00B33A3F">
          <w:rPr>
            <w:noProof/>
            <w:webHidden/>
          </w:rPr>
          <w:tab/>
          <w:delText>21</w:delText>
        </w:r>
      </w:del>
    </w:p>
    <w:p w14:paraId="720860D1" w14:textId="77777777" w:rsidR="00EC7D8B" w:rsidDel="00B33A3F" w:rsidRDefault="00EC7D8B">
      <w:pPr>
        <w:pStyle w:val="11"/>
        <w:rPr>
          <w:del w:id="256" w:author="肖永博" w:date="2015-09-22T20:24:00Z"/>
          <w:rFonts w:cstheme="minorBidi"/>
          <w:noProof/>
          <w:kern w:val="2"/>
          <w:sz w:val="21"/>
        </w:rPr>
      </w:pPr>
      <w:del w:id="257" w:author="肖永博" w:date="2015-09-22T20:24:00Z">
        <w:r w:rsidRPr="00B33A3F" w:rsidDel="00B33A3F">
          <w:rPr>
            <w:rPrChange w:id="258" w:author="肖永博" w:date="2015-09-22T20:24:00Z">
              <w:rPr>
                <w:rStyle w:val="a6"/>
                <w:noProof/>
              </w:rPr>
            </w:rPrChange>
          </w:rPr>
          <w:delText>7</w:delText>
        </w:r>
        <w:r w:rsidDel="00B33A3F">
          <w:rPr>
            <w:rFonts w:cstheme="minorBidi"/>
            <w:noProof/>
            <w:kern w:val="2"/>
            <w:sz w:val="21"/>
          </w:rPr>
          <w:tab/>
        </w:r>
        <w:r w:rsidRPr="00B33A3F" w:rsidDel="00B33A3F">
          <w:rPr>
            <w:rFonts w:hint="eastAsia"/>
            <w:rPrChange w:id="259" w:author="肖永博" w:date="2015-09-22T20:24:00Z">
              <w:rPr>
                <w:rStyle w:val="a6"/>
                <w:rFonts w:hint="eastAsia"/>
                <w:noProof/>
              </w:rPr>
            </w:rPrChange>
          </w:rPr>
          <w:delText>致谢</w:delText>
        </w:r>
        <w:r w:rsidDel="00B33A3F">
          <w:rPr>
            <w:noProof/>
            <w:webHidden/>
          </w:rPr>
          <w:tab/>
          <w:delText>22</w:delText>
        </w:r>
      </w:del>
    </w:p>
    <w:p w14:paraId="4677235E" w14:textId="77777777" w:rsidR="00EC7D8B" w:rsidDel="00B33A3F" w:rsidRDefault="00EC7D8B">
      <w:pPr>
        <w:pStyle w:val="11"/>
        <w:rPr>
          <w:del w:id="260" w:author="肖永博" w:date="2015-09-22T20:24:00Z"/>
          <w:rStyle w:val="a6"/>
          <w:noProof/>
        </w:rPr>
      </w:pPr>
      <w:del w:id="261" w:author="肖永博" w:date="2015-09-22T20:24:00Z">
        <w:r w:rsidRPr="00B33A3F" w:rsidDel="00B33A3F">
          <w:rPr>
            <w:rPrChange w:id="262" w:author="肖永博" w:date="2015-09-22T20:24:00Z">
              <w:rPr>
                <w:rStyle w:val="a6"/>
                <w:noProof/>
              </w:rPr>
            </w:rPrChange>
          </w:rPr>
          <w:delText>8</w:delText>
        </w:r>
        <w:r w:rsidDel="00B33A3F">
          <w:rPr>
            <w:rFonts w:cstheme="minorBidi"/>
            <w:noProof/>
            <w:kern w:val="2"/>
            <w:sz w:val="21"/>
          </w:rPr>
          <w:tab/>
        </w:r>
        <w:r w:rsidRPr="00B33A3F" w:rsidDel="00B33A3F">
          <w:rPr>
            <w:rFonts w:hint="eastAsia"/>
            <w:rPrChange w:id="263" w:author="肖永博" w:date="2015-09-22T20:24:00Z">
              <w:rPr>
                <w:rStyle w:val="a6"/>
                <w:rFonts w:hint="eastAsia"/>
                <w:noProof/>
              </w:rPr>
            </w:rPrChange>
          </w:rPr>
          <w:delText>参考文献</w:delText>
        </w:r>
        <w:r w:rsidDel="00B33A3F">
          <w:rPr>
            <w:noProof/>
            <w:webHidden/>
          </w:rPr>
          <w:tab/>
          <w:delText>22</w:delText>
        </w:r>
        <w:r w:rsidDel="00B33A3F">
          <w:rPr>
            <w:rStyle w:val="a6"/>
            <w:noProof/>
          </w:rPr>
          <w:br w:type="page"/>
        </w:r>
      </w:del>
    </w:p>
    <w:p w14:paraId="6394A749" w14:textId="77777777" w:rsidR="0062389D" w:rsidRDefault="00FF0F04" w:rsidP="00601758">
      <w:pPr>
        <w:pStyle w:val="1"/>
      </w:pPr>
      <w:r>
        <w:fldChar w:fldCharType="end"/>
      </w:r>
      <w:bookmarkStart w:id="264" w:name="_Toc430716778"/>
      <w:r w:rsidR="00DC10EE" w:rsidRPr="00DC10EE">
        <w:rPr>
          <w:rFonts w:hint="eastAsia"/>
        </w:rPr>
        <w:t>选题背景</w:t>
      </w:r>
      <w:bookmarkEnd w:id="264"/>
    </w:p>
    <w:p w14:paraId="58E28910" w14:textId="77777777" w:rsidR="00601758" w:rsidRDefault="00601758" w:rsidP="00601758">
      <w:pPr>
        <w:ind w:firstLine="420"/>
      </w:pPr>
      <w:bookmarkStart w:id="265" w:name="_GoBack"/>
      <w:r>
        <w:rPr>
          <w:rFonts w:hint="eastAsia"/>
        </w:rPr>
        <w:t>在高科技信息化时代，伴随着信息技术的飞速发展和市场变化的日新月异，过程感知的信息系统（即</w:t>
      </w:r>
      <w:r>
        <w:rPr>
          <w:rFonts w:hint="eastAsia"/>
        </w:rPr>
        <w:t>Process Aware Information System</w:t>
      </w:r>
      <w:r>
        <w:rPr>
          <w:rFonts w:hint="eastAsia"/>
        </w:rPr>
        <w:t>，简称</w:t>
      </w:r>
      <w:r>
        <w:rPr>
          <w:rFonts w:hint="eastAsia"/>
        </w:rPr>
        <w:t>PAIS</w:t>
      </w:r>
      <w:r>
        <w:rPr>
          <w:rFonts w:hint="eastAsia"/>
        </w:rPr>
        <w:t>）已经被广泛的应用于各行业，为企业提供业务流程建模与实施能力。商业流程随着其经营内容的发展而变得复杂，这一变化促进了企业对流程模型的研究和使用。大量以分析流程模型为核心功能的系统（如：业务流程管理系统，即</w:t>
      </w:r>
      <w:r>
        <w:rPr>
          <w:rFonts w:hint="eastAsia"/>
        </w:rPr>
        <w:t>Business Process Management</w:t>
      </w:r>
      <w:r>
        <w:rPr>
          <w:rFonts w:hint="eastAsia"/>
        </w:rPr>
        <w:t>系统，简称</w:t>
      </w:r>
      <w:r>
        <w:rPr>
          <w:rFonts w:hint="eastAsia"/>
        </w:rPr>
        <w:t>BPM</w:t>
      </w:r>
      <w:r>
        <w:rPr>
          <w:rFonts w:hint="eastAsia"/>
        </w:rPr>
        <w:t>系统；业务活动监测系统，即</w:t>
      </w:r>
      <w:r>
        <w:rPr>
          <w:rFonts w:hint="eastAsia"/>
        </w:rPr>
        <w:t>Business Activity Monitoring</w:t>
      </w:r>
      <w:r>
        <w:rPr>
          <w:rFonts w:hint="eastAsia"/>
        </w:rPr>
        <w:t>系统，简称</w:t>
      </w:r>
      <w:r>
        <w:rPr>
          <w:rFonts w:hint="eastAsia"/>
        </w:rPr>
        <w:t>BAM</w:t>
      </w:r>
      <w:r>
        <w:rPr>
          <w:rFonts w:hint="eastAsia"/>
        </w:rPr>
        <w:t>系统；以及业务流程智能系统，即</w:t>
      </w:r>
      <w:r>
        <w:rPr>
          <w:rFonts w:hint="eastAsia"/>
        </w:rPr>
        <w:t>Business Process Intelligence</w:t>
      </w:r>
      <w:r>
        <w:rPr>
          <w:rFonts w:hint="eastAsia"/>
        </w:rPr>
        <w:t>系统，简称</w:t>
      </w:r>
      <w:r>
        <w:rPr>
          <w:rFonts w:hint="eastAsia"/>
        </w:rPr>
        <w:t>BPI</w:t>
      </w:r>
      <w:r>
        <w:rPr>
          <w:rFonts w:hint="eastAsia"/>
        </w:rPr>
        <w:t>系统）的涌现印证了流程模型对管理层的重要性。这些业务流程管理系统为企业提供了对流程模型和业务事件日志相配套的管理。在这些应用环境中，模型和日志已不单单是用作记录流程的工具，它们已经成为企业业务流程优化、业务流程监控等环节的重要参与者和有效载体</w:t>
      </w:r>
      <w:r w:rsidR="007917A6" w:rsidRPr="00226282">
        <w:rPr>
          <w:vertAlign w:val="superscript"/>
        </w:rPr>
        <w:fldChar w:fldCharType="begin"/>
      </w:r>
      <w:r w:rsidR="007917A6" w:rsidRPr="00226282">
        <w:rPr>
          <w:vertAlign w:val="superscript"/>
        </w:rPr>
        <w:instrText xml:space="preserve"> </w:instrText>
      </w:r>
      <w:r w:rsidR="007917A6" w:rsidRPr="00226282">
        <w:rPr>
          <w:rFonts w:hint="eastAsia"/>
          <w:vertAlign w:val="superscript"/>
        </w:rPr>
        <w:instrText>REF _Ref430453756 \r \h</w:instrText>
      </w:r>
      <w:r w:rsidR="007917A6" w:rsidRPr="00226282">
        <w:rPr>
          <w:vertAlign w:val="superscript"/>
        </w:rPr>
        <w:instrText xml:space="preserve"> </w:instrText>
      </w:r>
      <w:r w:rsidR="00226282">
        <w:rPr>
          <w:vertAlign w:val="superscript"/>
        </w:rPr>
        <w:instrText xml:space="preserve"> \* MERGEFORMAT </w:instrText>
      </w:r>
      <w:r w:rsidR="007917A6" w:rsidRPr="00226282">
        <w:rPr>
          <w:vertAlign w:val="superscript"/>
        </w:rPr>
      </w:r>
      <w:r w:rsidR="007917A6" w:rsidRPr="00226282">
        <w:rPr>
          <w:vertAlign w:val="superscript"/>
        </w:rPr>
        <w:fldChar w:fldCharType="separate"/>
      </w:r>
      <w:r w:rsidR="002C56ED">
        <w:rPr>
          <w:vertAlign w:val="superscript"/>
        </w:rPr>
        <w:t>[1]</w:t>
      </w:r>
      <w:r w:rsidR="007917A6" w:rsidRPr="00226282">
        <w:rPr>
          <w:vertAlign w:val="superscript"/>
        </w:rPr>
        <w:fldChar w:fldCharType="end"/>
      </w:r>
      <w:r>
        <w:rPr>
          <w:rFonts w:hint="eastAsia"/>
        </w:rPr>
        <w:t>。业务流程模型，简称流程模型，近年来已经成为现代企业不可缺少的重要组成部分，是企业宝贵的知识资产。企业为业务流程建立模型，这些模型可以帮助人们记录保存商业流程、理解分析业务逻辑。结构良好的流程模型已经被广泛应用于办公自动化、企业信息化、电子政务和电子商务等领域。常用模型的类型包括</w:t>
      </w:r>
      <w:r>
        <w:rPr>
          <w:rFonts w:hint="eastAsia"/>
        </w:rPr>
        <w:t>Imperative</w:t>
      </w:r>
      <w:r>
        <w:rPr>
          <w:rFonts w:hint="eastAsia"/>
        </w:rPr>
        <w:t>模型（如</w:t>
      </w:r>
      <w:r>
        <w:rPr>
          <w:rFonts w:hint="eastAsia"/>
        </w:rPr>
        <w:t>EPC</w:t>
      </w:r>
      <w:r>
        <w:rPr>
          <w:rFonts w:hint="eastAsia"/>
        </w:rPr>
        <w:t>、</w:t>
      </w:r>
      <w:r>
        <w:rPr>
          <w:rFonts w:hint="eastAsia"/>
        </w:rPr>
        <w:t>Petri</w:t>
      </w:r>
      <w:r>
        <w:rPr>
          <w:rFonts w:hint="eastAsia"/>
        </w:rPr>
        <w:t>网、</w:t>
      </w:r>
      <w:r>
        <w:rPr>
          <w:rFonts w:hint="eastAsia"/>
        </w:rPr>
        <w:t>BPMN 2.0</w:t>
      </w:r>
      <w:r>
        <w:rPr>
          <w:rFonts w:hint="eastAsia"/>
        </w:rPr>
        <w:t>和</w:t>
      </w:r>
      <w:r>
        <w:rPr>
          <w:rFonts w:hint="eastAsia"/>
        </w:rPr>
        <w:t>YAWL</w:t>
      </w:r>
      <w:r>
        <w:rPr>
          <w:rFonts w:hint="eastAsia"/>
        </w:rPr>
        <w:t>）、</w:t>
      </w:r>
      <w:r>
        <w:rPr>
          <w:rFonts w:hint="eastAsia"/>
        </w:rPr>
        <w:t>Declarative</w:t>
      </w:r>
      <w:r>
        <w:rPr>
          <w:rFonts w:hint="eastAsia"/>
        </w:rPr>
        <w:t>模型（如</w:t>
      </w:r>
      <w:r>
        <w:rPr>
          <w:rFonts w:hint="eastAsia"/>
        </w:rPr>
        <w:t>ConDec</w:t>
      </w:r>
      <w:r>
        <w:rPr>
          <w:rFonts w:hint="eastAsia"/>
        </w:rPr>
        <w:t>和</w:t>
      </w:r>
      <w:r>
        <w:rPr>
          <w:rFonts w:hint="eastAsia"/>
        </w:rPr>
        <w:t>DECLARE</w:t>
      </w:r>
      <w:r>
        <w:rPr>
          <w:rFonts w:hint="eastAsia"/>
        </w:rPr>
        <w:t>）、</w:t>
      </w:r>
      <w:r>
        <w:rPr>
          <w:rFonts w:hint="eastAsia"/>
        </w:rPr>
        <w:t>Hybrid</w:t>
      </w:r>
      <w:r>
        <w:rPr>
          <w:rFonts w:hint="eastAsia"/>
        </w:rPr>
        <w:t>模型等。系统日志是过程分析、过程挖掘与过程改进研究的起点。目前，所有的系统日志均可转化为事件日志（即</w:t>
      </w:r>
      <w:r>
        <w:rPr>
          <w:rFonts w:hint="eastAsia"/>
        </w:rPr>
        <w:t>Event Log</w:t>
      </w:r>
      <w:r>
        <w:rPr>
          <w:rFonts w:hint="eastAsia"/>
        </w:rPr>
        <w:t>）。事件日志用于记录业务流程的实际执行情况，其在企业信息系统中的作用体现在两个方面：</w:t>
      </w:r>
      <w:r>
        <w:rPr>
          <w:rFonts w:hint="eastAsia"/>
        </w:rPr>
        <w:t xml:space="preserve">1. </w:t>
      </w:r>
      <w:r>
        <w:rPr>
          <w:rFonts w:hint="eastAsia"/>
        </w:rPr>
        <w:t>记录企业的内部业务流程执行情况；</w:t>
      </w:r>
      <w:r>
        <w:rPr>
          <w:rFonts w:hint="eastAsia"/>
        </w:rPr>
        <w:t xml:space="preserve">2. </w:t>
      </w:r>
      <w:r>
        <w:rPr>
          <w:rFonts w:hint="eastAsia"/>
        </w:rPr>
        <w:t>反映企业各部门的运营状况。</w:t>
      </w:r>
    </w:p>
    <w:p w14:paraId="05B11A16" w14:textId="77777777" w:rsidR="00601758" w:rsidRDefault="00601758" w:rsidP="00601758">
      <w:pPr>
        <w:ind w:firstLine="420"/>
      </w:pPr>
      <w:r>
        <w:rPr>
          <w:rFonts w:hint="eastAsia"/>
        </w:rPr>
        <w:t>业务流程的不断丰富变化使其结构也变得越来越复杂，企业的运营管理也越来越依赖于业务流程方面的支持。然而，实际的业务操作经常性地偏离于企业的业务模型，例如业务模型中的某些活动在事件日志中被遗漏而没有被记录下来、事件日志中记录了业务模型中没有描述到的一些活动、事件日志中某些活动的执行顺序不符合业务模型中的描述等。造成上述业务操作同业务模型发生偏离的原因可能来自两方面：</w:t>
      </w:r>
      <w:r>
        <w:rPr>
          <w:rFonts w:hint="eastAsia"/>
        </w:rPr>
        <w:t xml:space="preserve">1. </w:t>
      </w:r>
      <w:r>
        <w:rPr>
          <w:rFonts w:hint="eastAsia"/>
        </w:rPr>
        <w:t>业务流程本身发生变化造成了业务模型的过时，即业务模型已经无法刻画实际的业务需求；</w:t>
      </w:r>
      <w:r>
        <w:rPr>
          <w:rFonts w:hint="eastAsia"/>
        </w:rPr>
        <w:t xml:space="preserve">2. </w:t>
      </w:r>
      <w:r>
        <w:rPr>
          <w:rFonts w:hint="eastAsia"/>
        </w:rPr>
        <w:t>在业务的实际操作过程中存在人为或系统的记录错误。流程管理为了减小模型和日志之间的偏离程度，首先需要对它们进行符合性检测来获知它们的偏离程度，然后需要采取一定的技术手段对模型或者日志进行相应的修复。</w:t>
      </w:r>
    </w:p>
    <w:p w14:paraId="7642675A" w14:textId="3DCAC9D4" w:rsidR="00601758" w:rsidRDefault="00601758" w:rsidP="00601758">
      <w:pPr>
        <w:ind w:firstLine="420"/>
      </w:pPr>
      <w:r>
        <w:rPr>
          <w:rFonts w:hint="eastAsia"/>
        </w:rPr>
        <w:t>业务流程分析技术往往依赖于流程模型，并且认定实际执行的业务过程应该符合于流程模型。因此对于流程管理而言，检测实际的业务流程在多大程度上符合流程模型的规范是非</w:t>
      </w:r>
      <w:r>
        <w:rPr>
          <w:rFonts w:hint="eastAsia"/>
        </w:rPr>
        <w:lastRenderedPageBreak/>
        <w:t>常重要的。符合性检测是流程挖掘中用来检查系统日志记载的实际行为与设计的流程模型行为是否相符的常用办法，为检测实际行为同模型规范之间的偏离程度提供了方法</w:t>
      </w:r>
      <w:r w:rsidR="00BD7641">
        <w:rPr>
          <w:rFonts w:hint="eastAsia"/>
        </w:rPr>
        <w:t>（见</w:t>
      </w:r>
      <w:r w:rsidR="00BD7641">
        <w:fldChar w:fldCharType="begin"/>
      </w:r>
      <w:r w:rsidR="00BD7641">
        <w:instrText xml:space="preserve"> </w:instrText>
      </w:r>
      <w:r w:rsidR="00BD7641">
        <w:rPr>
          <w:rFonts w:hint="eastAsia"/>
        </w:rPr>
        <w:instrText>REF _Ref430682457 \h</w:instrText>
      </w:r>
      <w:r w:rsidR="00BD7641">
        <w:instrText xml:space="preserve"> </w:instrText>
      </w:r>
      <w:r w:rsidR="00BD7641">
        <w:fldChar w:fldCharType="separate"/>
      </w:r>
      <w:ins w:id="266" w:author="肖永博" w:date="2015-09-22T22:22:00Z">
        <w:r w:rsidR="002C56ED">
          <w:rPr>
            <w:rFonts w:hint="eastAsia"/>
          </w:rPr>
          <w:t>图</w:t>
        </w:r>
        <w:r w:rsidR="002C56ED">
          <w:rPr>
            <w:rFonts w:hint="eastAsia"/>
          </w:rPr>
          <w:t xml:space="preserve"> </w:t>
        </w:r>
        <w:r w:rsidR="002C56ED">
          <w:rPr>
            <w:noProof/>
          </w:rPr>
          <w:t>1</w:t>
        </w:r>
        <w:r w:rsidR="002C56ED">
          <w:noBreakHyphen/>
        </w:r>
        <w:r w:rsidR="002C56ED">
          <w:rPr>
            <w:noProof/>
          </w:rPr>
          <w:t>1</w:t>
        </w:r>
      </w:ins>
      <w:del w:id="267" w:author="肖永博" w:date="2015-09-22T22:22:00Z">
        <w:r w:rsidR="00BD7641" w:rsidDel="002C56ED">
          <w:rPr>
            <w:rFonts w:hint="eastAsia"/>
          </w:rPr>
          <w:delText>图</w:delText>
        </w:r>
        <w:r w:rsidR="00BD7641" w:rsidDel="002C56ED">
          <w:rPr>
            <w:rFonts w:hint="eastAsia"/>
          </w:rPr>
          <w:delText xml:space="preserve"> </w:delText>
        </w:r>
        <w:r w:rsidR="00BD7641" w:rsidDel="002C56ED">
          <w:rPr>
            <w:noProof/>
          </w:rPr>
          <w:delText>1</w:delText>
        </w:r>
        <w:r w:rsidR="00BD7641" w:rsidDel="002C56ED">
          <w:noBreakHyphen/>
        </w:r>
        <w:r w:rsidR="00BD7641" w:rsidDel="002C56ED">
          <w:rPr>
            <w:noProof/>
          </w:rPr>
          <w:delText>1</w:delText>
        </w:r>
      </w:del>
      <w:r w:rsidR="00BD7641">
        <w:fldChar w:fldCharType="end"/>
      </w:r>
      <w:r w:rsidR="00BD7641">
        <w:rPr>
          <w:rFonts w:hint="eastAsia"/>
        </w:rPr>
        <w:t>）</w:t>
      </w:r>
      <w:r>
        <w:rPr>
          <w:rFonts w:hint="eastAsia"/>
        </w:rPr>
        <w:t>。符合性检测的主要方法是：在流程模型上模拟执行事件日志中的任务序列，通过统计可被模型再现的任务序列及模型运行中可能触发的非运行序列中的任务个数，进而判断模型与日志的符合程度</w:t>
      </w:r>
      <w:r w:rsidR="00226282" w:rsidRPr="00226282">
        <w:rPr>
          <w:vertAlign w:val="superscript"/>
        </w:rPr>
        <w:fldChar w:fldCharType="begin"/>
      </w:r>
      <w:r w:rsidR="00226282" w:rsidRPr="00226282">
        <w:rPr>
          <w:vertAlign w:val="superscript"/>
        </w:rPr>
        <w:instrText xml:space="preserve"> </w:instrText>
      </w:r>
      <w:r w:rsidR="00226282" w:rsidRPr="00226282">
        <w:rPr>
          <w:rFonts w:hint="eastAsia"/>
          <w:vertAlign w:val="superscript"/>
        </w:rPr>
        <w:instrText>REF _Ref430510479 \r \h</w:instrText>
      </w:r>
      <w:r w:rsidR="00226282" w:rsidRPr="00226282">
        <w:rPr>
          <w:vertAlign w:val="superscript"/>
        </w:rPr>
        <w:instrText xml:space="preserve"> </w:instrText>
      </w:r>
      <w:r w:rsidR="00226282">
        <w:rPr>
          <w:vertAlign w:val="superscript"/>
        </w:rPr>
        <w:instrText xml:space="preserve"> \* MERGEFORMAT </w:instrText>
      </w:r>
      <w:r w:rsidR="00226282" w:rsidRPr="00226282">
        <w:rPr>
          <w:vertAlign w:val="superscript"/>
        </w:rPr>
      </w:r>
      <w:r w:rsidR="00226282" w:rsidRPr="00226282">
        <w:rPr>
          <w:vertAlign w:val="superscript"/>
        </w:rPr>
        <w:fldChar w:fldCharType="separate"/>
      </w:r>
      <w:ins w:id="268" w:author="肖永博" w:date="2015-09-22T22:22:00Z">
        <w:r w:rsidR="002C56ED">
          <w:rPr>
            <w:vertAlign w:val="superscript"/>
          </w:rPr>
          <w:t>[19]</w:t>
        </w:r>
      </w:ins>
      <w:del w:id="269" w:author="肖永博" w:date="2015-09-22T22:21:00Z">
        <w:r w:rsidR="00F3369B" w:rsidDel="002C56ED">
          <w:rPr>
            <w:vertAlign w:val="superscript"/>
          </w:rPr>
          <w:delText>[18]</w:delText>
        </w:r>
      </w:del>
      <w:r w:rsidR="00226282" w:rsidRPr="00226282">
        <w:rPr>
          <w:vertAlign w:val="superscript"/>
        </w:rPr>
        <w:fldChar w:fldCharType="end"/>
      </w:r>
      <w:r>
        <w:rPr>
          <w:rFonts w:hint="eastAsia"/>
        </w:rPr>
        <w:t>。因此，事件日志的正确性对符合性检测，以及后续的流程分析、挖掘与改进来说是非常重要的。</w:t>
      </w:r>
    </w:p>
    <w:p w14:paraId="6C83CBB9" w14:textId="77777777" w:rsidR="000451F1" w:rsidRDefault="00601758" w:rsidP="000451F1">
      <w:pPr>
        <w:keepNext/>
        <w:jc w:val="center"/>
      </w:pPr>
      <w:r>
        <w:rPr>
          <w:rFonts w:hint="eastAsia"/>
          <w:noProof/>
          <w:sz w:val="24"/>
        </w:rPr>
        <w:drawing>
          <wp:inline distT="0" distB="0" distL="0" distR="0" wp14:anchorId="4A1DE112" wp14:editId="77505E35">
            <wp:extent cx="4846320" cy="3200400"/>
            <wp:effectExtent l="0" t="0" r="0" b="0"/>
            <wp:docPr id="1" name="图片 1" descr="Conformance%20checking%20in%20the%20broader%20context%20of%20process%20m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formance%20checking%20in%20the%20broader%20context%20of%20process%20mini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46320" cy="3200400"/>
                    </a:xfrm>
                    <a:prstGeom prst="rect">
                      <a:avLst/>
                    </a:prstGeom>
                    <a:noFill/>
                    <a:ln>
                      <a:noFill/>
                    </a:ln>
                  </pic:spPr>
                </pic:pic>
              </a:graphicData>
            </a:graphic>
          </wp:inline>
        </w:drawing>
      </w:r>
    </w:p>
    <w:p w14:paraId="172B64EE" w14:textId="294BBEB3" w:rsidR="00601758" w:rsidRDefault="000451F1" w:rsidP="000451F1">
      <w:pPr>
        <w:pStyle w:val="a7"/>
        <w:jc w:val="center"/>
      </w:pPr>
      <w:bookmarkStart w:id="270" w:name="_Ref430682457"/>
      <w:commentRangeStart w:id="271"/>
      <w:r>
        <w:rPr>
          <w:rFonts w:hint="eastAsia"/>
        </w:rPr>
        <w:t>图</w:t>
      </w:r>
      <w:r>
        <w:rPr>
          <w:rFonts w:hint="eastAsia"/>
        </w:rPr>
        <w:t xml:space="preserve"> </w:t>
      </w:r>
      <w:ins w:id="272" w:author="肖永博" w:date="2015-09-22T16:08:00Z">
        <w:r w:rsidR="006330CD">
          <w:fldChar w:fldCharType="begin"/>
        </w:r>
        <w:r w:rsidR="006330CD">
          <w:instrText xml:space="preserve"> </w:instrText>
        </w:r>
        <w:r w:rsidR="006330CD">
          <w:rPr>
            <w:rFonts w:hint="eastAsia"/>
          </w:rPr>
          <w:instrText>STYLEREF 1 \s</w:instrText>
        </w:r>
        <w:r w:rsidR="006330CD">
          <w:instrText xml:space="preserve"> </w:instrText>
        </w:r>
      </w:ins>
      <w:r w:rsidR="006330CD">
        <w:fldChar w:fldCharType="separate"/>
      </w:r>
      <w:r w:rsidR="002C56ED">
        <w:rPr>
          <w:noProof/>
        </w:rPr>
        <w:t>1</w:t>
      </w:r>
      <w:ins w:id="273" w:author="肖永博" w:date="2015-09-22T16:08:00Z">
        <w:r w:rsidR="006330CD">
          <w:fldChar w:fldCharType="end"/>
        </w:r>
        <w:r w:rsidR="006330CD">
          <w:noBreakHyphen/>
        </w:r>
        <w:r w:rsidR="006330CD">
          <w:fldChar w:fldCharType="begin"/>
        </w:r>
        <w:r w:rsidR="006330CD">
          <w:instrText xml:space="preserve"> </w:instrText>
        </w:r>
        <w:r w:rsidR="006330CD">
          <w:rPr>
            <w:rFonts w:hint="eastAsia"/>
          </w:rPr>
          <w:instrText xml:space="preserve">SEQ </w:instrText>
        </w:r>
        <w:r w:rsidR="006330CD">
          <w:rPr>
            <w:rFonts w:hint="eastAsia"/>
          </w:rPr>
          <w:instrText>图</w:instrText>
        </w:r>
        <w:r w:rsidR="006330CD">
          <w:rPr>
            <w:rFonts w:hint="eastAsia"/>
          </w:rPr>
          <w:instrText xml:space="preserve"> \* ARABIC \s 1</w:instrText>
        </w:r>
        <w:r w:rsidR="006330CD">
          <w:instrText xml:space="preserve"> </w:instrText>
        </w:r>
      </w:ins>
      <w:r w:rsidR="006330CD">
        <w:fldChar w:fldCharType="separate"/>
      </w:r>
      <w:ins w:id="274" w:author="肖永博" w:date="2015-09-22T22:22:00Z">
        <w:r w:rsidR="002C56ED">
          <w:rPr>
            <w:noProof/>
          </w:rPr>
          <w:t>1</w:t>
        </w:r>
      </w:ins>
      <w:ins w:id="275" w:author="肖永博" w:date="2015-09-22T16:08:00Z">
        <w:r w:rsidR="006330CD">
          <w:fldChar w:fldCharType="end"/>
        </w:r>
      </w:ins>
      <w:del w:id="276" w:author="肖永博" w:date="2015-09-22T16:08:00Z">
        <w:r w:rsidR="00F16FF0" w:rsidDel="006330CD">
          <w:fldChar w:fldCharType="begin"/>
        </w:r>
        <w:r w:rsidR="00F16FF0" w:rsidDel="006330CD">
          <w:delInstrText xml:space="preserve"> </w:delInstrText>
        </w:r>
        <w:r w:rsidR="00F16FF0" w:rsidDel="006330CD">
          <w:rPr>
            <w:rFonts w:hint="eastAsia"/>
          </w:rPr>
          <w:delInstrText>STYLEREF 1 \s</w:delInstrText>
        </w:r>
        <w:r w:rsidR="00F16FF0" w:rsidDel="006330CD">
          <w:delInstrText xml:space="preserve"> </w:delInstrText>
        </w:r>
        <w:r w:rsidR="00F16FF0" w:rsidDel="006330CD">
          <w:fldChar w:fldCharType="separate"/>
        </w:r>
        <w:r w:rsidR="00F16FF0" w:rsidDel="006330CD">
          <w:rPr>
            <w:noProof/>
          </w:rPr>
          <w:delText>1</w:delText>
        </w:r>
        <w:r w:rsidR="00F16FF0" w:rsidDel="006330CD">
          <w:fldChar w:fldCharType="end"/>
        </w:r>
        <w:r w:rsidR="00F16FF0" w:rsidDel="006330CD">
          <w:noBreakHyphen/>
        </w:r>
        <w:r w:rsidR="00F16FF0" w:rsidDel="006330CD">
          <w:fldChar w:fldCharType="begin"/>
        </w:r>
        <w:r w:rsidR="00F16FF0" w:rsidDel="006330CD">
          <w:delInstrText xml:space="preserve"> </w:delInstrText>
        </w:r>
        <w:r w:rsidR="00F16FF0" w:rsidDel="006330CD">
          <w:rPr>
            <w:rFonts w:hint="eastAsia"/>
          </w:rPr>
          <w:delInstrText xml:space="preserve">SEQ </w:delInstrText>
        </w:r>
        <w:r w:rsidR="00F16FF0" w:rsidDel="006330CD">
          <w:rPr>
            <w:rFonts w:hint="eastAsia"/>
          </w:rPr>
          <w:delInstrText>图</w:delInstrText>
        </w:r>
        <w:r w:rsidR="00F16FF0" w:rsidDel="006330CD">
          <w:rPr>
            <w:rFonts w:hint="eastAsia"/>
          </w:rPr>
          <w:delInstrText xml:space="preserve"> \* ARABIC \s 1</w:delInstrText>
        </w:r>
        <w:r w:rsidR="00F16FF0" w:rsidDel="006330CD">
          <w:delInstrText xml:space="preserve"> </w:delInstrText>
        </w:r>
        <w:r w:rsidR="00F16FF0" w:rsidDel="006330CD">
          <w:fldChar w:fldCharType="separate"/>
        </w:r>
        <w:r w:rsidR="00F16FF0" w:rsidDel="006330CD">
          <w:rPr>
            <w:noProof/>
          </w:rPr>
          <w:delText>1</w:delText>
        </w:r>
        <w:r w:rsidR="00F16FF0" w:rsidDel="006330CD">
          <w:fldChar w:fldCharType="end"/>
        </w:r>
      </w:del>
      <w:bookmarkEnd w:id="270"/>
      <w:r>
        <w:t xml:space="preserve"> </w:t>
      </w:r>
      <w:r w:rsidRPr="00123372">
        <w:rPr>
          <w:rFonts w:hint="eastAsia"/>
        </w:rPr>
        <w:t>符合性检测同流程发现、流程增加之间的关系</w:t>
      </w:r>
      <w:commentRangeEnd w:id="271"/>
      <w:r w:rsidR="00E82BFB">
        <w:rPr>
          <w:rStyle w:val="aa"/>
          <w:rFonts w:ascii="Times New Roman" w:eastAsia="宋体" w:hAnsi="Times New Roman" w:cs="Times New Roman"/>
        </w:rPr>
        <w:commentReference w:id="271"/>
      </w:r>
    </w:p>
    <w:p w14:paraId="76CBC783" w14:textId="77777777" w:rsidR="00601758" w:rsidRDefault="00601758" w:rsidP="00601758">
      <w:pPr>
        <w:ind w:firstLine="420"/>
        <w:jc w:val="left"/>
      </w:pPr>
      <w:r>
        <w:rPr>
          <w:rFonts w:hint="eastAsia"/>
        </w:rPr>
        <w:t>目前已经有很多学者对流程日志与模型的修复问题展开了研究。针对修复对象而言，已有的技术可以分为对模型控制流进行修复、对日志进行修复、对模型任务标签进行修复。对模型控制流、模型任务标签进行修复可以让模型重新变得可靠，使其更高效、准确地刻画业务流程。对事件日志进行修复，即将发生偏离的日志修正为符合模型要求的日志，使这部分日志中的有效信息得以保留、错误信息加以纠正、缺失信息加以补充。针对日志修复维度而言，修复方法又可以分为针对控制流进行的修复和对包含数据、资源、时间等信息的控制流进行修复。</w:t>
      </w:r>
    </w:p>
    <w:p w14:paraId="02B1F09E" w14:textId="6004616D" w:rsidR="00601758" w:rsidRDefault="00601758" w:rsidP="00601758">
      <w:pPr>
        <w:ind w:firstLine="420"/>
        <w:jc w:val="left"/>
        <w:rPr>
          <w:ins w:id="277" w:author="肖永博" w:date="2015-09-22T15:35:00Z"/>
        </w:rPr>
      </w:pPr>
      <w:commentRangeStart w:id="278"/>
      <w:r>
        <w:rPr>
          <w:rFonts w:hint="eastAsia"/>
        </w:rPr>
        <w:t>现有的日志模型修复方法或是基于已有日志和模型进行修复或是基于日志中的结构化信息进行修复，然而当日志中的可用信息非常少（例如活动顺序全部丢失，即日志中事件的发生时间缺失），传统的日志修复方法就无法快速有效地对日志进行修复。</w:t>
      </w:r>
      <w:moveFromRangeStart w:id="279" w:author="肖永博" w:date="2015-09-22T20:23:00Z" w:name="move430716744"/>
      <w:moveFrom w:id="280" w:author="肖永博" w:date="2015-09-22T20:23:00Z">
        <w:r w:rsidDel="00516619">
          <w:rPr>
            <w:rFonts w:hint="eastAsia"/>
          </w:rPr>
          <w:t>本课题旨在针对解决上述类型的日志修复问题进行形式化定义、问题的复杂性分析，提出具体的算法解决方案并验证算法的效率和效果。</w:t>
        </w:r>
        <w:commentRangeEnd w:id="278"/>
        <w:r w:rsidR="00604789" w:rsidDel="00516619">
          <w:rPr>
            <w:rStyle w:val="aa"/>
          </w:rPr>
          <w:commentReference w:id="278"/>
        </w:r>
      </w:moveFrom>
      <w:moveFromRangeEnd w:id="279"/>
    </w:p>
    <w:p w14:paraId="5561588B" w14:textId="77777777" w:rsidR="00B96CFC" w:rsidRDefault="00002E56">
      <w:pPr>
        <w:jc w:val="center"/>
        <w:rPr>
          <w:ins w:id="281" w:author="肖永博" w:date="2015-09-22T19:56:00Z"/>
        </w:rPr>
        <w:pPrChange w:id="282" w:author="肖永博" w:date="2015-09-22T19:56:00Z">
          <w:pPr>
            <w:ind w:firstLine="420"/>
            <w:jc w:val="left"/>
          </w:pPr>
        </w:pPrChange>
      </w:pPr>
      <w:ins w:id="283" w:author="肖永博" w:date="2015-09-22T19:56:00Z">
        <w:r w:rsidRPr="00002E56">
          <w:rPr>
            <w:noProof/>
          </w:rPr>
          <w:drawing>
            <wp:inline distT="0" distB="0" distL="0" distR="0" wp14:anchorId="546901C4" wp14:editId="3AFC619D">
              <wp:extent cx="3714611" cy="1618109"/>
              <wp:effectExtent l="0" t="0" r="0" b="762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747860" cy="1632593"/>
                      </a:xfrm>
                      <a:prstGeom prst="rect">
                        <a:avLst/>
                      </a:prstGeom>
                    </pic:spPr>
                  </pic:pic>
                </a:graphicData>
              </a:graphic>
            </wp:inline>
          </w:drawing>
        </w:r>
      </w:ins>
    </w:p>
    <w:p w14:paraId="34CD95ED" w14:textId="41C36BB2" w:rsidR="00002E56" w:rsidRDefault="00002E56" w:rsidP="00516619">
      <w:pPr>
        <w:ind w:firstLine="420"/>
        <w:jc w:val="left"/>
        <w:rPr>
          <w:ins w:id="284" w:author="肖永博" w:date="2015-09-22T20:23:00Z"/>
        </w:rPr>
      </w:pPr>
      <w:ins w:id="285" w:author="肖永博" w:date="2015-09-22T19:58:00Z">
        <w:r>
          <w:rPr>
            <w:rFonts w:hint="eastAsia"/>
          </w:rPr>
          <w:t>给定</w:t>
        </w:r>
        <w:r>
          <w:t>流程模型如图所示，</w:t>
        </w:r>
        <w:r>
          <w:rPr>
            <w:rFonts w:hint="eastAsia"/>
          </w:rPr>
          <w:t>现有</w:t>
        </w:r>
        <w:r>
          <w:t>的</w:t>
        </w:r>
        <w:r>
          <w:rPr>
            <w:rFonts w:hint="eastAsia"/>
          </w:rPr>
          <w:t>事件</w:t>
        </w:r>
        <w:r>
          <w:t>日志</w:t>
        </w:r>
      </w:ins>
      <w:ins w:id="286" w:author="肖永博" w:date="2015-09-22T20:16:00Z">
        <w:r w:rsidR="00516619">
          <w:t>仅</w:t>
        </w:r>
      </w:ins>
      <w:ins w:id="287" w:author="肖永博" w:date="2015-09-22T19:58:00Z">
        <w:r>
          <w:t>记录</w:t>
        </w:r>
      </w:ins>
      <w:ins w:id="288" w:author="肖永博" w:date="2015-09-22T20:16:00Z">
        <w:r w:rsidR="00516619">
          <w:t>了活动名称</w:t>
        </w:r>
      </w:ins>
      <w:ins w:id="289" w:author="肖永博" w:date="2015-09-22T20:17:00Z">
        <w:r w:rsidR="00516619">
          <w:t>：</w:t>
        </w:r>
        <w:r w:rsidR="00516619">
          <w:t>{A, A, B}</w:t>
        </w:r>
      </w:ins>
      <w:ins w:id="290" w:author="肖永博" w:date="2015-09-22T20:16:00Z">
        <w:r w:rsidR="00516619">
          <w:t>，</w:t>
        </w:r>
        <w:r w:rsidR="00516619">
          <w:rPr>
            <w:rFonts w:hint="eastAsia"/>
          </w:rPr>
          <w:t>活动</w:t>
        </w:r>
        <w:r w:rsidR="00516619">
          <w:t>的执行顺</w:t>
        </w:r>
        <w:r w:rsidR="00516619">
          <w:lastRenderedPageBreak/>
          <w:t>序等其他信息全部</w:t>
        </w:r>
      </w:ins>
      <w:ins w:id="291" w:author="肖永博" w:date="2015-09-22T20:17:00Z">
        <w:r w:rsidR="00516619">
          <w:t>缺失。在这种情况下</w:t>
        </w:r>
        <w:r w:rsidR="00516619">
          <w:rPr>
            <w:rFonts w:hint="eastAsia"/>
          </w:rPr>
          <w:t>对</w:t>
        </w:r>
        <w:r w:rsidR="00516619">
          <w:t>日志</w:t>
        </w:r>
      </w:ins>
      <w:ins w:id="292" w:author="肖永博" w:date="2015-09-22T20:18:00Z">
        <w:r w:rsidR="00516619">
          <w:t>进行修复</w:t>
        </w:r>
        <w:r w:rsidR="00516619">
          <w:rPr>
            <w:rFonts w:hint="eastAsia"/>
          </w:rPr>
          <w:t>课</w:t>
        </w:r>
        <w:r w:rsidR="00516619">
          <w:t>形成有效的轨迹有</w:t>
        </w:r>
        <w:r w:rsidR="00516619">
          <w:t>&lt;A, C&gt;</w:t>
        </w:r>
        <w:r w:rsidR="00516619">
          <w:t>、</w:t>
        </w:r>
        <w:r w:rsidR="00516619">
          <w:t>&lt;A, B, D, C&gt;</w:t>
        </w:r>
        <w:r w:rsidR="00516619">
          <w:t>和</w:t>
        </w:r>
      </w:ins>
      <w:ins w:id="293" w:author="肖永博" w:date="2015-09-22T20:19:00Z">
        <w:r w:rsidR="00516619">
          <w:t>&lt;A, D, B, C&gt;</w:t>
        </w:r>
        <w:r w:rsidR="00516619">
          <w:t>。</w:t>
        </w:r>
        <w:r w:rsidR="00516619">
          <w:rPr>
            <w:rFonts w:hint="eastAsia"/>
          </w:rPr>
          <w:t>假定</w:t>
        </w:r>
      </w:ins>
      <w:ins w:id="294" w:author="肖永博" w:date="2015-09-22T20:20:00Z">
        <w:r w:rsidR="00516619">
          <w:rPr>
            <w:rFonts w:hint="eastAsia"/>
          </w:rPr>
          <w:t>将</w:t>
        </w:r>
        <w:r w:rsidR="00516619">
          <w:t>不同的</w:t>
        </w:r>
      </w:ins>
      <w:ins w:id="295" w:author="肖永博" w:date="2015-09-22T20:21:00Z">
        <w:r w:rsidR="00516619">
          <w:rPr>
            <w:rFonts w:hint="eastAsia"/>
          </w:rPr>
          <w:t>活动</w:t>
        </w:r>
      </w:ins>
      <w:ins w:id="296" w:author="肖永博" w:date="2015-09-22T20:20:00Z">
        <w:r w:rsidR="00516619">
          <w:rPr>
            <w:rFonts w:hint="eastAsia"/>
          </w:rPr>
          <w:t>其</w:t>
        </w:r>
        <w:r w:rsidR="00516619">
          <w:t>插入当前轨迹的代价是一样</w:t>
        </w:r>
      </w:ins>
      <w:ins w:id="297" w:author="肖永博" w:date="2015-09-22T20:21:00Z">
        <w:r w:rsidR="00516619">
          <w:t>的，</w:t>
        </w:r>
        <w:r w:rsidR="00516619">
          <w:rPr>
            <w:rFonts w:hint="eastAsia"/>
          </w:rPr>
          <w:t>那么</w:t>
        </w:r>
        <w:r w:rsidR="00516619">
          <w:t>从原日志中得到</w:t>
        </w:r>
      </w:ins>
      <w:ins w:id="298" w:author="肖永博" w:date="2015-09-22T20:19:00Z">
        <w:r w:rsidR="00516619">
          <w:rPr>
            <w:rFonts w:hint="eastAsia"/>
          </w:rPr>
          <w:t>第一条</w:t>
        </w:r>
        <w:r w:rsidR="00516619">
          <w:t>轨迹</w:t>
        </w:r>
      </w:ins>
      <w:ins w:id="299" w:author="肖永博" w:date="2015-09-22T20:21:00Z">
        <w:r w:rsidR="00516619">
          <w:t>的代价是</w:t>
        </w:r>
        <w:r w:rsidR="00516619">
          <w:t>1</w:t>
        </w:r>
        <w:r w:rsidR="00516619">
          <w:t>，</w:t>
        </w:r>
        <w:r w:rsidR="00516619">
          <w:rPr>
            <w:rFonts w:hint="eastAsia"/>
          </w:rPr>
          <w:t>得到</w:t>
        </w:r>
        <w:r w:rsidR="00516619">
          <w:t>第二条和第三条轨迹的代价都是</w:t>
        </w:r>
        <w:r w:rsidR="00516619">
          <w:t>2</w:t>
        </w:r>
        <w:r w:rsidR="00516619">
          <w:t>。因此，</w:t>
        </w:r>
      </w:ins>
      <w:ins w:id="300" w:author="肖永博" w:date="2015-09-22T20:22:00Z">
        <w:r w:rsidR="00516619">
          <w:t>只有</w:t>
        </w:r>
        <w:r w:rsidR="00516619">
          <w:rPr>
            <w:rFonts w:hint="eastAsia"/>
          </w:rPr>
          <w:t>第一条</w:t>
        </w:r>
        <w:r w:rsidR="00516619">
          <w:t>轨迹是经过最小修复代价而得到的。</w:t>
        </w:r>
      </w:ins>
    </w:p>
    <w:p w14:paraId="47AD9723" w14:textId="5AE9A0F6" w:rsidR="00516619" w:rsidRPr="00601758" w:rsidRDefault="00516619" w:rsidP="00516619">
      <w:pPr>
        <w:ind w:firstLine="420"/>
        <w:jc w:val="left"/>
      </w:pPr>
      <w:moveToRangeStart w:id="301" w:author="肖永博" w:date="2015-09-22T20:23:00Z" w:name="move430716744"/>
      <w:moveTo w:id="302" w:author="肖永博" w:date="2015-09-22T20:23:00Z">
        <w:r>
          <w:rPr>
            <w:rFonts w:hint="eastAsia"/>
          </w:rPr>
          <w:t>本课题旨在针对解决上述类型的日志修复问题进行形式化定义、问题的复杂性分析，提出具体的算法解决方案并验证算法的</w:t>
        </w:r>
      </w:moveTo>
      <w:ins w:id="303" w:author="肖永博" w:date="2015-09-22T20:25:00Z">
        <w:r w:rsidR="00D25B1B">
          <w:rPr>
            <w:rFonts w:hint="eastAsia"/>
          </w:rPr>
          <w:t>效果</w:t>
        </w:r>
        <w:r w:rsidR="00D25B1B">
          <w:t>和</w:t>
        </w:r>
      </w:ins>
      <w:moveTo w:id="304" w:author="肖永博" w:date="2015-09-22T20:23:00Z">
        <w:r>
          <w:rPr>
            <w:rFonts w:hint="eastAsia"/>
          </w:rPr>
          <w:t>效率</w:t>
        </w:r>
        <w:del w:id="305" w:author="肖永博" w:date="2015-09-22T20:25:00Z">
          <w:r w:rsidDel="00D25B1B">
            <w:rPr>
              <w:rFonts w:hint="eastAsia"/>
            </w:rPr>
            <w:delText>和效果</w:delText>
          </w:r>
        </w:del>
        <w:r>
          <w:rPr>
            <w:rFonts w:hint="eastAsia"/>
          </w:rPr>
          <w:t>。</w:t>
        </w:r>
        <w:r>
          <w:rPr>
            <w:rStyle w:val="aa"/>
          </w:rPr>
          <w:commentReference w:id="306"/>
        </w:r>
      </w:moveTo>
      <w:moveToRangeEnd w:id="301"/>
    </w:p>
    <w:p w14:paraId="7F6892F8" w14:textId="77777777" w:rsidR="00DC10EE" w:rsidRDefault="00DC10EE" w:rsidP="00601758">
      <w:pPr>
        <w:pStyle w:val="1"/>
      </w:pPr>
      <w:bookmarkStart w:id="307" w:name="_Toc430716779"/>
      <w:r w:rsidRPr="00DC10EE">
        <w:t>国内外研究现状</w:t>
      </w:r>
      <w:bookmarkEnd w:id="307"/>
    </w:p>
    <w:p w14:paraId="69DB2F6D" w14:textId="6B37724C" w:rsidR="00601758" w:rsidRPr="00601758" w:rsidRDefault="00601758" w:rsidP="00601758">
      <w:pPr>
        <w:ind w:firstLine="420"/>
      </w:pPr>
      <w:r w:rsidRPr="00601758">
        <w:rPr>
          <w:rFonts w:hint="eastAsia"/>
        </w:rPr>
        <w:t>在流程挖掘领域里，针对不同模型（例如</w:t>
      </w:r>
      <w:r w:rsidR="004A3806">
        <w:rPr>
          <w:rFonts w:hint="eastAsia"/>
        </w:rPr>
        <w:t>DECLARE</w:t>
      </w:r>
      <w:r w:rsidR="004A3806">
        <w:rPr>
          <w:rFonts w:hint="eastAsia"/>
        </w:rPr>
        <w:t>、</w:t>
      </w:r>
      <w:r w:rsidRPr="00601758">
        <w:rPr>
          <w:rFonts w:hint="eastAsia"/>
        </w:rPr>
        <w:t>Petri</w:t>
      </w:r>
      <w:r w:rsidRPr="00601758">
        <w:rPr>
          <w:rFonts w:hint="eastAsia"/>
        </w:rPr>
        <w:t>网、</w:t>
      </w:r>
      <w:r w:rsidRPr="00601758">
        <w:rPr>
          <w:rFonts w:hint="eastAsia"/>
        </w:rPr>
        <w:t>BPMN 2.0</w:t>
      </w:r>
      <w:r w:rsidRPr="00601758">
        <w:rPr>
          <w:rFonts w:hint="eastAsia"/>
        </w:rPr>
        <w:t>等）进行符合性监测的研究越来越得到人们的重视。</w:t>
      </w:r>
      <w:r w:rsidR="00914B9F">
        <w:rPr>
          <w:rFonts w:hint="eastAsia"/>
        </w:rPr>
        <w:t>展开技术</w:t>
      </w:r>
      <w:r w:rsidRPr="00601758">
        <w:rPr>
          <w:rFonts w:hint="eastAsia"/>
        </w:rPr>
        <w:t>的发展（例如完全有限前缀等）大大简化了分析复杂模型的工作。同时，与符合性监测相关的日志</w:t>
      </w:r>
      <w:r w:rsidR="00CC6964">
        <w:rPr>
          <w:rFonts w:hint="eastAsia"/>
        </w:rPr>
        <w:t>与</w:t>
      </w:r>
      <w:r w:rsidRPr="00601758">
        <w:rPr>
          <w:rFonts w:hint="eastAsia"/>
        </w:rPr>
        <w:t>模型修复</w:t>
      </w:r>
      <w:r w:rsidR="00914B9F">
        <w:rPr>
          <w:rFonts w:hint="eastAsia"/>
        </w:rPr>
        <w:t>方面的研究也有很多新的成果。下面，本文将从流程模型、符合性检测、展开技术和</w:t>
      </w:r>
      <w:r w:rsidR="001B1B08" w:rsidRPr="00601758">
        <w:rPr>
          <w:rFonts w:hint="eastAsia"/>
        </w:rPr>
        <w:t>日志模型修复</w:t>
      </w:r>
      <w:r w:rsidR="001B1B08">
        <w:rPr>
          <w:rFonts w:hint="eastAsia"/>
        </w:rPr>
        <w:t>四</w:t>
      </w:r>
      <w:r w:rsidR="001B1B08" w:rsidRPr="00601758">
        <w:rPr>
          <w:rFonts w:hint="eastAsia"/>
        </w:rPr>
        <w:t>个方面介绍</w:t>
      </w:r>
      <w:r w:rsidRPr="00601758">
        <w:rPr>
          <w:rFonts w:hint="eastAsia"/>
        </w:rPr>
        <w:t>国内外的研究现状和相关工作。</w:t>
      </w:r>
    </w:p>
    <w:p w14:paraId="18B758C5" w14:textId="77777777" w:rsidR="00DC10EE" w:rsidRDefault="00DC10EE" w:rsidP="00601758">
      <w:pPr>
        <w:pStyle w:val="2"/>
      </w:pPr>
      <w:bookmarkStart w:id="308" w:name="_Toc430716780"/>
      <w:r w:rsidRPr="00DC10EE">
        <w:t>流程模型</w:t>
      </w:r>
      <w:bookmarkEnd w:id="308"/>
    </w:p>
    <w:p w14:paraId="4CD52DD2" w14:textId="77777777" w:rsidR="00DC10EE" w:rsidRDefault="00DC10EE" w:rsidP="00601758">
      <w:pPr>
        <w:pStyle w:val="3"/>
      </w:pPr>
      <w:bookmarkStart w:id="309" w:name="_Toc430716781"/>
      <w:r w:rsidRPr="00DC10EE">
        <w:t>Declarative</w:t>
      </w:r>
      <w:r w:rsidRPr="00DC10EE">
        <w:t>模型</w:t>
      </w:r>
      <w:bookmarkEnd w:id="309"/>
    </w:p>
    <w:p w14:paraId="294BAA3B" w14:textId="124AD2F7" w:rsidR="00601758" w:rsidRDefault="00601758" w:rsidP="00601758">
      <w:pPr>
        <w:ind w:firstLine="420"/>
      </w:pPr>
      <w:r w:rsidRPr="00601758">
        <w:rPr>
          <w:rFonts w:hint="eastAsia"/>
        </w:rPr>
        <w:t>Declarative</w:t>
      </w:r>
      <w:r w:rsidRPr="00601758">
        <w:rPr>
          <w:rFonts w:hint="eastAsia"/>
        </w:rPr>
        <w:t>模型是一种非结构化的模型</w:t>
      </w:r>
      <w:r w:rsidR="007917A6" w:rsidRPr="00226282">
        <w:rPr>
          <w:vertAlign w:val="superscript"/>
        </w:rPr>
        <w:fldChar w:fldCharType="begin"/>
      </w:r>
      <w:r w:rsidR="007917A6" w:rsidRPr="00226282">
        <w:rPr>
          <w:vertAlign w:val="superscript"/>
        </w:rPr>
        <w:instrText xml:space="preserve"> </w:instrText>
      </w:r>
      <w:r w:rsidR="007917A6" w:rsidRPr="00226282">
        <w:rPr>
          <w:rFonts w:hint="eastAsia"/>
          <w:vertAlign w:val="superscript"/>
        </w:rPr>
        <w:instrText>REF _Ref430453796 \r \h</w:instrText>
      </w:r>
      <w:r w:rsidR="007917A6" w:rsidRPr="00226282">
        <w:rPr>
          <w:vertAlign w:val="superscript"/>
        </w:rPr>
        <w:instrText xml:space="preserve"> </w:instrText>
      </w:r>
      <w:r w:rsidR="00226282">
        <w:rPr>
          <w:vertAlign w:val="superscript"/>
        </w:rPr>
        <w:instrText xml:space="preserve"> \* MERGEFORMAT </w:instrText>
      </w:r>
      <w:r w:rsidR="007917A6" w:rsidRPr="00226282">
        <w:rPr>
          <w:vertAlign w:val="superscript"/>
        </w:rPr>
      </w:r>
      <w:r w:rsidR="007917A6" w:rsidRPr="00226282">
        <w:rPr>
          <w:vertAlign w:val="superscript"/>
        </w:rPr>
        <w:fldChar w:fldCharType="separate"/>
      </w:r>
      <w:r w:rsidR="002C56ED">
        <w:rPr>
          <w:vertAlign w:val="superscript"/>
        </w:rPr>
        <w:t>[2]</w:t>
      </w:r>
      <w:r w:rsidR="007917A6" w:rsidRPr="00226282">
        <w:rPr>
          <w:vertAlign w:val="superscript"/>
        </w:rPr>
        <w:fldChar w:fldCharType="end"/>
      </w:r>
      <w:r w:rsidRPr="00601758">
        <w:rPr>
          <w:rFonts w:hint="eastAsia"/>
        </w:rPr>
        <w:t>。并不像</w:t>
      </w:r>
      <w:r w:rsidRPr="00601758">
        <w:rPr>
          <w:rFonts w:hint="eastAsia"/>
        </w:rPr>
        <w:t>Petri</w:t>
      </w:r>
      <w:r w:rsidRPr="00601758">
        <w:rPr>
          <w:rFonts w:hint="eastAsia"/>
        </w:rPr>
        <w:t>网那样规定某个事件一定要在另一个事件之前发生，</w:t>
      </w:r>
      <w:r w:rsidRPr="00601758">
        <w:rPr>
          <w:rFonts w:hint="eastAsia"/>
        </w:rPr>
        <w:t>Declarative</w:t>
      </w:r>
      <w:r w:rsidRPr="00601758">
        <w:rPr>
          <w:rFonts w:hint="eastAsia"/>
        </w:rPr>
        <w:t>模型往往声明什么应该被执行而不是如何被执行</w:t>
      </w:r>
      <w:r w:rsidR="007917A6" w:rsidRPr="00226282">
        <w:rPr>
          <w:vertAlign w:val="superscript"/>
        </w:rPr>
        <w:fldChar w:fldCharType="begin"/>
      </w:r>
      <w:r w:rsidR="007917A6" w:rsidRPr="00226282">
        <w:rPr>
          <w:vertAlign w:val="superscript"/>
        </w:rPr>
        <w:instrText xml:space="preserve"> </w:instrText>
      </w:r>
      <w:r w:rsidR="007917A6" w:rsidRPr="00226282">
        <w:rPr>
          <w:rFonts w:hint="eastAsia"/>
          <w:vertAlign w:val="superscript"/>
        </w:rPr>
        <w:instrText>REF _Ref430453816 \r \h</w:instrText>
      </w:r>
      <w:r w:rsidR="007917A6" w:rsidRPr="00226282">
        <w:rPr>
          <w:vertAlign w:val="superscript"/>
        </w:rPr>
        <w:instrText xml:space="preserve"> </w:instrText>
      </w:r>
      <w:r w:rsidR="00226282">
        <w:rPr>
          <w:vertAlign w:val="superscript"/>
        </w:rPr>
        <w:instrText xml:space="preserve"> \* MERGEFORMAT </w:instrText>
      </w:r>
      <w:r w:rsidR="007917A6" w:rsidRPr="00226282">
        <w:rPr>
          <w:vertAlign w:val="superscript"/>
        </w:rPr>
      </w:r>
      <w:r w:rsidR="007917A6" w:rsidRPr="00226282">
        <w:rPr>
          <w:vertAlign w:val="superscript"/>
        </w:rPr>
        <w:fldChar w:fldCharType="separate"/>
      </w:r>
      <w:r w:rsidR="002C56ED">
        <w:rPr>
          <w:vertAlign w:val="superscript"/>
        </w:rPr>
        <w:t>[3]</w:t>
      </w:r>
      <w:r w:rsidR="007917A6" w:rsidRPr="00226282">
        <w:rPr>
          <w:vertAlign w:val="superscript"/>
        </w:rPr>
        <w:fldChar w:fldCharType="end"/>
      </w:r>
      <w:r w:rsidRPr="00601758">
        <w:rPr>
          <w:rFonts w:hint="eastAsia"/>
        </w:rPr>
        <w:t>。</w:t>
      </w:r>
      <w:r w:rsidRPr="00601758">
        <w:rPr>
          <w:rFonts w:hint="eastAsia"/>
        </w:rPr>
        <w:t>Declarative</w:t>
      </w:r>
      <w:r w:rsidRPr="00601758">
        <w:rPr>
          <w:rFonts w:hint="eastAsia"/>
        </w:rPr>
        <w:t>模型只规定一些约束规则，即哪些操作是不被允许的或者哪些操作是一定要被满足的。</w:t>
      </w:r>
      <w:r w:rsidR="00D83796">
        <w:fldChar w:fldCharType="begin"/>
      </w:r>
      <w:r w:rsidR="00D83796">
        <w:instrText xml:space="preserve"> </w:instrText>
      </w:r>
      <w:r w:rsidR="00D83796">
        <w:rPr>
          <w:rFonts w:hint="eastAsia"/>
        </w:rPr>
        <w:instrText>REF _Ref430682259 \h</w:instrText>
      </w:r>
      <w:r w:rsidR="00D83796">
        <w:instrText xml:space="preserve"> </w:instrText>
      </w:r>
      <w:r w:rsidR="00D83796">
        <w:fldChar w:fldCharType="separate"/>
      </w:r>
      <w:ins w:id="310" w:author="肖永博" w:date="2015-09-22T22:22:00Z">
        <w:r w:rsidR="002C56ED">
          <w:rPr>
            <w:rFonts w:hint="eastAsia"/>
          </w:rPr>
          <w:t>图</w:t>
        </w:r>
        <w:r w:rsidR="002C56ED">
          <w:rPr>
            <w:rFonts w:hint="eastAsia"/>
          </w:rPr>
          <w:t xml:space="preserve"> </w:t>
        </w:r>
        <w:r w:rsidR="002C56ED">
          <w:rPr>
            <w:noProof/>
          </w:rPr>
          <w:t>2</w:t>
        </w:r>
        <w:r w:rsidR="002C56ED">
          <w:noBreakHyphen/>
        </w:r>
        <w:r w:rsidR="002C56ED">
          <w:rPr>
            <w:noProof/>
          </w:rPr>
          <w:t>1</w:t>
        </w:r>
      </w:ins>
      <w:del w:id="311" w:author="肖永博" w:date="2015-09-22T22:22:00Z">
        <w:r w:rsidR="00D83796" w:rsidDel="002C56ED">
          <w:rPr>
            <w:rFonts w:hint="eastAsia"/>
          </w:rPr>
          <w:delText>图</w:delText>
        </w:r>
        <w:r w:rsidR="00D83796" w:rsidDel="002C56ED">
          <w:rPr>
            <w:rFonts w:hint="eastAsia"/>
          </w:rPr>
          <w:delText xml:space="preserve"> </w:delText>
        </w:r>
        <w:r w:rsidR="00D83796" w:rsidDel="002C56ED">
          <w:rPr>
            <w:noProof/>
          </w:rPr>
          <w:delText>2</w:delText>
        </w:r>
        <w:r w:rsidR="00D83796" w:rsidDel="002C56ED">
          <w:noBreakHyphen/>
        </w:r>
        <w:r w:rsidR="00D83796" w:rsidDel="002C56ED">
          <w:rPr>
            <w:noProof/>
          </w:rPr>
          <w:delText>1</w:delText>
        </w:r>
      </w:del>
      <w:r w:rsidR="00D83796">
        <w:fldChar w:fldCharType="end"/>
      </w:r>
      <w:r w:rsidRPr="00601758">
        <w:rPr>
          <w:rFonts w:hint="eastAsia"/>
        </w:rPr>
        <w:t>一个典型的</w:t>
      </w:r>
      <w:r w:rsidRPr="00601758">
        <w:rPr>
          <w:rFonts w:hint="eastAsia"/>
        </w:rPr>
        <w:t>Declarative</w:t>
      </w:r>
      <w:r w:rsidRPr="00601758">
        <w:rPr>
          <w:rFonts w:hint="eastAsia"/>
        </w:rPr>
        <w:t>模型，可以看到，其中的两个活动“</w:t>
      </w:r>
      <w:r w:rsidRPr="00601758">
        <w:rPr>
          <w:rFonts w:hint="eastAsia"/>
        </w:rPr>
        <w:t>Create Questionnaire</w:t>
      </w:r>
      <w:r w:rsidRPr="00601758">
        <w:rPr>
          <w:rFonts w:hint="eastAsia"/>
        </w:rPr>
        <w:t>”和“</w:t>
      </w:r>
      <w:r w:rsidRPr="00601758">
        <w:rPr>
          <w:rFonts w:hint="eastAsia"/>
        </w:rPr>
        <w:t>Send Questionnaire</w:t>
      </w:r>
      <w:r w:rsidRPr="00601758">
        <w:rPr>
          <w:rFonts w:hint="eastAsia"/>
        </w:rPr>
        <w:t>”是用约束“</w:t>
      </w:r>
      <w:r w:rsidRPr="00601758">
        <w:rPr>
          <w:rFonts w:hint="eastAsia"/>
        </w:rPr>
        <w:t>response</w:t>
      </w:r>
      <w:r w:rsidRPr="00601758">
        <w:rPr>
          <w:rFonts w:hint="eastAsia"/>
        </w:rPr>
        <w:t>”连接起来，这表明，“</w:t>
      </w:r>
      <w:r w:rsidRPr="00601758">
        <w:rPr>
          <w:rFonts w:hint="eastAsia"/>
        </w:rPr>
        <w:t>Create Questionnaire</w:t>
      </w:r>
      <w:r w:rsidRPr="00601758">
        <w:rPr>
          <w:rFonts w:hint="eastAsia"/>
        </w:rPr>
        <w:t>”这个活动执行之后会要求执行“</w:t>
      </w:r>
      <w:r w:rsidRPr="00601758">
        <w:rPr>
          <w:rFonts w:hint="eastAsia"/>
        </w:rPr>
        <w:t>Send Questionnaire</w:t>
      </w:r>
      <w:r w:rsidRPr="00601758">
        <w:rPr>
          <w:rFonts w:hint="eastAsia"/>
        </w:rPr>
        <w:t>”，但是并不是说前者执行之后，后者需要立即执行。这个约束仅仅规定了“</w:t>
      </w:r>
      <w:r w:rsidRPr="00601758">
        <w:rPr>
          <w:rFonts w:hint="eastAsia"/>
        </w:rPr>
        <w:t>Send Questionnaire</w:t>
      </w:r>
      <w:r w:rsidRPr="00601758">
        <w:rPr>
          <w:rFonts w:hint="eastAsia"/>
        </w:rPr>
        <w:t>”需要执行，但没有规定何时执行、执行几次。因此，在“</w:t>
      </w:r>
      <w:r w:rsidRPr="00601758">
        <w:rPr>
          <w:rFonts w:hint="eastAsia"/>
        </w:rPr>
        <w:t>Send Questionnaire</w:t>
      </w:r>
      <w:r w:rsidRPr="00601758">
        <w:rPr>
          <w:rFonts w:hint="eastAsia"/>
        </w:rPr>
        <w:t>”之前，可以执行很多其他的活动。</w:t>
      </w:r>
      <w:r w:rsidRPr="00601758">
        <w:rPr>
          <w:rFonts w:hint="eastAsia"/>
        </w:rPr>
        <w:t xml:space="preserve">Declarative </w:t>
      </w:r>
      <w:r w:rsidRPr="00601758">
        <w:rPr>
          <w:rFonts w:hint="eastAsia"/>
        </w:rPr>
        <w:t>模型挖掘旨在针对松散流程产生的日志，挖掘出其中的约束规则，并用一个简单易懂的方式展现给用户。</w:t>
      </w:r>
    </w:p>
    <w:p w14:paraId="56CE6436" w14:textId="77777777" w:rsidR="000451F1" w:rsidRDefault="00601758" w:rsidP="000451F1">
      <w:pPr>
        <w:keepNext/>
      </w:pPr>
      <w:r>
        <w:rPr>
          <w:rFonts w:hint="eastAsia"/>
          <w:noProof/>
          <w:sz w:val="24"/>
        </w:rPr>
        <w:drawing>
          <wp:inline distT="0" distB="0" distL="0" distR="0" wp14:anchorId="613AFBF5" wp14:editId="2EE0C4A4">
            <wp:extent cx="5274310" cy="1545918"/>
            <wp:effectExtent l="0" t="0" r="2540" b="0"/>
            <wp:docPr id="2" name="图片 2" descr="declarative-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clarative-model"/>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1545918"/>
                    </a:xfrm>
                    <a:prstGeom prst="rect">
                      <a:avLst/>
                    </a:prstGeom>
                    <a:noFill/>
                    <a:ln>
                      <a:noFill/>
                    </a:ln>
                  </pic:spPr>
                </pic:pic>
              </a:graphicData>
            </a:graphic>
          </wp:inline>
        </w:drawing>
      </w:r>
    </w:p>
    <w:p w14:paraId="46E75019" w14:textId="40167C26" w:rsidR="00601758" w:rsidRDefault="000451F1" w:rsidP="000451F1">
      <w:pPr>
        <w:pStyle w:val="a7"/>
        <w:jc w:val="center"/>
      </w:pPr>
      <w:bookmarkStart w:id="312" w:name="_Ref430682259"/>
      <w:r>
        <w:rPr>
          <w:rFonts w:hint="eastAsia"/>
        </w:rPr>
        <w:t>图</w:t>
      </w:r>
      <w:r>
        <w:rPr>
          <w:rFonts w:hint="eastAsia"/>
        </w:rPr>
        <w:t xml:space="preserve"> </w:t>
      </w:r>
      <w:ins w:id="313" w:author="肖永博" w:date="2015-09-22T16:08:00Z">
        <w:r w:rsidR="006330CD">
          <w:fldChar w:fldCharType="begin"/>
        </w:r>
        <w:r w:rsidR="006330CD">
          <w:instrText xml:space="preserve"> </w:instrText>
        </w:r>
        <w:r w:rsidR="006330CD">
          <w:rPr>
            <w:rFonts w:hint="eastAsia"/>
          </w:rPr>
          <w:instrText>STYLEREF 1 \s</w:instrText>
        </w:r>
        <w:r w:rsidR="006330CD">
          <w:instrText xml:space="preserve"> </w:instrText>
        </w:r>
      </w:ins>
      <w:r w:rsidR="006330CD">
        <w:fldChar w:fldCharType="separate"/>
      </w:r>
      <w:r w:rsidR="002C56ED">
        <w:rPr>
          <w:noProof/>
        </w:rPr>
        <w:t>2</w:t>
      </w:r>
      <w:ins w:id="314" w:author="肖永博" w:date="2015-09-22T16:08:00Z">
        <w:r w:rsidR="006330CD">
          <w:fldChar w:fldCharType="end"/>
        </w:r>
        <w:r w:rsidR="006330CD">
          <w:noBreakHyphen/>
        </w:r>
        <w:r w:rsidR="006330CD">
          <w:fldChar w:fldCharType="begin"/>
        </w:r>
        <w:r w:rsidR="006330CD">
          <w:instrText xml:space="preserve"> </w:instrText>
        </w:r>
        <w:r w:rsidR="006330CD">
          <w:rPr>
            <w:rFonts w:hint="eastAsia"/>
          </w:rPr>
          <w:instrText xml:space="preserve">SEQ </w:instrText>
        </w:r>
        <w:r w:rsidR="006330CD">
          <w:rPr>
            <w:rFonts w:hint="eastAsia"/>
          </w:rPr>
          <w:instrText>图</w:instrText>
        </w:r>
        <w:r w:rsidR="006330CD">
          <w:rPr>
            <w:rFonts w:hint="eastAsia"/>
          </w:rPr>
          <w:instrText xml:space="preserve"> \* ARABIC \s 1</w:instrText>
        </w:r>
        <w:r w:rsidR="006330CD">
          <w:instrText xml:space="preserve"> </w:instrText>
        </w:r>
      </w:ins>
      <w:r w:rsidR="006330CD">
        <w:fldChar w:fldCharType="separate"/>
      </w:r>
      <w:ins w:id="315" w:author="肖永博" w:date="2015-09-22T22:22:00Z">
        <w:r w:rsidR="002C56ED">
          <w:rPr>
            <w:noProof/>
          </w:rPr>
          <w:t>1</w:t>
        </w:r>
      </w:ins>
      <w:ins w:id="316" w:author="肖永博" w:date="2015-09-22T16:08:00Z">
        <w:r w:rsidR="006330CD">
          <w:fldChar w:fldCharType="end"/>
        </w:r>
      </w:ins>
      <w:del w:id="317" w:author="肖永博" w:date="2015-09-22T16:08:00Z">
        <w:r w:rsidR="00F16FF0" w:rsidDel="006330CD">
          <w:fldChar w:fldCharType="begin"/>
        </w:r>
        <w:r w:rsidR="00F16FF0" w:rsidDel="006330CD">
          <w:delInstrText xml:space="preserve"> </w:delInstrText>
        </w:r>
        <w:r w:rsidR="00F16FF0" w:rsidDel="006330CD">
          <w:rPr>
            <w:rFonts w:hint="eastAsia"/>
          </w:rPr>
          <w:delInstrText>STYLEREF 1 \s</w:delInstrText>
        </w:r>
        <w:r w:rsidR="00F16FF0" w:rsidDel="006330CD">
          <w:delInstrText xml:space="preserve"> </w:delInstrText>
        </w:r>
        <w:r w:rsidR="00F16FF0" w:rsidDel="006330CD">
          <w:fldChar w:fldCharType="separate"/>
        </w:r>
        <w:r w:rsidR="00F16FF0" w:rsidDel="006330CD">
          <w:rPr>
            <w:noProof/>
          </w:rPr>
          <w:delText>2</w:delText>
        </w:r>
        <w:r w:rsidR="00F16FF0" w:rsidDel="006330CD">
          <w:fldChar w:fldCharType="end"/>
        </w:r>
        <w:r w:rsidR="00F16FF0" w:rsidDel="006330CD">
          <w:noBreakHyphen/>
        </w:r>
        <w:r w:rsidR="00F16FF0" w:rsidDel="006330CD">
          <w:fldChar w:fldCharType="begin"/>
        </w:r>
        <w:r w:rsidR="00F16FF0" w:rsidDel="006330CD">
          <w:delInstrText xml:space="preserve"> </w:delInstrText>
        </w:r>
        <w:r w:rsidR="00F16FF0" w:rsidDel="006330CD">
          <w:rPr>
            <w:rFonts w:hint="eastAsia"/>
          </w:rPr>
          <w:delInstrText xml:space="preserve">SEQ </w:delInstrText>
        </w:r>
        <w:r w:rsidR="00F16FF0" w:rsidDel="006330CD">
          <w:rPr>
            <w:rFonts w:hint="eastAsia"/>
          </w:rPr>
          <w:delInstrText>图</w:delInstrText>
        </w:r>
        <w:r w:rsidR="00F16FF0" w:rsidDel="006330CD">
          <w:rPr>
            <w:rFonts w:hint="eastAsia"/>
          </w:rPr>
          <w:delInstrText xml:space="preserve"> \* ARABIC \s 1</w:delInstrText>
        </w:r>
        <w:r w:rsidR="00F16FF0" w:rsidDel="006330CD">
          <w:delInstrText xml:space="preserve"> </w:delInstrText>
        </w:r>
        <w:r w:rsidR="00F16FF0" w:rsidDel="006330CD">
          <w:fldChar w:fldCharType="separate"/>
        </w:r>
        <w:r w:rsidR="00F16FF0" w:rsidDel="006330CD">
          <w:rPr>
            <w:noProof/>
          </w:rPr>
          <w:delText>1</w:delText>
        </w:r>
        <w:r w:rsidR="00F16FF0" w:rsidDel="006330CD">
          <w:fldChar w:fldCharType="end"/>
        </w:r>
      </w:del>
      <w:bookmarkEnd w:id="312"/>
      <w:r>
        <w:t xml:space="preserve"> </w:t>
      </w:r>
      <w:r w:rsidRPr="002941F5">
        <w:rPr>
          <w:rFonts w:hint="eastAsia"/>
        </w:rPr>
        <w:t>Declarative</w:t>
      </w:r>
      <w:r w:rsidRPr="002941F5">
        <w:rPr>
          <w:rFonts w:hint="eastAsia"/>
        </w:rPr>
        <w:t>模型示例</w:t>
      </w:r>
    </w:p>
    <w:p w14:paraId="32F898D0" w14:textId="186A3519" w:rsidR="00601758" w:rsidRDefault="00601758" w:rsidP="00601758">
      <w:pPr>
        <w:ind w:firstLine="420"/>
      </w:pPr>
      <w:r w:rsidRPr="00601758">
        <w:rPr>
          <w:rFonts w:hint="eastAsia"/>
        </w:rPr>
        <w:t>目前最常用的</w:t>
      </w:r>
      <w:r w:rsidRPr="00601758">
        <w:rPr>
          <w:rFonts w:hint="eastAsia"/>
        </w:rPr>
        <w:t>Declarative</w:t>
      </w:r>
      <w:r w:rsidRPr="00601758">
        <w:rPr>
          <w:rFonts w:hint="eastAsia"/>
        </w:rPr>
        <w:t>模型建模语言是由</w:t>
      </w:r>
      <w:r w:rsidRPr="00601758">
        <w:rPr>
          <w:rFonts w:hint="eastAsia"/>
        </w:rPr>
        <w:t>Pesic</w:t>
      </w:r>
      <w:r w:rsidRPr="00601758">
        <w:rPr>
          <w:rFonts w:hint="eastAsia"/>
        </w:rPr>
        <w:t>和</w:t>
      </w:r>
      <w:r w:rsidRPr="00601758">
        <w:rPr>
          <w:rFonts w:hint="eastAsia"/>
        </w:rPr>
        <w:t>van der Aalst</w:t>
      </w:r>
      <w:r w:rsidRPr="00601758">
        <w:rPr>
          <w:rFonts w:hint="eastAsia"/>
        </w:rPr>
        <w:t>提出的</w:t>
      </w:r>
      <w:commentRangeStart w:id="318"/>
      <w:r w:rsidRPr="00601758">
        <w:rPr>
          <w:rFonts w:hint="eastAsia"/>
        </w:rPr>
        <w:t>ConDec</w:t>
      </w:r>
      <w:r w:rsidRPr="00226282">
        <w:rPr>
          <w:rFonts w:hint="eastAsia"/>
          <w:vertAlign w:val="superscript"/>
        </w:rPr>
        <w:t>[3]</w:t>
      </w:r>
      <w:r w:rsidRPr="00601758">
        <w:rPr>
          <w:rFonts w:hint="eastAsia"/>
        </w:rPr>
        <w:t>和</w:t>
      </w:r>
      <w:r w:rsidRPr="00601758">
        <w:rPr>
          <w:rFonts w:hint="eastAsia"/>
        </w:rPr>
        <w:t>DECLARE</w:t>
      </w:r>
      <w:r w:rsidRPr="00226282">
        <w:rPr>
          <w:rFonts w:hint="eastAsia"/>
          <w:vertAlign w:val="superscript"/>
        </w:rPr>
        <w:t>[2]</w:t>
      </w:r>
      <w:commentRangeEnd w:id="318"/>
      <w:r w:rsidR="00FA7EEB">
        <w:rPr>
          <w:rStyle w:val="aa"/>
        </w:rPr>
        <w:commentReference w:id="318"/>
      </w:r>
      <w:r w:rsidRPr="00601758">
        <w:rPr>
          <w:rFonts w:hint="eastAsia"/>
        </w:rPr>
        <w:t>。对于</w:t>
      </w:r>
      <w:r w:rsidRPr="00601758">
        <w:rPr>
          <w:rFonts w:hint="eastAsia"/>
        </w:rPr>
        <w:t>Declarative</w:t>
      </w:r>
      <w:r w:rsidRPr="00601758">
        <w:rPr>
          <w:rFonts w:hint="eastAsia"/>
        </w:rPr>
        <w:t>模型而言，最常见的形式化方法就是</w:t>
      </w:r>
      <w:r w:rsidRPr="00601758">
        <w:rPr>
          <w:rFonts w:hint="eastAsia"/>
        </w:rPr>
        <w:t>LTL</w:t>
      </w:r>
      <w:r w:rsidRPr="00601758">
        <w:rPr>
          <w:rFonts w:hint="eastAsia"/>
        </w:rPr>
        <w:t>逻辑。</w:t>
      </w:r>
      <w:r w:rsidR="00D83796">
        <w:rPr>
          <w:highlight w:val="yellow"/>
        </w:rPr>
        <w:fldChar w:fldCharType="begin"/>
      </w:r>
      <w:r w:rsidR="00D83796">
        <w:instrText xml:space="preserve"> </w:instrText>
      </w:r>
      <w:r w:rsidR="00D83796">
        <w:rPr>
          <w:rFonts w:hint="eastAsia"/>
        </w:rPr>
        <w:instrText>REF _Ref430682283 \h</w:instrText>
      </w:r>
      <w:r w:rsidR="00D83796">
        <w:instrText xml:space="preserve"> </w:instrText>
      </w:r>
      <w:r w:rsidR="00D83796">
        <w:rPr>
          <w:highlight w:val="yellow"/>
        </w:rPr>
      </w:r>
      <w:r w:rsidR="00D83796">
        <w:rPr>
          <w:highlight w:val="yellow"/>
        </w:rPr>
        <w:fldChar w:fldCharType="separate"/>
      </w:r>
      <w:ins w:id="319" w:author="肖永博" w:date="2015-09-22T22:22:00Z">
        <w:r w:rsidR="002C56ED">
          <w:rPr>
            <w:rFonts w:hint="eastAsia"/>
          </w:rPr>
          <w:t>图</w:t>
        </w:r>
        <w:r w:rsidR="002C56ED">
          <w:rPr>
            <w:rFonts w:hint="eastAsia"/>
          </w:rPr>
          <w:t xml:space="preserve"> </w:t>
        </w:r>
        <w:r w:rsidR="002C56ED">
          <w:rPr>
            <w:noProof/>
          </w:rPr>
          <w:t>2</w:t>
        </w:r>
        <w:r w:rsidR="002C56ED">
          <w:noBreakHyphen/>
        </w:r>
        <w:r w:rsidR="002C56ED">
          <w:rPr>
            <w:noProof/>
          </w:rPr>
          <w:t>2</w:t>
        </w:r>
      </w:ins>
      <w:del w:id="320" w:author="肖永博" w:date="2015-09-22T22:22:00Z">
        <w:r w:rsidR="00D83796" w:rsidDel="002C56ED">
          <w:rPr>
            <w:rFonts w:hint="eastAsia"/>
          </w:rPr>
          <w:delText>图</w:delText>
        </w:r>
        <w:r w:rsidR="00D83796" w:rsidDel="002C56ED">
          <w:rPr>
            <w:rFonts w:hint="eastAsia"/>
          </w:rPr>
          <w:delText xml:space="preserve"> </w:delText>
        </w:r>
        <w:r w:rsidR="00D83796" w:rsidDel="002C56ED">
          <w:rPr>
            <w:noProof/>
          </w:rPr>
          <w:delText>2</w:delText>
        </w:r>
        <w:r w:rsidR="00D83796" w:rsidDel="002C56ED">
          <w:noBreakHyphen/>
        </w:r>
        <w:r w:rsidR="00D83796" w:rsidDel="002C56ED">
          <w:rPr>
            <w:noProof/>
          </w:rPr>
          <w:delText>2</w:delText>
        </w:r>
      </w:del>
      <w:r w:rsidR="00D83796">
        <w:rPr>
          <w:highlight w:val="yellow"/>
        </w:rPr>
        <w:fldChar w:fldCharType="end"/>
      </w:r>
      <w:r w:rsidRPr="00601758">
        <w:rPr>
          <w:rFonts w:hint="eastAsia"/>
        </w:rPr>
        <w:t>展示了一部分</w:t>
      </w:r>
      <w:r w:rsidRPr="00601758">
        <w:rPr>
          <w:rFonts w:hint="eastAsia"/>
        </w:rPr>
        <w:t>Declarative</w:t>
      </w:r>
      <w:r w:rsidRPr="00601758">
        <w:rPr>
          <w:rFonts w:hint="eastAsia"/>
        </w:rPr>
        <w:t>模板的图形化表示和对应的</w:t>
      </w:r>
      <w:r w:rsidRPr="00601758">
        <w:rPr>
          <w:rFonts w:hint="eastAsia"/>
        </w:rPr>
        <w:t>LTL</w:t>
      </w:r>
      <w:r w:rsidRPr="00601758">
        <w:rPr>
          <w:rFonts w:hint="eastAsia"/>
        </w:rPr>
        <w:t>形式化表示方法。使用这样的语法可</w:t>
      </w:r>
      <w:r w:rsidRPr="00601758">
        <w:rPr>
          <w:rFonts w:hint="eastAsia"/>
        </w:rPr>
        <w:lastRenderedPageBreak/>
        <w:t>以将业务流程表示为</w:t>
      </w:r>
      <w:r w:rsidRPr="00601758">
        <w:rPr>
          <w:rFonts w:hint="eastAsia"/>
        </w:rPr>
        <w:t>Declarative</w:t>
      </w:r>
      <w:r w:rsidRPr="00601758">
        <w:rPr>
          <w:rFonts w:hint="eastAsia"/>
        </w:rPr>
        <w:t>模型。</w:t>
      </w:r>
    </w:p>
    <w:p w14:paraId="060B3337" w14:textId="77777777" w:rsidR="000451F1" w:rsidRDefault="00601758" w:rsidP="000451F1">
      <w:pPr>
        <w:keepNext/>
        <w:ind w:firstLine="420"/>
        <w:jc w:val="center"/>
      </w:pPr>
      <w:r w:rsidRPr="00016AEC">
        <w:rPr>
          <w:noProof/>
          <w:sz w:val="24"/>
        </w:rPr>
        <w:drawing>
          <wp:inline distT="0" distB="0" distL="0" distR="0" wp14:anchorId="7FE48ADC" wp14:editId="7DB01E77">
            <wp:extent cx="3438525" cy="40576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38525" cy="4057650"/>
                    </a:xfrm>
                    <a:prstGeom prst="rect">
                      <a:avLst/>
                    </a:prstGeom>
                    <a:noFill/>
                    <a:ln>
                      <a:noFill/>
                    </a:ln>
                  </pic:spPr>
                </pic:pic>
              </a:graphicData>
            </a:graphic>
          </wp:inline>
        </w:drawing>
      </w:r>
    </w:p>
    <w:p w14:paraId="76B87BAD" w14:textId="140C55F1" w:rsidR="00601758" w:rsidRPr="00601758" w:rsidRDefault="000451F1" w:rsidP="000451F1">
      <w:pPr>
        <w:pStyle w:val="a7"/>
        <w:jc w:val="center"/>
      </w:pPr>
      <w:bookmarkStart w:id="321" w:name="_Ref430682283"/>
      <w:r>
        <w:rPr>
          <w:rFonts w:hint="eastAsia"/>
        </w:rPr>
        <w:t>图</w:t>
      </w:r>
      <w:r>
        <w:rPr>
          <w:rFonts w:hint="eastAsia"/>
        </w:rPr>
        <w:t xml:space="preserve"> </w:t>
      </w:r>
      <w:ins w:id="322" w:author="肖永博" w:date="2015-09-22T16:08:00Z">
        <w:r w:rsidR="006330CD">
          <w:fldChar w:fldCharType="begin"/>
        </w:r>
        <w:r w:rsidR="006330CD">
          <w:instrText xml:space="preserve"> </w:instrText>
        </w:r>
        <w:r w:rsidR="006330CD">
          <w:rPr>
            <w:rFonts w:hint="eastAsia"/>
          </w:rPr>
          <w:instrText>STYLEREF 1 \s</w:instrText>
        </w:r>
        <w:r w:rsidR="006330CD">
          <w:instrText xml:space="preserve"> </w:instrText>
        </w:r>
      </w:ins>
      <w:r w:rsidR="006330CD">
        <w:fldChar w:fldCharType="separate"/>
      </w:r>
      <w:r w:rsidR="002C56ED">
        <w:rPr>
          <w:noProof/>
        </w:rPr>
        <w:t>2</w:t>
      </w:r>
      <w:ins w:id="323" w:author="肖永博" w:date="2015-09-22T16:08:00Z">
        <w:r w:rsidR="006330CD">
          <w:fldChar w:fldCharType="end"/>
        </w:r>
        <w:r w:rsidR="006330CD">
          <w:noBreakHyphen/>
        </w:r>
        <w:r w:rsidR="006330CD">
          <w:fldChar w:fldCharType="begin"/>
        </w:r>
        <w:r w:rsidR="006330CD">
          <w:instrText xml:space="preserve"> </w:instrText>
        </w:r>
        <w:r w:rsidR="006330CD">
          <w:rPr>
            <w:rFonts w:hint="eastAsia"/>
          </w:rPr>
          <w:instrText xml:space="preserve">SEQ </w:instrText>
        </w:r>
        <w:r w:rsidR="006330CD">
          <w:rPr>
            <w:rFonts w:hint="eastAsia"/>
          </w:rPr>
          <w:instrText>图</w:instrText>
        </w:r>
        <w:r w:rsidR="006330CD">
          <w:rPr>
            <w:rFonts w:hint="eastAsia"/>
          </w:rPr>
          <w:instrText xml:space="preserve"> \* ARABIC \s 1</w:instrText>
        </w:r>
        <w:r w:rsidR="006330CD">
          <w:instrText xml:space="preserve"> </w:instrText>
        </w:r>
      </w:ins>
      <w:r w:rsidR="006330CD">
        <w:fldChar w:fldCharType="separate"/>
      </w:r>
      <w:ins w:id="324" w:author="肖永博" w:date="2015-09-22T22:22:00Z">
        <w:r w:rsidR="002C56ED">
          <w:rPr>
            <w:noProof/>
          </w:rPr>
          <w:t>2</w:t>
        </w:r>
      </w:ins>
      <w:ins w:id="325" w:author="肖永博" w:date="2015-09-22T16:08:00Z">
        <w:r w:rsidR="006330CD">
          <w:fldChar w:fldCharType="end"/>
        </w:r>
      </w:ins>
      <w:del w:id="326" w:author="肖永博" w:date="2015-09-22T16:08:00Z">
        <w:r w:rsidR="00F16FF0" w:rsidDel="006330CD">
          <w:fldChar w:fldCharType="begin"/>
        </w:r>
        <w:r w:rsidR="00F16FF0" w:rsidDel="006330CD">
          <w:delInstrText xml:space="preserve"> </w:delInstrText>
        </w:r>
        <w:r w:rsidR="00F16FF0" w:rsidDel="006330CD">
          <w:rPr>
            <w:rFonts w:hint="eastAsia"/>
          </w:rPr>
          <w:delInstrText>STYLEREF 1 \s</w:delInstrText>
        </w:r>
        <w:r w:rsidR="00F16FF0" w:rsidDel="006330CD">
          <w:delInstrText xml:space="preserve"> </w:delInstrText>
        </w:r>
        <w:r w:rsidR="00F16FF0" w:rsidDel="006330CD">
          <w:fldChar w:fldCharType="separate"/>
        </w:r>
        <w:r w:rsidR="00F16FF0" w:rsidDel="006330CD">
          <w:rPr>
            <w:noProof/>
          </w:rPr>
          <w:delText>2</w:delText>
        </w:r>
        <w:r w:rsidR="00F16FF0" w:rsidDel="006330CD">
          <w:fldChar w:fldCharType="end"/>
        </w:r>
        <w:r w:rsidR="00F16FF0" w:rsidDel="006330CD">
          <w:noBreakHyphen/>
        </w:r>
        <w:r w:rsidR="00F16FF0" w:rsidDel="006330CD">
          <w:fldChar w:fldCharType="begin"/>
        </w:r>
        <w:r w:rsidR="00F16FF0" w:rsidDel="006330CD">
          <w:delInstrText xml:space="preserve"> </w:delInstrText>
        </w:r>
        <w:r w:rsidR="00F16FF0" w:rsidDel="006330CD">
          <w:rPr>
            <w:rFonts w:hint="eastAsia"/>
          </w:rPr>
          <w:delInstrText xml:space="preserve">SEQ </w:delInstrText>
        </w:r>
        <w:r w:rsidR="00F16FF0" w:rsidDel="006330CD">
          <w:rPr>
            <w:rFonts w:hint="eastAsia"/>
          </w:rPr>
          <w:delInstrText>图</w:delInstrText>
        </w:r>
        <w:r w:rsidR="00F16FF0" w:rsidDel="006330CD">
          <w:rPr>
            <w:rFonts w:hint="eastAsia"/>
          </w:rPr>
          <w:delInstrText xml:space="preserve"> \* ARABIC \s 1</w:delInstrText>
        </w:r>
        <w:r w:rsidR="00F16FF0" w:rsidDel="006330CD">
          <w:delInstrText xml:space="preserve"> </w:delInstrText>
        </w:r>
        <w:r w:rsidR="00F16FF0" w:rsidDel="006330CD">
          <w:fldChar w:fldCharType="separate"/>
        </w:r>
        <w:r w:rsidR="00F16FF0" w:rsidDel="006330CD">
          <w:rPr>
            <w:noProof/>
          </w:rPr>
          <w:delText>2</w:delText>
        </w:r>
        <w:r w:rsidR="00F16FF0" w:rsidDel="006330CD">
          <w:fldChar w:fldCharType="end"/>
        </w:r>
      </w:del>
      <w:bookmarkEnd w:id="321"/>
      <w:r>
        <w:t xml:space="preserve"> </w:t>
      </w:r>
      <w:r w:rsidRPr="00B65F22">
        <w:rPr>
          <w:rFonts w:hint="eastAsia"/>
        </w:rPr>
        <w:t>Declarative</w:t>
      </w:r>
      <w:r w:rsidR="003B2C28">
        <w:rPr>
          <w:rFonts w:hint="eastAsia"/>
        </w:rPr>
        <w:t>模型的形式</w:t>
      </w:r>
      <w:r w:rsidRPr="00B65F22">
        <w:rPr>
          <w:rFonts w:hint="eastAsia"/>
        </w:rPr>
        <w:t>化展示及其对应的</w:t>
      </w:r>
      <w:r w:rsidRPr="00B65F22">
        <w:rPr>
          <w:rFonts w:hint="eastAsia"/>
        </w:rPr>
        <w:t>LTL</w:t>
      </w:r>
      <w:r w:rsidRPr="00B65F22">
        <w:rPr>
          <w:rFonts w:hint="eastAsia"/>
        </w:rPr>
        <w:t>形式化表示方法</w:t>
      </w:r>
    </w:p>
    <w:p w14:paraId="1E6D8C9E" w14:textId="77777777" w:rsidR="00DC10EE" w:rsidRDefault="00DC10EE" w:rsidP="00601758">
      <w:pPr>
        <w:pStyle w:val="3"/>
      </w:pPr>
      <w:bookmarkStart w:id="327" w:name="_Toc430716782"/>
      <w:r w:rsidRPr="00DC10EE">
        <w:t>Imperative</w:t>
      </w:r>
      <w:r w:rsidRPr="00DC10EE">
        <w:t>模型</w:t>
      </w:r>
      <w:bookmarkEnd w:id="327"/>
    </w:p>
    <w:p w14:paraId="6BB84B1C" w14:textId="69AB1B3B" w:rsidR="00601758" w:rsidRDefault="00601758" w:rsidP="00601758">
      <w:pPr>
        <w:ind w:firstLine="420"/>
        <w:rPr>
          <w:sz w:val="24"/>
        </w:rPr>
      </w:pPr>
      <w:r w:rsidRPr="00195D41">
        <w:rPr>
          <w:rFonts w:hint="eastAsia"/>
          <w:sz w:val="24"/>
        </w:rPr>
        <w:t>与</w:t>
      </w:r>
      <w:r w:rsidRPr="00195D41">
        <w:rPr>
          <w:rFonts w:hint="eastAsia"/>
          <w:sz w:val="24"/>
        </w:rPr>
        <w:t>Declarative</w:t>
      </w:r>
      <w:r w:rsidRPr="00195D41">
        <w:rPr>
          <w:rFonts w:hint="eastAsia"/>
          <w:sz w:val="24"/>
        </w:rPr>
        <w:t>类型相对的建模语言是</w:t>
      </w:r>
      <w:r w:rsidRPr="00195D41">
        <w:rPr>
          <w:rFonts w:hint="eastAsia"/>
          <w:sz w:val="24"/>
        </w:rPr>
        <w:t>Imperative</w:t>
      </w:r>
      <w:r w:rsidRPr="00195D41">
        <w:rPr>
          <w:rFonts w:hint="eastAsia"/>
          <w:sz w:val="24"/>
        </w:rPr>
        <w:t>类型，包括</w:t>
      </w:r>
      <w:r>
        <w:rPr>
          <w:rFonts w:hint="eastAsia"/>
          <w:sz w:val="24"/>
        </w:rPr>
        <w:t>EPC</w:t>
      </w:r>
      <w:r>
        <w:rPr>
          <w:rFonts w:hint="eastAsia"/>
          <w:sz w:val="24"/>
        </w:rPr>
        <w:t>、</w:t>
      </w:r>
      <w:r w:rsidRPr="00195D41">
        <w:rPr>
          <w:rFonts w:hint="eastAsia"/>
          <w:sz w:val="24"/>
        </w:rPr>
        <w:t>Petri</w:t>
      </w:r>
      <w:r w:rsidRPr="00195D41">
        <w:rPr>
          <w:rFonts w:hint="eastAsia"/>
          <w:sz w:val="24"/>
        </w:rPr>
        <w:t>网、</w:t>
      </w:r>
      <w:r w:rsidRPr="00195D41">
        <w:rPr>
          <w:rFonts w:hint="eastAsia"/>
          <w:sz w:val="24"/>
        </w:rPr>
        <w:t>BPMN 2.0</w:t>
      </w:r>
      <w:r w:rsidRPr="00195D41">
        <w:rPr>
          <w:rFonts w:hint="eastAsia"/>
          <w:sz w:val="24"/>
        </w:rPr>
        <w:t>及</w:t>
      </w:r>
      <w:r w:rsidRPr="00195D41">
        <w:rPr>
          <w:rFonts w:hint="eastAsia"/>
          <w:sz w:val="24"/>
        </w:rPr>
        <w:t>YAWL</w:t>
      </w:r>
      <w:r w:rsidRPr="00195D41">
        <w:rPr>
          <w:rFonts w:hint="eastAsia"/>
          <w:sz w:val="24"/>
        </w:rPr>
        <w:t>在内的诸多工作流建模语言都是</w:t>
      </w:r>
      <w:r w:rsidRPr="00195D41">
        <w:rPr>
          <w:rFonts w:hint="eastAsia"/>
          <w:sz w:val="24"/>
        </w:rPr>
        <w:t>Imperative</w:t>
      </w:r>
      <w:r w:rsidRPr="00195D41">
        <w:rPr>
          <w:rFonts w:hint="eastAsia"/>
          <w:sz w:val="24"/>
        </w:rPr>
        <w:t>类型的，它们严格描述流程如何执行。这样的工作流系统允许用户在执行流程时改变模型以使得工作更加符合动态的流程管理</w:t>
      </w:r>
      <w:r w:rsidR="007917A6" w:rsidRPr="00226282">
        <w:rPr>
          <w:sz w:val="24"/>
          <w:vertAlign w:val="superscript"/>
        </w:rPr>
        <w:fldChar w:fldCharType="begin"/>
      </w:r>
      <w:r w:rsidR="007917A6" w:rsidRPr="00226282">
        <w:rPr>
          <w:sz w:val="24"/>
          <w:vertAlign w:val="superscript"/>
        </w:rPr>
        <w:instrText xml:space="preserve"> </w:instrText>
      </w:r>
      <w:r w:rsidR="007917A6" w:rsidRPr="00226282">
        <w:rPr>
          <w:rFonts w:hint="eastAsia"/>
          <w:sz w:val="24"/>
          <w:vertAlign w:val="superscript"/>
        </w:rPr>
        <w:instrText>REF _Ref430453843 \r \h</w:instrText>
      </w:r>
      <w:r w:rsidR="007917A6" w:rsidRPr="00226282">
        <w:rPr>
          <w:sz w:val="24"/>
          <w:vertAlign w:val="superscript"/>
        </w:rPr>
        <w:instrText xml:space="preserve"> </w:instrText>
      </w:r>
      <w:r w:rsidR="00226282">
        <w:rPr>
          <w:sz w:val="24"/>
          <w:vertAlign w:val="superscript"/>
        </w:rPr>
        <w:instrText xml:space="preserve"> \* MERGEFORMAT </w:instrText>
      </w:r>
      <w:r w:rsidR="007917A6" w:rsidRPr="00226282">
        <w:rPr>
          <w:sz w:val="24"/>
          <w:vertAlign w:val="superscript"/>
        </w:rPr>
      </w:r>
      <w:r w:rsidR="007917A6" w:rsidRPr="00226282">
        <w:rPr>
          <w:sz w:val="24"/>
          <w:vertAlign w:val="superscript"/>
        </w:rPr>
        <w:fldChar w:fldCharType="separate"/>
      </w:r>
      <w:r w:rsidR="002C56ED">
        <w:rPr>
          <w:sz w:val="24"/>
          <w:vertAlign w:val="superscript"/>
        </w:rPr>
        <w:t>[4]</w:t>
      </w:r>
      <w:r w:rsidR="007917A6" w:rsidRPr="00226282">
        <w:rPr>
          <w:sz w:val="24"/>
          <w:vertAlign w:val="superscript"/>
        </w:rPr>
        <w:fldChar w:fldCharType="end"/>
      </w:r>
      <w:r w:rsidRPr="00195D41">
        <w:rPr>
          <w:rFonts w:hint="eastAsia"/>
          <w:sz w:val="24"/>
        </w:rPr>
        <w:t>。</w:t>
      </w:r>
      <w:r w:rsidR="00D83796">
        <w:rPr>
          <w:sz w:val="24"/>
          <w:highlight w:val="yellow"/>
        </w:rPr>
        <w:fldChar w:fldCharType="begin"/>
      </w:r>
      <w:r w:rsidR="00D83796">
        <w:rPr>
          <w:sz w:val="24"/>
        </w:rPr>
        <w:instrText xml:space="preserve"> </w:instrText>
      </w:r>
      <w:r w:rsidR="00D83796">
        <w:rPr>
          <w:rFonts w:hint="eastAsia"/>
          <w:sz w:val="24"/>
        </w:rPr>
        <w:instrText>REF _Ref430682298 \h</w:instrText>
      </w:r>
      <w:r w:rsidR="00D83796">
        <w:rPr>
          <w:sz w:val="24"/>
        </w:rPr>
        <w:instrText xml:space="preserve"> </w:instrText>
      </w:r>
      <w:r w:rsidR="00D83796">
        <w:rPr>
          <w:sz w:val="24"/>
          <w:highlight w:val="yellow"/>
        </w:rPr>
      </w:r>
      <w:r w:rsidR="00D83796">
        <w:rPr>
          <w:sz w:val="24"/>
          <w:highlight w:val="yellow"/>
        </w:rPr>
        <w:fldChar w:fldCharType="separate"/>
      </w:r>
      <w:ins w:id="328" w:author="肖永博" w:date="2015-09-22T22:22:00Z">
        <w:r w:rsidR="002C56ED">
          <w:rPr>
            <w:rFonts w:hint="eastAsia"/>
          </w:rPr>
          <w:t>图</w:t>
        </w:r>
        <w:r w:rsidR="002C56ED">
          <w:rPr>
            <w:rFonts w:hint="eastAsia"/>
          </w:rPr>
          <w:t xml:space="preserve"> </w:t>
        </w:r>
        <w:r w:rsidR="002C56ED">
          <w:rPr>
            <w:noProof/>
          </w:rPr>
          <w:t>2</w:t>
        </w:r>
        <w:r w:rsidR="002C56ED">
          <w:noBreakHyphen/>
        </w:r>
        <w:r w:rsidR="002C56ED">
          <w:rPr>
            <w:noProof/>
          </w:rPr>
          <w:t>3</w:t>
        </w:r>
      </w:ins>
      <w:del w:id="329" w:author="肖永博" w:date="2015-09-22T22:22:00Z">
        <w:r w:rsidR="00D83796" w:rsidDel="002C56ED">
          <w:rPr>
            <w:rFonts w:hint="eastAsia"/>
          </w:rPr>
          <w:delText>图</w:delText>
        </w:r>
        <w:r w:rsidR="00D83796" w:rsidDel="002C56ED">
          <w:rPr>
            <w:rFonts w:hint="eastAsia"/>
          </w:rPr>
          <w:delText xml:space="preserve"> </w:delText>
        </w:r>
        <w:r w:rsidR="00D83796" w:rsidDel="002C56ED">
          <w:rPr>
            <w:noProof/>
          </w:rPr>
          <w:delText>2</w:delText>
        </w:r>
        <w:r w:rsidR="00D83796" w:rsidDel="002C56ED">
          <w:noBreakHyphen/>
        </w:r>
        <w:r w:rsidR="00D83796" w:rsidDel="002C56ED">
          <w:rPr>
            <w:noProof/>
          </w:rPr>
          <w:delText>3</w:delText>
        </w:r>
      </w:del>
      <w:r w:rsidR="00D83796">
        <w:rPr>
          <w:sz w:val="24"/>
          <w:highlight w:val="yellow"/>
        </w:rPr>
        <w:fldChar w:fldCharType="end"/>
      </w:r>
      <w:r w:rsidRPr="00CB7EF9">
        <w:rPr>
          <w:rFonts w:hint="eastAsia"/>
          <w:sz w:val="24"/>
        </w:rPr>
        <w:t>展示了两种类型建模语言的差异</w:t>
      </w:r>
      <w:r>
        <w:rPr>
          <w:rFonts w:hint="eastAsia"/>
          <w:sz w:val="24"/>
        </w:rPr>
        <w:t>，</w:t>
      </w:r>
      <w:r>
        <w:rPr>
          <w:rFonts w:hint="eastAsia"/>
          <w:sz w:val="24"/>
        </w:rPr>
        <w:t>ConDec</w:t>
      </w:r>
      <w:r>
        <w:rPr>
          <w:rFonts w:hint="eastAsia"/>
          <w:sz w:val="24"/>
        </w:rPr>
        <w:t>模型通过使用规则约束（</w:t>
      </w:r>
      <w:r w:rsidR="00D83796">
        <w:rPr>
          <w:sz w:val="24"/>
          <w:highlight w:val="yellow"/>
        </w:rPr>
        <w:fldChar w:fldCharType="begin"/>
      </w:r>
      <w:r w:rsidR="00D83796">
        <w:rPr>
          <w:sz w:val="24"/>
        </w:rPr>
        <w:instrText xml:space="preserve"> </w:instrText>
      </w:r>
      <w:r w:rsidR="00D83796">
        <w:rPr>
          <w:rFonts w:hint="eastAsia"/>
          <w:sz w:val="24"/>
        </w:rPr>
        <w:instrText>REF _Ref430682298 \h</w:instrText>
      </w:r>
      <w:r w:rsidR="00D83796">
        <w:rPr>
          <w:sz w:val="24"/>
        </w:rPr>
        <w:instrText xml:space="preserve"> </w:instrText>
      </w:r>
      <w:r w:rsidR="00D83796">
        <w:rPr>
          <w:sz w:val="24"/>
          <w:highlight w:val="yellow"/>
        </w:rPr>
      </w:r>
      <w:r w:rsidR="00D83796">
        <w:rPr>
          <w:sz w:val="24"/>
          <w:highlight w:val="yellow"/>
        </w:rPr>
        <w:fldChar w:fldCharType="separate"/>
      </w:r>
      <w:ins w:id="330" w:author="肖永博" w:date="2015-09-22T22:22:00Z">
        <w:r w:rsidR="002C56ED">
          <w:rPr>
            <w:rFonts w:hint="eastAsia"/>
          </w:rPr>
          <w:t>图</w:t>
        </w:r>
        <w:r w:rsidR="002C56ED">
          <w:rPr>
            <w:rFonts w:hint="eastAsia"/>
          </w:rPr>
          <w:t xml:space="preserve"> </w:t>
        </w:r>
        <w:r w:rsidR="002C56ED">
          <w:rPr>
            <w:noProof/>
          </w:rPr>
          <w:t>2</w:t>
        </w:r>
        <w:r w:rsidR="002C56ED">
          <w:noBreakHyphen/>
        </w:r>
        <w:r w:rsidR="002C56ED">
          <w:rPr>
            <w:noProof/>
          </w:rPr>
          <w:t>3</w:t>
        </w:r>
      </w:ins>
      <w:del w:id="331" w:author="肖永博" w:date="2015-09-22T22:22:00Z">
        <w:r w:rsidR="00D83796" w:rsidDel="002C56ED">
          <w:rPr>
            <w:rFonts w:hint="eastAsia"/>
          </w:rPr>
          <w:delText>图</w:delText>
        </w:r>
        <w:r w:rsidR="00D83796" w:rsidDel="002C56ED">
          <w:rPr>
            <w:rFonts w:hint="eastAsia"/>
          </w:rPr>
          <w:delText xml:space="preserve"> </w:delText>
        </w:r>
        <w:r w:rsidR="00D83796" w:rsidDel="002C56ED">
          <w:rPr>
            <w:noProof/>
          </w:rPr>
          <w:delText>2</w:delText>
        </w:r>
        <w:r w:rsidR="00D83796" w:rsidDel="002C56ED">
          <w:noBreakHyphen/>
        </w:r>
        <w:r w:rsidR="00D83796" w:rsidDel="002C56ED">
          <w:rPr>
            <w:noProof/>
          </w:rPr>
          <w:delText>3</w:delText>
        </w:r>
      </w:del>
      <w:r w:rsidR="00D83796">
        <w:rPr>
          <w:sz w:val="24"/>
          <w:highlight w:val="yellow"/>
        </w:rPr>
        <w:fldChar w:fldCharType="end"/>
      </w:r>
      <w:r>
        <w:rPr>
          <w:rFonts w:hint="eastAsia"/>
          <w:sz w:val="24"/>
        </w:rPr>
        <w:t>（</w:t>
      </w:r>
      <w:r>
        <w:rPr>
          <w:rFonts w:hint="eastAsia"/>
          <w:sz w:val="24"/>
        </w:rPr>
        <w:t>a</w:t>
      </w:r>
      <w:r>
        <w:rPr>
          <w:rFonts w:hint="eastAsia"/>
          <w:sz w:val="24"/>
        </w:rPr>
        <w:t>）中的阴影区域）来划分哪些行为是禁止的、哪些行为是允许的，而</w:t>
      </w:r>
      <w:r>
        <w:rPr>
          <w:rFonts w:hint="eastAsia"/>
          <w:sz w:val="24"/>
        </w:rPr>
        <w:t>Imperative</w:t>
      </w:r>
      <w:r w:rsidR="00D2573B">
        <w:rPr>
          <w:rFonts w:hint="eastAsia"/>
          <w:sz w:val="24"/>
        </w:rPr>
        <w:t>模型则会明确描述流程发生的过程</w:t>
      </w:r>
      <w:r>
        <w:rPr>
          <w:rFonts w:hint="eastAsia"/>
          <w:sz w:val="24"/>
        </w:rPr>
        <w:t>（</w:t>
      </w:r>
      <w:r w:rsidR="00D83796">
        <w:rPr>
          <w:sz w:val="24"/>
          <w:highlight w:val="yellow"/>
        </w:rPr>
        <w:fldChar w:fldCharType="begin"/>
      </w:r>
      <w:r w:rsidR="00D83796">
        <w:rPr>
          <w:sz w:val="24"/>
        </w:rPr>
        <w:instrText xml:space="preserve"> </w:instrText>
      </w:r>
      <w:r w:rsidR="00D83796">
        <w:rPr>
          <w:rFonts w:hint="eastAsia"/>
          <w:sz w:val="24"/>
        </w:rPr>
        <w:instrText>REF _Ref430682298 \h</w:instrText>
      </w:r>
      <w:r w:rsidR="00D83796">
        <w:rPr>
          <w:sz w:val="24"/>
        </w:rPr>
        <w:instrText xml:space="preserve"> </w:instrText>
      </w:r>
      <w:r w:rsidR="00D83796">
        <w:rPr>
          <w:sz w:val="24"/>
          <w:highlight w:val="yellow"/>
        </w:rPr>
      </w:r>
      <w:r w:rsidR="00D83796">
        <w:rPr>
          <w:sz w:val="24"/>
          <w:highlight w:val="yellow"/>
        </w:rPr>
        <w:fldChar w:fldCharType="separate"/>
      </w:r>
      <w:ins w:id="332" w:author="肖永博" w:date="2015-09-22T22:22:00Z">
        <w:r w:rsidR="002C56ED">
          <w:rPr>
            <w:rFonts w:hint="eastAsia"/>
          </w:rPr>
          <w:t>图</w:t>
        </w:r>
        <w:r w:rsidR="002C56ED">
          <w:rPr>
            <w:rFonts w:hint="eastAsia"/>
          </w:rPr>
          <w:t xml:space="preserve"> </w:t>
        </w:r>
        <w:r w:rsidR="002C56ED">
          <w:rPr>
            <w:noProof/>
          </w:rPr>
          <w:t>2</w:t>
        </w:r>
        <w:r w:rsidR="002C56ED">
          <w:noBreakHyphen/>
        </w:r>
        <w:r w:rsidR="002C56ED">
          <w:rPr>
            <w:noProof/>
          </w:rPr>
          <w:t>3</w:t>
        </w:r>
      </w:ins>
      <w:del w:id="333" w:author="肖永博" w:date="2015-09-22T22:22:00Z">
        <w:r w:rsidR="00D83796" w:rsidDel="002C56ED">
          <w:rPr>
            <w:rFonts w:hint="eastAsia"/>
          </w:rPr>
          <w:delText>图</w:delText>
        </w:r>
        <w:r w:rsidR="00D83796" w:rsidDel="002C56ED">
          <w:rPr>
            <w:rFonts w:hint="eastAsia"/>
          </w:rPr>
          <w:delText xml:space="preserve"> </w:delText>
        </w:r>
        <w:r w:rsidR="00D83796" w:rsidDel="002C56ED">
          <w:rPr>
            <w:noProof/>
          </w:rPr>
          <w:delText>2</w:delText>
        </w:r>
        <w:r w:rsidR="00D83796" w:rsidDel="002C56ED">
          <w:noBreakHyphen/>
        </w:r>
        <w:r w:rsidR="00D83796" w:rsidDel="002C56ED">
          <w:rPr>
            <w:noProof/>
          </w:rPr>
          <w:delText>3</w:delText>
        </w:r>
      </w:del>
      <w:r w:rsidR="00D83796">
        <w:rPr>
          <w:sz w:val="24"/>
          <w:highlight w:val="yellow"/>
        </w:rPr>
        <w:fldChar w:fldCharType="end"/>
      </w:r>
      <w:r>
        <w:rPr>
          <w:rFonts w:hint="eastAsia"/>
          <w:sz w:val="24"/>
        </w:rPr>
        <w:t>（</w:t>
      </w:r>
      <w:r>
        <w:rPr>
          <w:rFonts w:hint="eastAsia"/>
          <w:sz w:val="24"/>
        </w:rPr>
        <w:t>a</w:t>
      </w:r>
      <w:r w:rsidR="00D2573B">
        <w:rPr>
          <w:rFonts w:hint="eastAsia"/>
          <w:sz w:val="24"/>
        </w:rPr>
        <w:t>）中的箭头</w:t>
      </w:r>
      <w:r>
        <w:rPr>
          <w:rFonts w:hint="eastAsia"/>
          <w:sz w:val="24"/>
        </w:rPr>
        <w:t>）</w:t>
      </w:r>
      <w:r w:rsidR="00D2573B">
        <w:rPr>
          <w:rFonts w:hint="eastAsia"/>
          <w:sz w:val="24"/>
        </w:rPr>
        <w:t>。</w:t>
      </w:r>
      <w:r w:rsidR="00D83796">
        <w:rPr>
          <w:sz w:val="24"/>
          <w:highlight w:val="yellow"/>
        </w:rPr>
        <w:fldChar w:fldCharType="begin"/>
      </w:r>
      <w:r w:rsidR="00D83796">
        <w:rPr>
          <w:sz w:val="24"/>
        </w:rPr>
        <w:instrText xml:space="preserve"> </w:instrText>
      </w:r>
      <w:r w:rsidR="00D83796">
        <w:rPr>
          <w:rFonts w:hint="eastAsia"/>
          <w:sz w:val="24"/>
        </w:rPr>
        <w:instrText>REF _Ref430682298 \h</w:instrText>
      </w:r>
      <w:r w:rsidR="00D83796">
        <w:rPr>
          <w:sz w:val="24"/>
        </w:rPr>
        <w:instrText xml:space="preserve"> </w:instrText>
      </w:r>
      <w:r w:rsidR="00D83796">
        <w:rPr>
          <w:sz w:val="24"/>
          <w:highlight w:val="yellow"/>
        </w:rPr>
      </w:r>
      <w:r w:rsidR="00D83796">
        <w:rPr>
          <w:sz w:val="24"/>
          <w:highlight w:val="yellow"/>
        </w:rPr>
        <w:fldChar w:fldCharType="separate"/>
      </w:r>
      <w:ins w:id="334" w:author="肖永博" w:date="2015-09-22T22:22:00Z">
        <w:r w:rsidR="002C56ED">
          <w:rPr>
            <w:rFonts w:hint="eastAsia"/>
          </w:rPr>
          <w:t>图</w:t>
        </w:r>
        <w:r w:rsidR="002C56ED">
          <w:rPr>
            <w:rFonts w:hint="eastAsia"/>
          </w:rPr>
          <w:t xml:space="preserve"> </w:t>
        </w:r>
        <w:r w:rsidR="002C56ED">
          <w:rPr>
            <w:noProof/>
          </w:rPr>
          <w:t>2</w:t>
        </w:r>
        <w:r w:rsidR="002C56ED">
          <w:noBreakHyphen/>
        </w:r>
        <w:r w:rsidR="002C56ED">
          <w:rPr>
            <w:noProof/>
          </w:rPr>
          <w:t>3</w:t>
        </w:r>
      </w:ins>
      <w:del w:id="335" w:author="肖永博" w:date="2015-09-22T22:22:00Z">
        <w:r w:rsidR="00D83796" w:rsidDel="002C56ED">
          <w:rPr>
            <w:rFonts w:hint="eastAsia"/>
          </w:rPr>
          <w:delText>图</w:delText>
        </w:r>
        <w:r w:rsidR="00D83796" w:rsidDel="002C56ED">
          <w:rPr>
            <w:rFonts w:hint="eastAsia"/>
          </w:rPr>
          <w:delText xml:space="preserve"> </w:delText>
        </w:r>
        <w:r w:rsidR="00D83796" w:rsidDel="002C56ED">
          <w:rPr>
            <w:noProof/>
          </w:rPr>
          <w:delText>2</w:delText>
        </w:r>
        <w:r w:rsidR="00D83796" w:rsidDel="002C56ED">
          <w:noBreakHyphen/>
        </w:r>
        <w:r w:rsidR="00D83796" w:rsidDel="002C56ED">
          <w:rPr>
            <w:noProof/>
          </w:rPr>
          <w:delText>3</w:delText>
        </w:r>
      </w:del>
      <w:r w:rsidR="00D83796">
        <w:rPr>
          <w:sz w:val="24"/>
          <w:highlight w:val="yellow"/>
        </w:rPr>
        <w:fldChar w:fldCharType="end"/>
      </w:r>
      <w:r w:rsidR="00D2573B">
        <w:rPr>
          <w:rFonts w:hint="eastAsia"/>
          <w:sz w:val="24"/>
        </w:rPr>
        <w:t xml:space="preserve"> </w:t>
      </w:r>
      <w:r>
        <w:rPr>
          <w:rFonts w:hint="eastAsia"/>
          <w:sz w:val="24"/>
        </w:rPr>
        <w:t>(</w:t>
      </w:r>
      <w:r>
        <w:rPr>
          <w:sz w:val="24"/>
        </w:rPr>
        <w:t>b</w:t>
      </w:r>
      <w:r>
        <w:rPr>
          <w:rFonts w:hint="eastAsia"/>
          <w:sz w:val="24"/>
        </w:rPr>
        <w:t>)</w:t>
      </w:r>
      <w:r>
        <w:rPr>
          <w:rFonts w:hint="eastAsia"/>
          <w:sz w:val="24"/>
        </w:rPr>
        <w:t>和</w:t>
      </w:r>
      <w:r w:rsidR="00D83796">
        <w:rPr>
          <w:sz w:val="24"/>
          <w:highlight w:val="yellow"/>
        </w:rPr>
        <w:fldChar w:fldCharType="begin"/>
      </w:r>
      <w:r w:rsidR="00D83796">
        <w:rPr>
          <w:sz w:val="24"/>
        </w:rPr>
        <w:instrText xml:space="preserve"> </w:instrText>
      </w:r>
      <w:r w:rsidR="00D83796">
        <w:rPr>
          <w:rFonts w:hint="eastAsia"/>
          <w:sz w:val="24"/>
        </w:rPr>
        <w:instrText>REF _Ref430682298 \h</w:instrText>
      </w:r>
      <w:r w:rsidR="00D83796">
        <w:rPr>
          <w:sz w:val="24"/>
        </w:rPr>
        <w:instrText xml:space="preserve"> </w:instrText>
      </w:r>
      <w:r w:rsidR="00D83796">
        <w:rPr>
          <w:sz w:val="24"/>
          <w:highlight w:val="yellow"/>
        </w:rPr>
      </w:r>
      <w:r w:rsidR="00D83796">
        <w:rPr>
          <w:sz w:val="24"/>
          <w:highlight w:val="yellow"/>
        </w:rPr>
        <w:fldChar w:fldCharType="separate"/>
      </w:r>
      <w:ins w:id="336" w:author="肖永博" w:date="2015-09-22T22:22:00Z">
        <w:r w:rsidR="002C56ED">
          <w:rPr>
            <w:rFonts w:hint="eastAsia"/>
          </w:rPr>
          <w:t>图</w:t>
        </w:r>
        <w:r w:rsidR="002C56ED">
          <w:rPr>
            <w:rFonts w:hint="eastAsia"/>
          </w:rPr>
          <w:t xml:space="preserve"> </w:t>
        </w:r>
        <w:r w:rsidR="002C56ED">
          <w:rPr>
            <w:noProof/>
          </w:rPr>
          <w:t>2</w:t>
        </w:r>
        <w:r w:rsidR="002C56ED">
          <w:noBreakHyphen/>
        </w:r>
        <w:r w:rsidR="002C56ED">
          <w:rPr>
            <w:noProof/>
          </w:rPr>
          <w:t>3</w:t>
        </w:r>
      </w:ins>
      <w:del w:id="337" w:author="肖永博" w:date="2015-09-22T22:22:00Z">
        <w:r w:rsidR="00D83796" w:rsidDel="002C56ED">
          <w:rPr>
            <w:rFonts w:hint="eastAsia"/>
          </w:rPr>
          <w:delText>图</w:delText>
        </w:r>
        <w:r w:rsidR="00D83796" w:rsidDel="002C56ED">
          <w:rPr>
            <w:rFonts w:hint="eastAsia"/>
          </w:rPr>
          <w:delText xml:space="preserve"> </w:delText>
        </w:r>
        <w:r w:rsidR="00D83796" w:rsidDel="002C56ED">
          <w:rPr>
            <w:noProof/>
          </w:rPr>
          <w:delText>2</w:delText>
        </w:r>
        <w:r w:rsidR="00D83796" w:rsidDel="002C56ED">
          <w:noBreakHyphen/>
        </w:r>
        <w:r w:rsidR="00D83796" w:rsidDel="002C56ED">
          <w:rPr>
            <w:noProof/>
          </w:rPr>
          <w:delText>3</w:delText>
        </w:r>
      </w:del>
      <w:r w:rsidR="00D83796">
        <w:rPr>
          <w:sz w:val="24"/>
          <w:highlight w:val="yellow"/>
        </w:rPr>
        <w:fldChar w:fldCharType="end"/>
      </w:r>
      <w:r w:rsidR="00D2573B">
        <w:rPr>
          <w:rFonts w:hint="eastAsia"/>
          <w:sz w:val="24"/>
        </w:rPr>
        <w:t xml:space="preserve"> </w:t>
      </w:r>
      <w:r>
        <w:rPr>
          <w:rFonts w:hint="eastAsia"/>
          <w:sz w:val="24"/>
        </w:rPr>
        <w:t>(</w:t>
      </w:r>
      <w:r>
        <w:rPr>
          <w:sz w:val="24"/>
        </w:rPr>
        <w:t>c</w:t>
      </w:r>
      <w:r>
        <w:rPr>
          <w:rFonts w:hint="eastAsia"/>
          <w:sz w:val="24"/>
        </w:rPr>
        <w:t>)</w:t>
      </w:r>
      <w:r>
        <w:rPr>
          <w:rFonts w:hint="eastAsia"/>
          <w:sz w:val="24"/>
        </w:rPr>
        <w:t>分别展现了</w:t>
      </w:r>
      <w:r>
        <w:rPr>
          <w:rFonts w:hint="eastAsia"/>
          <w:sz w:val="24"/>
        </w:rPr>
        <w:t>ConDec</w:t>
      </w:r>
      <w:r>
        <w:rPr>
          <w:rFonts w:hint="eastAsia"/>
          <w:sz w:val="24"/>
        </w:rPr>
        <w:t>模型和</w:t>
      </w:r>
      <w:r>
        <w:rPr>
          <w:rFonts w:hint="eastAsia"/>
          <w:sz w:val="24"/>
        </w:rPr>
        <w:t>Imperative</w:t>
      </w:r>
      <w:r>
        <w:rPr>
          <w:rFonts w:hint="eastAsia"/>
          <w:sz w:val="24"/>
        </w:rPr>
        <w:t>模型对于“事件</w:t>
      </w:r>
      <w:r>
        <w:rPr>
          <w:rFonts w:hint="eastAsia"/>
          <w:sz w:val="24"/>
        </w:rPr>
        <w:t>A</w:t>
      </w:r>
      <w:r>
        <w:rPr>
          <w:rFonts w:hint="eastAsia"/>
          <w:sz w:val="24"/>
        </w:rPr>
        <w:t>和事件</w:t>
      </w:r>
      <w:r>
        <w:rPr>
          <w:rFonts w:hint="eastAsia"/>
          <w:sz w:val="24"/>
        </w:rPr>
        <w:t>B</w:t>
      </w:r>
      <w:r>
        <w:rPr>
          <w:rFonts w:hint="eastAsia"/>
          <w:sz w:val="24"/>
        </w:rPr>
        <w:t>不能同时发生”的表达。</w:t>
      </w:r>
      <w:r w:rsidR="00D83796">
        <w:rPr>
          <w:sz w:val="24"/>
          <w:highlight w:val="yellow"/>
        </w:rPr>
        <w:fldChar w:fldCharType="begin"/>
      </w:r>
      <w:r w:rsidR="00D83796">
        <w:rPr>
          <w:sz w:val="24"/>
        </w:rPr>
        <w:instrText xml:space="preserve"> </w:instrText>
      </w:r>
      <w:r w:rsidR="00D83796">
        <w:rPr>
          <w:rFonts w:hint="eastAsia"/>
          <w:sz w:val="24"/>
        </w:rPr>
        <w:instrText>REF _Ref430682298 \h</w:instrText>
      </w:r>
      <w:r w:rsidR="00D83796">
        <w:rPr>
          <w:sz w:val="24"/>
        </w:rPr>
        <w:instrText xml:space="preserve"> </w:instrText>
      </w:r>
      <w:r w:rsidR="00D83796">
        <w:rPr>
          <w:sz w:val="24"/>
          <w:highlight w:val="yellow"/>
        </w:rPr>
      </w:r>
      <w:r w:rsidR="00D83796">
        <w:rPr>
          <w:sz w:val="24"/>
          <w:highlight w:val="yellow"/>
        </w:rPr>
        <w:fldChar w:fldCharType="separate"/>
      </w:r>
      <w:ins w:id="338" w:author="肖永博" w:date="2015-09-22T22:22:00Z">
        <w:r w:rsidR="002C56ED">
          <w:rPr>
            <w:rFonts w:hint="eastAsia"/>
          </w:rPr>
          <w:t>图</w:t>
        </w:r>
        <w:r w:rsidR="002C56ED">
          <w:rPr>
            <w:rFonts w:hint="eastAsia"/>
          </w:rPr>
          <w:t xml:space="preserve"> </w:t>
        </w:r>
        <w:r w:rsidR="002C56ED">
          <w:rPr>
            <w:noProof/>
          </w:rPr>
          <w:t>2</w:t>
        </w:r>
        <w:r w:rsidR="002C56ED">
          <w:noBreakHyphen/>
        </w:r>
        <w:r w:rsidR="002C56ED">
          <w:rPr>
            <w:noProof/>
          </w:rPr>
          <w:t>3</w:t>
        </w:r>
      </w:ins>
      <w:del w:id="339" w:author="肖永博" w:date="2015-09-22T22:22:00Z">
        <w:r w:rsidR="00D83796" w:rsidDel="002C56ED">
          <w:rPr>
            <w:rFonts w:hint="eastAsia"/>
          </w:rPr>
          <w:delText>图</w:delText>
        </w:r>
        <w:r w:rsidR="00D83796" w:rsidDel="002C56ED">
          <w:rPr>
            <w:rFonts w:hint="eastAsia"/>
          </w:rPr>
          <w:delText xml:space="preserve"> </w:delText>
        </w:r>
        <w:r w:rsidR="00D83796" w:rsidDel="002C56ED">
          <w:rPr>
            <w:noProof/>
          </w:rPr>
          <w:delText>2</w:delText>
        </w:r>
        <w:r w:rsidR="00D83796" w:rsidDel="002C56ED">
          <w:noBreakHyphen/>
        </w:r>
        <w:r w:rsidR="00D83796" w:rsidDel="002C56ED">
          <w:rPr>
            <w:noProof/>
          </w:rPr>
          <w:delText>3</w:delText>
        </w:r>
      </w:del>
      <w:r w:rsidR="00D83796">
        <w:rPr>
          <w:sz w:val="24"/>
          <w:highlight w:val="yellow"/>
        </w:rPr>
        <w:fldChar w:fldCharType="end"/>
      </w:r>
      <w:r w:rsidR="00B12983">
        <w:rPr>
          <w:rFonts w:hint="eastAsia"/>
          <w:sz w:val="24"/>
        </w:rPr>
        <w:t xml:space="preserve"> </w:t>
      </w:r>
      <w:r>
        <w:rPr>
          <w:rFonts w:hint="eastAsia"/>
          <w:sz w:val="24"/>
        </w:rPr>
        <w:t>(</w:t>
      </w:r>
      <w:r>
        <w:rPr>
          <w:sz w:val="24"/>
        </w:rPr>
        <w:t>b</w:t>
      </w:r>
      <w:r>
        <w:rPr>
          <w:rFonts w:hint="eastAsia"/>
          <w:sz w:val="24"/>
        </w:rPr>
        <w:t>)</w:t>
      </w:r>
      <w:r>
        <w:rPr>
          <w:rFonts w:hint="eastAsia"/>
          <w:sz w:val="24"/>
        </w:rPr>
        <w:t>中，</w:t>
      </w:r>
      <w:r>
        <w:rPr>
          <w:rFonts w:hint="eastAsia"/>
          <w:sz w:val="24"/>
        </w:rPr>
        <w:t>ConDec</w:t>
      </w:r>
      <w:r>
        <w:rPr>
          <w:rFonts w:hint="eastAsia"/>
          <w:sz w:val="24"/>
        </w:rPr>
        <w:t>仅仅通过一个约束来要求事件</w:t>
      </w:r>
      <w:r>
        <w:rPr>
          <w:rFonts w:hint="eastAsia"/>
          <w:sz w:val="24"/>
        </w:rPr>
        <w:t>A</w:t>
      </w:r>
      <w:r>
        <w:rPr>
          <w:rFonts w:hint="eastAsia"/>
          <w:sz w:val="24"/>
        </w:rPr>
        <w:t>和事件</w:t>
      </w:r>
      <w:r>
        <w:rPr>
          <w:rFonts w:hint="eastAsia"/>
          <w:sz w:val="24"/>
        </w:rPr>
        <w:t>B</w:t>
      </w:r>
      <w:r>
        <w:rPr>
          <w:rFonts w:hint="eastAsia"/>
          <w:sz w:val="24"/>
        </w:rPr>
        <w:t>不能同时发生，而在</w:t>
      </w:r>
      <w:r w:rsidR="00D83796">
        <w:rPr>
          <w:sz w:val="24"/>
          <w:highlight w:val="yellow"/>
        </w:rPr>
        <w:fldChar w:fldCharType="begin"/>
      </w:r>
      <w:r w:rsidR="00D83796">
        <w:rPr>
          <w:sz w:val="24"/>
        </w:rPr>
        <w:instrText xml:space="preserve"> </w:instrText>
      </w:r>
      <w:r w:rsidR="00D83796">
        <w:rPr>
          <w:rFonts w:hint="eastAsia"/>
          <w:sz w:val="24"/>
        </w:rPr>
        <w:instrText>REF _Ref430682298 \h</w:instrText>
      </w:r>
      <w:r w:rsidR="00D83796">
        <w:rPr>
          <w:sz w:val="24"/>
        </w:rPr>
        <w:instrText xml:space="preserve"> </w:instrText>
      </w:r>
      <w:r w:rsidR="00D83796">
        <w:rPr>
          <w:sz w:val="24"/>
          <w:highlight w:val="yellow"/>
        </w:rPr>
      </w:r>
      <w:r w:rsidR="00D83796">
        <w:rPr>
          <w:sz w:val="24"/>
          <w:highlight w:val="yellow"/>
        </w:rPr>
        <w:fldChar w:fldCharType="separate"/>
      </w:r>
      <w:ins w:id="340" w:author="肖永博" w:date="2015-09-22T22:22:00Z">
        <w:r w:rsidR="002C56ED">
          <w:rPr>
            <w:rFonts w:hint="eastAsia"/>
          </w:rPr>
          <w:t>图</w:t>
        </w:r>
        <w:r w:rsidR="002C56ED">
          <w:rPr>
            <w:rFonts w:hint="eastAsia"/>
          </w:rPr>
          <w:t xml:space="preserve"> </w:t>
        </w:r>
        <w:r w:rsidR="002C56ED">
          <w:rPr>
            <w:noProof/>
          </w:rPr>
          <w:t>2</w:t>
        </w:r>
        <w:r w:rsidR="002C56ED">
          <w:noBreakHyphen/>
        </w:r>
        <w:r w:rsidR="002C56ED">
          <w:rPr>
            <w:noProof/>
          </w:rPr>
          <w:t>3</w:t>
        </w:r>
      </w:ins>
      <w:del w:id="341" w:author="肖永博" w:date="2015-09-22T22:22:00Z">
        <w:r w:rsidR="00D83796" w:rsidDel="002C56ED">
          <w:rPr>
            <w:rFonts w:hint="eastAsia"/>
          </w:rPr>
          <w:delText>图</w:delText>
        </w:r>
        <w:r w:rsidR="00D83796" w:rsidDel="002C56ED">
          <w:rPr>
            <w:rFonts w:hint="eastAsia"/>
          </w:rPr>
          <w:delText xml:space="preserve"> </w:delText>
        </w:r>
        <w:r w:rsidR="00D83796" w:rsidDel="002C56ED">
          <w:rPr>
            <w:noProof/>
          </w:rPr>
          <w:delText>2</w:delText>
        </w:r>
        <w:r w:rsidR="00D83796" w:rsidDel="002C56ED">
          <w:noBreakHyphen/>
        </w:r>
        <w:r w:rsidR="00D83796" w:rsidDel="002C56ED">
          <w:rPr>
            <w:noProof/>
          </w:rPr>
          <w:delText>3</w:delText>
        </w:r>
      </w:del>
      <w:r w:rsidR="00D83796">
        <w:rPr>
          <w:sz w:val="24"/>
          <w:highlight w:val="yellow"/>
        </w:rPr>
        <w:fldChar w:fldCharType="end"/>
      </w:r>
      <w:r w:rsidR="00B12983">
        <w:rPr>
          <w:rFonts w:hint="eastAsia"/>
          <w:sz w:val="24"/>
        </w:rPr>
        <w:t xml:space="preserve"> </w:t>
      </w:r>
      <w:r>
        <w:rPr>
          <w:rFonts w:hint="eastAsia"/>
          <w:sz w:val="24"/>
        </w:rPr>
        <w:t>(</w:t>
      </w:r>
      <w:r>
        <w:rPr>
          <w:sz w:val="24"/>
        </w:rPr>
        <w:t>c</w:t>
      </w:r>
      <w:r>
        <w:rPr>
          <w:rFonts w:hint="eastAsia"/>
          <w:sz w:val="24"/>
        </w:rPr>
        <w:t>)</w:t>
      </w:r>
      <w:r>
        <w:rPr>
          <w:rFonts w:hint="eastAsia"/>
          <w:sz w:val="24"/>
        </w:rPr>
        <w:t>中，</w:t>
      </w:r>
      <w:r>
        <w:rPr>
          <w:rFonts w:hint="eastAsia"/>
          <w:sz w:val="24"/>
        </w:rPr>
        <w:t>Imperative</w:t>
      </w:r>
      <w:r>
        <w:rPr>
          <w:rFonts w:hint="eastAsia"/>
          <w:sz w:val="24"/>
        </w:rPr>
        <w:t>模型则需要通过一个决定活动</w:t>
      </w:r>
      <w:r>
        <w:rPr>
          <w:rFonts w:hint="eastAsia"/>
          <w:sz w:val="24"/>
        </w:rPr>
        <w:t>X</w:t>
      </w:r>
      <w:r>
        <w:rPr>
          <w:rFonts w:hint="eastAsia"/>
          <w:sz w:val="24"/>
        </w:rPr>
        <w:t>（</w:t>
      </w:r>
      <w:r>
        <w:rPr>
          <w:rFonts w:hint="eastAsia"/>
          <w:sz w:val="24"/>
        </w:rPr>
        <w:t>Xor-split</w:t>
      </w:r>
      <w:r>
        <w:rPr>
          <w:rFonts w:hint="eastAsia"/>
          <w:sz w:val="24"/>
        </w:rPr>
        <w:t>）来表达这一含义。</w:t>
      </w:r>
    </w:p>
    <w:p w14:paraId="1826567A" w14:textId="77777777" w:rsidR="000451F1" w:rsidRDefault="00601758" w:rsidP="000451F1">
      <w:pPr>
        <w:keepNext/>
        <w:ind w:firstLine="420"/>
        <w:jc w:val="center"/>
      </w:pPr>
      <w:r w:rsidRPr="00016AEC">
        <w:rPr>
          <w:noProof/>
          <w:sz w:val="24"/>
        </w:rPr>
        <w:lastRenderedPageBreak/>
        <w:drawing>
          <wp:inline distT="0" distB="0" distL="0" distR="0" wp14:anchorId="688DC7DE" wp14:editId="22398D9B">
            <wp:extent cx="4457700" cy="20478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57700" cy="2047875"/>
                    </a:xfrm>
                    <a:prstGeom prst="rect">
                      <a:avLst/>
                    </a:prstGeom>
                    <a:noFill/>
                    <a:ln>
                      <a:noFill/>
                    </a:ln>
                  </pic:spPr>
                </pic:pic>
              </a:graphicData>
            </a:graphic>
          </wp:inline>
        </w:drawing>
      </w:r>
    </w:p>
    <w:p w14:paraId="11D04FFA" w14:textId="13B1706D" w:rsidR="00601758" w:rsidRDefault="000451F1" w:rsidP="000451F1">
      <w:pPr>
        <w:pStyle w:val="a7"/>
        <w:jc w:val="center"/>
      </w:pPr>
      <w:bookmarkStart w:id="342" w:name="_Ref430682298"/>
      <w:r>
        <w:rPr>
          <w:rFonts w:hint="eastAsia"/>
        </w:rPr>
        <w:t>图</w:t>
      </w:r>
      <w:r>
        <w:rPr>
          <w:rFonts w:hint="eastAsia"/>
        </w:rPr>
        <w:t xml:space="preserve"> </w:t>
      </w:r>
      <w:ins w:id="343" w:author="肖永博" w:date="2015-09-22T16:08:00Z">
        <w:r w:rsidR="006330CD">
          <w:fldChar w:fldCharType="begin"/>
        </w:r>
        <w:r w:rsidR="006330CD">
          <w:instrText xml:space="preserve"> </w:instrText>
        </w:r>
        <w:r w:rsidR="006330CD">
          <w:rPr>
            <w:rFonts w:hint="eastAsia"/>
          </w:rPr>
          <w:instrText>STYLEREF 1 \s</w:instrText>
        </w:r>
        <w:r w:rsidR="006330CD">
          <w:instrText xml:space="preserve"> </w:instrText>
        </w:r>
      </w:ins>
      <w:r w:rsidR="006330CD">
        <w:fldChar w:fldCharType="separate"/>
      </w:r>
      <w:r w:rsidR="002C56ED">
        <w:rPr>
          <w:noProof/>
        </w:rPr>
        <w:t>2</w:t>
      </w:r>
      <w:ins w:id="344" w:author="肖永博" w:date="2015-09-22T16:08:00Z">
        <w:r w:rsidR="006330CD">
          <w:fldChar w:fldCharType="end"/>
        </w:r>
        <w:r w:rsidR="006330CD">
          <w:noBreakHyphen/>
        </w:r>
        <w:r w:rsidR="006330CD">
          <w:fldChar w:fldCharType="begin"/>
        </w:r>
        <w:r w:rsidR="006330CD">
          <w:instrText xml:space="preserve"> </w:instrText>
        </w:r>
        <w:r w:rsidR="006330CD">
          <w:rPr>
            <w:rFonts w:hint="eastAsia"/>
          </w:rPr>
          <w:instrText xml:space="preserve">SEQ </w:instrText>
        </w:r>
        <w:r w:rsidR="006330CD">
          <w:rPr>
            <w:rFonts w:hint="eastAsia"/>
          </w:rPr>
          <w:instrText>图</w:instrText>
        </w:r>
        <w:r w:rsidR="006330CD">
          <w:rPr>
            <w:rFonts w:hint="eastAsia"/>
          </w:rPr>
          <w:instrText xml:space="preserve"> \* ARABIC \s 1</w:instrText>
        </w:r>
        <w:r w:rsidR="006330CD">
          <w:instrText xml:space="preserve"> </w:instrText>
        </w:r>
      </w:ins>
      <w:r w:rsidR="006330CD">
        <w:fldChar w:fldCharType="separate"/>
      </w:r>
      <w:ins w:id="345" w:author="肖永博" w:date="2015-09-22T22:22:00Z">
        <w:r w:rsidR="002C56ED">
          <w:rPr>
            <w:noProof/>
          </w:rPr>
          <w:t>3</w:t>
        </w:r>
      </w:ins>
      <w:ins w:id="346" w:author="肖永博" w:date="2015-09-22T16:08:00Z">
        <w:r w:rsidR="006330CD">
          <w:fldChar w:fldCharType="end"/>
        </w:r>
      </w:ins>
      <w:del w:id="347" w:author="肖永博" w:date="2015-09-22T16:08:00Z">
        <w:r w:rsidR="00F16FF0" w:rsidDel="006330CD">
          <w:fldChar w:fldCharType="begin"/>
        </w:r>
        <w:r w:rsidR="00F16FF0" w:rsidDel="006330CD">
          <w:delInstrText xml:space="preserve"> </w:delInstrText>
        </w:r>
        <w:r w:rsidR="00F16FF0" w:rsidDel="006330CD">
          <w:rPr>
            <w:rFonts w:hint="eastAsia"/>
          </w:rPr>
          <w:delInstrText>STYLEREF 1 \s</w:delInstrText>
        </w:r>
        <w:r w:rsidR="00F16FF0" w:rsidDel="006330CD">
          <w:delInstrText xml:space="preserve"> </w:delInstrText>
        </w:r>
        <w:r w:rsidR="00F16FF0" w:rsidDel="006330CD">
          <w:fldChar w:fldCharType="separate"/>
        </w:r>
        <w:r w:rsidR="00F16FF0" w:rsidDel="006330CD">
          <w:rPr>
            <w:noProof/>
          </w:rPr>
          <w:delText>2</w:delText>
        </w:r>
        <w:r w:rsidR="00F16FF0" w:rsidDel="006330CD">
          <w:fldChar w:fldCharType="end"/>
        </w:r>
        <w:r w:rsidR="00F16FF0" w:rsidDel="006330CD">
          <w:noBreakHyphen/>
        </w:r>
        <w:r w:rsidR="00F16FF0" w:rsidDel="006330CD">
          <w:fldChar w:fldCharType="begin"/>
        </w:r>
        <w:r w:rsidR="00F16FF0" w:rsidDel="006330CD">
          <w:delInstrText xml:space="preserve"> </w:delInstrText>
        </w:r>
        <w:r w:rsidR="00F16FF0" w:rsidDel="006330CD">
          <w:rPr>
            <w:rFonts w:hint="eastAsia"/>
          </w:rPr>
          <w:delInstrText xml:space="preserve">SEQ </w:delInstrText>
        </w:r>
        <w:r w:rsidR="00F16FF0" w:rsidDel="006330CD">
          <w:rPr>
            <w:rFonts w:hint="eastAsia"/>
          </w:rPr>
          <w:delInstrText>图</w:delInstrText>
        </w:r>
        <w:r w:rsidR="00F16FF0" w:rsidDel="006330CD">
          <w:rPr>
            <w:rFonts w:hint="eastAsia"/>
          </w:rPr>
          <w:delInstrText xml:space="preserve"> \* ARABIC \s 1</w:delInstrText>
        </w:r>
        <w:r w:rsidR="00F16FF0" w:rsidDel="006330CD">
          <w:delInstrText xml:space="preserve"> </w:delInstrText>
        </w:r>
        <w:r w:rsidR="00F16FF0" w:rsidDel="006330CD">
          <w:fldChar w:fldCharType="separate"/>
        </w:r>
        <w:r w:rsidR="00F16FF0" w:rsidDel="006330CD">
          <w:rPr>
            <w:noProof/>
          </w:rPr>
          <w:delText>3</w:delText>
        </w:r>
        <w:r w:rsidR="00F16FF0" w:rsidDel="006330CD">
          <w:fldChar w:fldCharType="end"/>
        </w:r>
      </w:del>
      <w:bookmarkEnd w:id="342"/>
      <w:r>
        <w:t xml:space="preserve"> </w:t>
      </w:r>
      <w:r w:rsidRPr="00DB3B41">
        <w:rPr>
          <w:rFonts w:hint="eastAsia"/>
        </w:rPr>
        <w:t>Imperative</w:t>
      </w:r>
      <w:r w:rsidRPr="00DB3B41">
        <w:rPr>
          <w:rFonts w:hint="eastAsia"/>
        </w:rPr>
        <w:t>模型与</w:t>
      </w:r>
      <w:r w:rsidRPr="00DB3B41">
        <w:rPr>
          <w:rFonts w:hint="eastAsia"/>
        </w:rPr>
        <w:t>Declarative</w:t>
      </w:r>
      <w:r w:rsidRPr="00DB3B41">
        <w:rPr>
          <w:rFonts w:hint="eastAsia"/>
        </w:rPr>
        <w:t>模型比较</w:t>
      </w:r>
    </w:p>
    <w:p w14:paraId="7F98F27F" w14:textId="77777777" w:rsidR="00601758" w:rsidRDefault="00601758" w:rsidP="00601758">
      <w:pPr>
        <w:ind w:firstLine="420"/>
      </w:pPr>
      <w:r>
        <w:rPr>
          <w:rFonts w:hint="eastAsia"/>
        </w:rPr>
        <w:t>Petri</w:t>
      </w:r>
      <w:r>
        <w:rPr>
          <w:rFonts w:hint="eastAsia"/>
        </w:rPr>
        <w:t>网是</w:t>
      </w:r>
      <w:r>
        <w:rPr>
          <w:rFonts w:hint="eastAsia"/>
        </w:rPr>
        <w:t>20</w:t>
      </w:r>
      <w:r>
        <w:rPr>
          <w:rFonts w:hint="eastAsia"/>
        </w:rPr>
        <w:t>世纪</w:t>
      </w:r>
      <w:r>
        <w:rPr>
          <w:rFonts w:hint="eastAsia"/>
        </w:rPr>
        <w:t>60</w:t>
      </w:r>
      <w:r>
        <w:rPr>
          <w:rFonts w:hint="eastAsia"/>
        </w:rPr>
        <w:t>年代由</w:t>
      </w:r>
      <w:r>
        <w:rPr>
          <w:rFonts w:hint="eastAsia"/>
        </w:rPr>
        <w:t>Carl Adam Petri</w:t>
      </w:r>
      <w:r>
        <w:rPr>
          <w:rFonts w:hint="eastAsia"/>
        </w:rPr>
        <w:t>发明的，适合于描述异步的、并发的计算机系统模型。</w:t>
      </w:r>
      <w:r>
        <w:rPr>
          <w:rFonts w:hint="eastAsia"/>
        </w:rPr>
        <w:t>Petri</w:t>
      </w:r>
      <w:r>
        <w:rPr>
          <w:rFonts w:hint="eastAsia"/>
        </w:rPr>
        <w:t>网既有严格的数学表示方式，也有直观的图形表达方式。由于</w:t>
      </w:r>
      <w:r>
        <w:rPr>
          <w:rFonts w:hint="eastAsia"/>
        </w:rPr>
        <w:t>Petri</w:t>
      </w:r>
      <w:r>
        <w:rPr>
          <w:rFonts w:hint="eastAsia"/>
        </w:rPr>
        <w:t>网能够表达并发事件，因此它被认为是自动机理论的一种。研究领域趋向认为</w:t>
      </w:r>
      <w:r>
        <w:rPr>
          <w:rFonts w:hint="eastAsia"/>
        </w:rPr>
        <w:t>Petri</w:t>
      </w:r>
      <w:r>
        <w:rPr>
          <w:rFonts w:hint="eastAsia"/>
        </w:rPr>
        <w:t>网是所有流程定义语言之母。其具体定义如下：</w:t>
      </w:r>
    </w:p>
    <w:p w14:paraId="299BF9AF" w14:textId="77777777" w:rsidR="00601758" w:rsidRDefault="00601758" w:rsidP="00601758">
      <w:pPr>
        <w:ind w:firstLine="420"/>
      </w:pPr>
      <w:r w:rsidRPr="006421E8">
        <w:rPr>
          <w:rFonts w:hint="eastAsia"/>
          <w:b/>
          <w:rPrChange w:id="348" w:author="肖永博" w:date="2015-09-22T20:25:00Z">
            <w:rPr>
              <w:rFonts w:hint="eastAsia"/>
            </w:rPr>
          </w:rPrChange>
        </w:rPr>
        <w:t>定义（</w:t>
      </w:r>
      <w:r w:rsidRPr="006421E8">
        <w:rPr>
          <w:b/>
          <w:rPrChange w:id="349" w:author="肖永博" w:date="2015-09-22T20:25:00Z">
            <w:rPr/>
          </w:rPrChange>
        </w:rPr>
        <w:t>Petri</w:t>
      </w:r>
      <w:r w:rsidRPr="006421E8">
        <w:rPr>
          <w:rFonts w:hint="eastAsia"/>
          <w:b/>
          <w:rPrChange w:id="350" w:author="肖永博" w:date="2015-09-22T20:25:00Z">
            <w:rPr>
              <w:rFonts w:hint="eastAsia"/>
            </w:rPr>
          </w:rPrChange>
        </w:rPr>
        <w:t>网）</w:t>
      </w:r>
      <w:r>
        <w:rPr>
          <w:rFonts w:hint="eastAsia"/>
        </w:rPr>
        <w:t>：</w:t>
      </w:r>
      <w:r>
        <w:rPr>
          <w:rFonts w:hint="eastAsia"/>
        </w:rPr>
        <w:t>Petri</w:t>
      </w:r>
      <w:r>
        <w:rPr>
          <w:rFonts w:hint="eastAsia"/>
        </w:rPr>
        <w:t>网是一个三元组（</w:t>
      </w:r>
      <w:r>
        <w:rPr>
          <w:rFonts w:hint="eastAsia"/>
        </w:rPr>
        <w:t>P, T, F</w:t>
      </w:r>
      <w:r>
        <w:rPr>
          <w:rFonts w:hint="eastAsia"/>
        </w:rPr>
        <w:t>），其中</w:t>
      </w:r>
      <w:r>
        <w:rPr>
          <w:rFonts w:hint="eastAsia"/>
        </w:rPr>
        <w:t>P</w:t>
      </w:r>
      <w:r>
        <w:rPr>
          <w:rFonts w:hint="eastAsia"/>
        </w:rPr>
        <w:t>和</w:t>
      </w:r>
      <w:r>
        <w:rPr>
          <w:rFonts w:hint="eastAsia"/>
        </w:rPr>
        <w:t>T</w:t>
      </w:r>
      <w:r>
        <w:rPr>
          <w:rFonts w:hint="eastAsia"/>
        </w:rPr>
        <w:t>分别是库所</w:t>
      </w:r>
      <w:r>
        <w:rPr>
          <w:rFonts w:hint="eastAsia"/>
        </w:rPr>
        <w:t>(place)</w:t>
      </w:r>
      <w:r>
        <w:rPr>
          <w:rFonts w:hint="eastAsia"/>
        </w:rPr>
        <w:t>和变迁</w:t>
      </w:r>
      <w:r>
        <w:rPr>
          <w:rFonts w:hint="eastAsia"/>
        </w:rPr>
        <w:t>(transition)</w:t>
      </w:r>
      <w:r>
        <w:rPr>
          <w:rFonts w:hint="eastAsia"/>
        </w:rPr>
        <w:t>的集合，且</w:t>
      </w:r>
      <w:r>
        <w:rPr>
          <w:rFonts w:hint="eastAsia"/>
        </w:rPr>
        <w:t>P</w:t>
      </w:r>
      <w:r>
        <w:rPr>
          <w:rFonts w:hint="eastAsia"/>
        </w:rPr>
        <w:t>交</w:t>
      </w:r>
      <w:r>
        <w:rPr>
          <w:rFonts w:hint="eastAsia"/>
        </w:rPr>
        <w:t>T</w:t>
      </w:r>
      <w:r>
        <w:rPr>
          <w:rFonts w:hint="eastAsia"/>
        </w:rPr>
        <w:t>为空集，</w:t>
      </w:r>
      <w:r>
        <w:rPr>
          <w:rFonts w:hint="eastAsia"/>
        </w:rPr>
        <w:t>F</w:t>
      </w:r>
      <w:r>
        <w:rPr>
          <w:rFonts w:hint="eastAsia"/>
        </w:rPr>
        <w:t>是一个函数：</w:t>
      </w:r>
      <w:r>
        <w:rPr>
          <w:rFonts w:hint="eastAsia"/>
        </w:rPr>
        <w:t>(P</w:t>
      </w:r>
      <w:r>
        <w:rPr>
          <w:rFonts w:hint="eastAsia"/>
        </w:rPr>
        <w:t>×</w:t>
      </w:r>
      <w:r>
        <w:rPr>
          <w:rFonts w:hint="eastAsia"/>
        </w:rPr>
        <w:t>T)</w:t>
      </w:r>
      <w:r>
        <w:rPr>
          <w:rFonts w:hint="eastAsia"/>
        </w:rPr>
        <w:t>∪</w:t>
      </w:r>
      <w:r>
        <w:rPr>
          <w:rFonts w:hint="eastAsia"/>
        </w:rPr>
        <w:t>(T</w:t>
      </w:r>
      <w:r>
        <w:rPr>
          <w:rFonts w:hint="eastAsia"/>
        </w:rPr>
        <w:t>×</w:t>
      </w:r>
      <w:r>
        <w:rPr>
          <w:rFonts w:hint="eastAsia"/>
        </w:rPr>
        <w:t>P)</w:t>
      </w:r>
      <w:r>
        <w:rPr>
          <w:rFonts w:hint="eastAsia"/>
        </w:rPr>
        <w:t>→</w:t>
      </w:r>
      <w:r>
        <w:rPr>
          <w:rFonts w:hint="eastAsia"/>
        </w:rPr>
        <w:t>{0,1}</w:t>
      </w:r>
      <w:r>
        <w:rPr>
          <w:rFonts w:hint="eastAsia"/>
        </w:rPr>
        <w:t>。库所和变迁统称结点，如果</w:t>
      </w:r>
      <w:r>
        <w:rPr>
          <w:rFonts w:hint="eastAsia"/>
        </w:rPr>
        <w:t>F(x, y)=1</w:t>
      </w:r>
      <w:r>
        <w:rPr>
          <w:rFonts w:hint="eastAsia"/>
        </w:rPr>
        <w:t>，则</w:t>
      </w:r>
      <w:r>
        <w:rPr>
          <w:rFonts w:hint="eastAsia"/>
        </w:rPr>
        <w:t>x</w:t>
      </w:r>
      <w:r>
        <w:rPr>
          <w:rFonts w:hint="eastAsia"/>
        </w:rPr>
        <w:t>到</w:t>
      </w:r>
      <w:r>
        <w:rPr>
          <w:rFonts w:hint="eastAsia"/>
        </w:rPr>
        <w:t>y</w:t>
      </w:r>
      <w:r>
        <w:rPr>
          <w:rFonts w:hint="eastAsia"/>
        </w:rPr>
        <w:t>有一条有向弧。任意变迁</w:t>
      </w:r>
      <w:r>
        <w:rPr>
          <w:rFonts w:hint="eastAsia"/>
        </w:rPr>
        <w:t>t</w:t>
      </w:r>
      <w:r>
        <w:rPr>
          <w:rFonts w:hint="eastAsia"/>
        </w:rPr>
        <w:t>的输入库所集合记为·</w:t>
      </w:r>
      <w:r>
        <w:rPr>
          <w:rFonts w:hint="eastAsia"/>
        </w:rPr>
        <w:t>t</w:t>
      </w:r>
      <w:r>
        <w:rPr>
          <w:rFonts w:hint="eastAsia"/>
        </w:rPr>
        <w:t>，输出库所集合记为</w:t>
      </w:r>
      <w:r>
        <w:rPr>
          <w:rFonts w:hint="eastAsia"/>
        </w:rPr>
        <w:t>t</w:t>
      </w:r>
      <w:r>
        <w:rPr>
          <w:rFonts w:hint="eastAsia"/>
        </w:rPr>
        <w:t>·；同理任意库所</w:t>
      </w:r>
      <w:r>
        <w:rPr>
          <w:rFonts w:hint="eastAsia"/>
        </w:rPr>
        <w:t>p</w:t>
      </w:r>
      <w:r>
        <w:rPr>
          <w:rFonts w:hint="eastAsia"/>
        </w:rPr>
        <w:t>的输入变迁集合记为·</w:t>
      </w:r>
      <w:r>
        <w:rPr>
          <w:rFonts w:hint="eastAsia"/>
        </w:rPr>
        <w:t>p</w:t>
      </w:r>
      <w:r>
        <w:rPr>
          <w:rFonts w:hint="eastAsia"/>
        </w:rPr>
        <w:t>，输出变迁集合记为</w:t>
      </w:r>
      <w:r>
        <w:rPr>
          <w:rFonts w:hint="eastAsia"/>
        </w:rPr>
        <w:t>p</w:t>
      </w:r>
      <w:r>
        <w:rPr>
          <w:rFonts w:hint="eastAsia"/>
        </w:rPr>
        <w:t>·。</w:t>
      </w:r>
    </w:p>
    <w:p w14:paraId="5FC678AD" w14:textId="77777777" w:rsidR="000451F1" w:rsidRDefault="00601758" w:rsidP="000451F1">
      <w:pPr>
        <w:keepNext/>
        <w:ind w:firstLine="420"/>
      </w:pPr>
      <w:r w:rsidRPr="00727164">
        <w:rPr>
          <w:noProof/>
          <w:sz w:val="24"/>
        </w:rPr>
        <w:drawing>
          <wp:inline distT="0" distB="0" distL="0" distR="0" wp14:anchorId="14FA33C0" wp14:editId="5DA00851">
            <wp:extent cx="4629150" cy="33813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29150" cy="3381375"/>
                    </a:xfrm>
                    <a:prstGeom prst="rect">
                      <a:avLst/>
                    </a:prstGeom>
                    <a:noFill/>
                    <a:ln>
                      <a:noFill/>
                    </a:ln>
                  </pic:spPr>
                </pic:pic>
              </a:graphicData>
            </a:graphic>
          </wp:inline>
        </w:drawing>
      </w:r>
    </w:p>
    <w:p w14:paraId="5C107756" w14:textId="6392B2FD" w:rsidR="00601758" w:rsidRDefault="000451F1" w:rsidP="000451F1">
      <w:pPr>
        <w:pStyle w:val="a7"/>
        <w:jc w:val="center"/>
      </w:pPr>
      <w:bookmarkStart w:id="351" w:name="_Ref430682396"/>
      <w:r>
        <w:rPr>
          <w:rFonts w:hint="eastAsia"/>
        </w:rPr>
        <w:t>图</w:t>
      </w:r>
      <w:r>
        <w:rPr>
          <w:rFonts w:hint="eastAsia"/>
        </w:rPr>
        <w:t xml:space="preserve"> </w:t>
      </w:r>
      <w:ins w:id="352" w:author="肖永博" w:date="2015-09-22T16:08:00Z">
        <w:r w:rsidR="006330CD">
          <w:fldChar w:fldCharType="begin"/>
        </w:r>
        <w:r w:rsidR="006330CD">
          <w:instrText xml:space="preserve"> </w:instrText>
        </w:r>
        <w:r w:rsidR="006330CD">
          <w:rPr>
            <w:rFonts w:hint="eastAsia"/>
          </w:rPr>
          <w:instrText>STYLEREF 1 \s</w:instrText>
        </w:r>
        <w:r w:rsidR="006330CD">
          <w:instrText xml:space="preserve"> </w:instrText>
        </w:r>
      </w:ins>
      <w:r w:rsidR="006330CD">
        <w:fldChar w:fldCharType="separate"/>
      </w:r>
      <w:r w:rsidR="002C56ED">
        <w:rPr>
          <w:noProof/>
        </w:rPr>
        <w:t>2</w:t>
      </w:r>
      <w:ins w:id="353" w:author="肖永博" w:date="2015-09-22T16:08:00Z">
        <w:r w:rsidR="006330CD">
          <w:fldChar w:fldCharType="end"/>
        </w:r>
        <w:r w:rsidR="006330CD">
          <w:noBreakHyphen/>
        </w:r>
        <w:r w:rsidR="006330CD">
          <w:fldChar w:fldCharType="begin"/>
        </w:r>
        <w:r w:rsidR="006330CD">
          <w:instrText xml:space="preserve"> </w:instrText>
        </w:r>
        <w:r w:rsidR="006330CD">
          <w:rPr>
            <w:rFonts w:hint="eastAsia"/>
          </w:rPr>
          <w:instrText xml:space="preserve">SEQ </w:instrText>
        </w:r>
        <w:r w:rsidR="006330CD">
          <w:rPr>
            <w:rFonts w:hint="eastAsia"/>
          </w:rPr>
          <w:instrText>图</w:instrText>
        </w:r>
        <w:r w:rsidR="006330CD">
          <w:rPr>
            <w:rFonts w:hint="eastAsia"/>
          </w:rPr>
          <w:instrText xml:space="preserve"> \* ARABIC \s 1</w:instrText>
        </w:r>
        <w:r w:rsidR="006330CD">
          <w:instrText xml:space="preserve"> </w:instrText>
        </w:r>
      </w:ins>
      <w:r w:rsidR="006330CD">
        <w:fldChar w:fldCharType="separate"/>
      </w:r>
      <w:ins w:id="354" w:author="肖永博" w:date="2015-09-22T22:22:00Z">
        <w:r w:rsidR="002C56ED">
          <w:rPr>
            <w:noProof/>
          </w:rPr>
          <w:t>4</w:t>
        </w:r>
      </w:ins>
      <w:ins w:id="355" w:author="肖永博" w:date="2015-09-22T16:08:00Z">
        <w:r w:rsidR="006330CD">
          <w:fldChar w:fldCharType="end"/>
        </w:r>
      </w:ins>
      <w:del w:id="356" w:author="肖永博" w:date="2015-09-22T14:43:00Z">
        <w:r w:rsidR="00226282" w:rsidDel="00F16FF0">
          <w:fldChar w:fldCharType="begin"/>
        </w:r>
        <w:r w:rsidR="00226282" w:rsidDel="00F16FF0">
          <w:delInstrText xml:space="preserve"> </w:delInstrText>
        </w:r>
        <w:r w:rsidR="00226282" w:rsidDel="00F16FF0">
          <w:rPr>
            <w:rFonts w:hint="eastAsia"/>
          </w:rPr>
          <w:delInstrText>STYLEREF 1 \s</w:delInstrText>
        </w:r>
        <w:r w:rsidR="00226282" w:rsidDel="00F16FF0">
          <w:delInstrText xml:space="preserve"> </w:delInstrText>
        </w:r>
        <w:r w:rsidR="00226282" w:rsidDel="00F16FF0">
          <w:fldChar w:fldCharType="separate"/>
        </w:r>
        <w:r w:rsidR="00F3369B" w:rsidDel="00F16FF0">
          <w:rPr>
            <w:noProof/>
          </w:rPr>
          <w:delText>2</w:delText>
        </w:r>
        <w:r w:rsidR="00226282" w:rsidDel="00F16FF0">
          <w:fldChar w:fldCharType="end"/>
        </w:r>
        <w:r w:rsidR="00226282" w:rsidDel="00F16FF0">
          <w:noBreakHyphen/>
        </w:r>
        <w:r w:rsidR="00226282" w:rsidDel="00F16FF0">
          <w:fldChar w:fldCharType="begin"/>
        </w:r>
        <w:r w:rsidR="00226282" w:rsidDel="00F16FF0">
          <w:delInstrText xml:space="preserve"> </w:delInstrText>
        </w:r>
        <w:r w:rsidR="00226282" w:rsidDel="00F16FF0">
          <w:rPr>
            <w:rFonts w:hint="eastAsia"/>
          </w:rPr>
          <w:delInstrText xml:space="preserve">SEQ </w:delInstrText>
        </w:r>
        <w:r w:rsidR="00226282" w:rsidDel="00F16FF0">
          <w:rPr>
            <w:rFonts w:hint="eastAsia"/>
          </w:rPr>
          <w:delInstrText>图</w:delInstrText>
        </w:r>
        <w:r w:rsidR="00226282" w:rsidDel="00F16FF0">
          <w:rPr>
            <w:rFonts w:hint="eastAsia"/>
          </w:rPr>
          <w:delInstrText xml:space="preserve"> \* ARABIC \s 1</w:delInstrText>
        </w:r>
        <w:r w:rsidR="00226282" w:rsidDel="00F16FF0">
          <w:delInstrText xml:space="preserve"> </w:delInstrText>
        </w:r>
        <w:r w:rsidR="00226282" w:rsidDel="00F16FF0">
          <w:fldChar w:fldCharType="separate"/>
        </w:r>
        <w:r w:rsidR="00F3369B" w:rsidDel="00F16FF0">
          <w:rPr>
            <w:noProof/>
          </w:rPr>
          <w:delText>4</w:delText>
        </w:r>
        <w:r w:rsidR="00226282" w:rsidDel="00F16FF0">
          <w:fldChar w:fldCharType="end"/>
        </w:r>
      </w:del>
      <w:bookmarkEnd w:id="351"/>
      <w:r>
        <w:t xml:space="preserve"> </w:t>
      </w:r>
      <w:del w:id="357" w:author="Wen Lijie" w:date="2015-09-22T09:27:00Z">
        <w:r w:rsidRPr="008302AC" w:rsidDel="00003C56">
          <w:rPr>
            <w:rFonts w:hint="eastAsia"/>
          </w:rPr>
          <w:delText xml:space="preserve">petri </w:delText>
        </w:r>
      </w:del>
      <w:ins w:id="358" w:author="Wen Lijie" w:date="2015-09-22T09:27:00Z">
        <w:r w:rsidR="00003C56">
          <w:rPr>
            <w:rFonts w:hint="eastAsia"/>
          </w:rPr>
          <w:t>P</w:t>
        </w:r>
        <w:r w:rsidR="00003C56" w:rsidRPr="008302AC">
          <w:rPr>
            <w:rFonts w:hint="eastAsia"/>
          </w:rPr>
          <w:t>etri</w:t>
        </w:r>
      </w:ins>
      <w:r w:rsidRPr="008302AC">
        <w:rPr>
          <w:rFonts w:hint="eastAsia"/>
        </w:rPr>
        <w:t>网模型</w:t>
      </w:r>
      <w:r>
        <w:rPr>
          <w:rFonts w:hint="eastAsia"/>
        </w:rPr>
        <w:t>I</w:t>
      </w:r>
    </w:p>
    <w:p w14:paraId="7EBF0D0F" w14:textId="79DB026A" w:rsidR="00601758" w:rsidRDefault="00601758" w:rsidP="00601758">
      <w:pPr>
        <w:ind w:firstLine="420"/>
      </w:pPr>
      <w:r>
        <w:rPr>
          <w:rFonts w:hint="eastAsia"/>
        </w:rPr>
        <w:t>如</w:t>
      </w:r>
      <w:ins w:id="359" w:author="肖永博" w:date="2015-09-22T10:51:00Z">
        <w:r w:rsidR="00D83796">
          <w:fldChar w:fldCharType="begin"/>
        </w:r>
        <w:r w:rsidR="00D83796">
          <w:instrText xml:space="preserve"> </w:instrText>
        </w:r>
        <w:r w:rsidR="00D83796">
          <w:rPr>
            <w:rFonts w:hint="eastAsia"/>
          </w:rPr>
          <w:instrText>REF _Ref430682396 \h</w:instrText>
        </w:r>
        <w:r w:rsidR="00D83796">
          <w:instrText xml:space="preserve"> </w:instrText>
        </w:r>
      </w:ins>
      <w:r w:rsidR="00D83796">
        <w:fldChar w:fldCharType="separate"/>
      </w:r>
      <w:ins w:id="360" w:author="肖永博" w:date="2015-09-22T22:22:00Z">
        <w:r w:rsidR="002C56ED">
          <w:rPr>
            <w:rFonts w:hint="eastAsia"/>
          </w:rPr>
          <w:t>图</w:t>
        </w:r>
        <w:r w:rsidR="002C56ED">
          <w:rPr>
            <w:rFonts w:hint="eastAsia"/>
          </w:rPr>
          <w:t xml:space="preserve"> </w:t>
        </w:r>
        <w:r w:rsidR="002C56ED">
          <w:rPr>
            <w:noProof/>
          </w:rPr>
          <w:t>2</w:t>
        </w:r>
        <w:r w:rsidR="002C56ED">
          <w:noBreakHyphen/>
        </w:r>
        <w:r w:rsidR="002C56ED">
          <w:rPr>
            <w:noProof/>
          </w:rPr>
          <w:t>4</w:t>
        </w:r>
      </w:ins>
      <w:ins w:id="361" w:author="肖永博" w:date="2015-09-22T10:51:00Z">
        <w:r w:rsidR="00D83796">
          <w:fldChar w:fldCharType="end"/>
        </w:r>
      </w:ins>
      <w:del w:id="362" w:author="肖永博" w:date="2015-09-22T10:51:00Z">
        <w:r w:rsidDel="00D83796">
          <w:rPr>
            <w:rFonts w:hint="eastAsia"/>
          </w:rPr>
          <w:delText>图</w:delText>
        </w:r>
        <w:r w:rsidDel="00D83796">
          <w:rPr>
            <w:rFonts w:hint="eastAsia"/>
          </w:rPr>
          <w:delText>2.4</w:delText>
        </w:r>
      </w:del>
      <w:r>
        <w:rPr>
          <w:rFonts w:hint="eastAsia"/>
        </w:rPr>
        <w:t>中的</w:t>
      </w:r>
      <w:r>
        <w:rPr>
          <w:rFonts w:hint="eastAsia"/>
        </w:rPr>
        <w:t>Petri</w:t>
      </w:r>
      <w:r>
        <w:rPr>
          <w:rFonts w:hint="eastAsia"/>
        </w:rPr>
        <w:t>网模型所示，它的库所集合</w:t>
      </w:r>
      <w:r>
        <w:rPr>
          <w:rFonts w:hint="eastAsia"/>
        </w:rPr>
        <w:t>P</w:t>
      </w:r>
      <w:r>
        <w:rPr>
          <w:rFonts w:hint="eastAsia"/>
        </w:rPr>
        <w:t>为</w:t>
      </w:r>
      <w:r>
        <w:rPr>
          <w:rFonts w:hint="eastAsia"/>
        </w:rPr>
        <w:t>{a, b, c, d, e, f}</w:t>
      </w:r>
      <w:r>
        <w:rPr>
          <w:rFonts w:hint="eastAsia"/>
        </w:rPr>
        <w:t>，它的变迁集合</w:t>
      </w:r>
      <w:r>
        <w:rPr>
          <w:rFonts w:hint="eastAsia"/>
        </w:rPr>
        <w:t>T</w:t>
      </w:r>
      <w:r>
        <w:rPr>
          <w:rFonts w:hint="eastAsia"/>
        </w:rPr>
        <w:t>为</w:t>
      </w:r>
      <w:r>
        <w:rPr>
          <w:rFonts w:hint="eastAsia"/>
        </w:rPr>
        <w:t>{1, 2, 3, 4, 5}</w:t>
      </w:r>
      <w:r>
        <w:rPr>
          <w:rFonts w:hint="eastAsia"/>
        </w:rPr>
        <w:t>，变迁</w:t>
      </w:r>
      <w:r>
        <w:rPr>
          <w:rFonts w:hint="eastAsia"/>
        </w:rPr>
        <w:t>4</w:t>
      </w:r>
      <w:r>
        <w:rPr>
          <w:rFonts w:hint="eastAsia"/>
        </w:rPr>
        <w:t>的输入库所集合为</w:t>
      </w:r>
      <w:r>
        <w:rPr>
          <w:rFonts w:hint="eastAsia"/>
        </w:rPr>
        <w:t>{a, d}</w:t>
      </w:r>
      <w:r>
        <w:rPr>
          <w:rFonts w:hint="eastAsia"/>
        </w:rPr>
        <w:t>，变迁</w:t>
      </w:r>
      <w:r>
        <w:rPr>
          <w:rFonts w:hint="eastAsia"/>
        </w:rPr>
        <w:t>4</w:t>
      </w:r>
      <w:r>
        <w:rPr>
          <w:rFonts w:hint="eastAsia"/>
        </w:rPr>
        <w:t>的输出库所集合为</w:t>
      </w:r>
      <w:r>
        <w:rPr>
          <w:rFonts w:hint="eastAsia"/>
        </w:rPr>
        <w:t>{e}</w:t>
      </w:r>
      <w:r>
        <w:rPr>
          <w:rFonts w:hint="eastAsia"/>
        </w:rPr>
        <w:t>。</w:t>
      </w:r>
    </w:p>
    <w:p w14:paraId="0264EB18" w14:textId="77777777" w:rsidR="00601758" w:rsidRDefault="00601758" w:rsidP="00601758">
      <w:pPr>
        <w:ind w:firstLine="420"/>
      </w:pPr>
      <w:r>
        <w:rPr>
          <w:rFonts w:hint="eastAsia"/>
        </w:rPr>
        <w:t>目前已有很多学者对</w:t>
      </w:r>
      <w:r>
        <w:rPr>
          <w:rFonts w:hint="eastAsia"/>
        </w:rPr>
        <w:t>Petri</w:t>
      </w:r>
      <w:r>
        <w:rPr>
          <w:rFonts w:hint="eastAsia"/>
        </w:rPr>
        <w:t>网进行了深入研究，并取得了显著进展。在理论方面，学术界已经为</w:t>
      </w:r>
      <w:r>
        <w:rPr>
          <w:rFonts w:hint="eastAsia"/>
        </w:rPr>
        <w:t>Petri</w:t>
      </w:r>
      <w:r>
        <w:rPr>
          <w:rFonts w:hint="eastAsia"/>
        </w:rPr>
        <w:t>网的研究建立了一系列分析技术，包括代数分析技术</w:t>
      </w:r>
      <w:r w:rsidR="007917A6" w:rsidRPr="00226282">
        <w:rPr>
          <w:vertAlign w:val="superscript"/>
        </w:rPr>
        <w:fldChar w:fldCharType="begin"/>
      </w:r>
      <w:r w:rsidR="007917A6" w:rsidRPr="00226282">
        <w:rPr>
          <w:vertAlign w:val="superscript"/>
        </w:rPr>
        <w:instrText xml:space="preserve"> </w:instrText>
      </w:r>
      <w:r w:rsidR="007917A6" w:rsidRPr="00226282">
        <w:rPr>
          <w:rFonts w:hint="eastAsia"/>
          <w:vertAlign w:val="superscript"/>
        </w:rPr>
        <w:instrText>REF _Ref430453869 \r \h</w:instrText>
      </w:r>
      <w:r w:rsidR="007917A6" w:rsidRPr="00226282">
        <w:rPr>
          <w:vertAlign w:val="superscript"/>
        </w:rPr>
        <w:instrText xml:space="preserve"> </w:instrText>
      </w:r>
      <w:r w:rsidR="00226282">
        <w:rPr>
          <w:vertAlign w:val="superscript"/>
        </w:rPr>
        <w:instrText xml:space="preserve"> \* MERGEFORMAT </w:instrText>
      </w:r>
      <w:r w:rsidR="007917A6" w:rsidRPr="00226282">
        <w:rPr>
          <w:vertAlign w:val="superscript"/>
        </w:rPr>
      </w:r>
      <w:r w:rsidR="007917A6" w:rsidRPr="00226282">
        <w:rPr>
          <w:vertAlign w:val="superscript"/>
        </w:rPr>
        <w:fldChar w:fldCharType="separate"/>
      </w:r>
      <w:ins w:id="363" w:author="肖永博" w:date="2015-09-22T22:22:00Z">
        <w:r w:rsidR="002C56ED">
          <w:rPr>
            <w:vertAlign w:val="superscript"/>
          </w:rPr>
          <w:t>[6]</w:t>
        </w:r>
      </w:ins>
      <w:del w:id="364" w:author="肖永博" w:date="2015-09-22T22:22:00Z">
        <w:r w:rsidR="00F3369B" w:rsidDel="002C56ED">
          <w:rPr>
            <w:vertAlign w:val="superscript"/>
          </w:rPr>
          <w:delText>[5]</w:delText>
        </w:r>
      </w:del>
      <w:r w:rsidR="007917A6" w:rsidRPr="00226282">
        <w:rPr>
          <w:vertAlign w:val="superscript"/>
        </w:rPr>
        <w:fldChar w:fldCharType="end"/>
      </w:r>
      <w:r>
        <w:rPr>
          <w:rFonts w:hint="eastAsia"/>
        </w:rPr>
        <w:t>、图分析技术</w:t>
      </w:r>
      <w:r w:rsidR="007917A6" w:rsidRPr="00226282">
        <w:rPr>
          <w:vertAlign w:val="superscript"/>
        </w:rPr>
        <w:fldChar w:fldCharType="begin"/>
      </w:r>
      <w:r w:rsidR="007917A6" w:rsidRPr="00226282">
        <w:rPr>
          <w:vertAlign w:val="superscript"/>
        </w:rPr>
        <w:instrText xml:space="preserve"> </w:instrText>
      </w:r>
      <w:r w:rsidR="007917A6" w:rsidRPr="00226282">
        <w:rPr>
          <w:rFonts w:hint="eastAsia"/>
          <w:vertAlign w:val="superscript"/>
        </w:rPr>
        <w:instrText>REF _Ref430453882 \r \h</w:instrText>
      </w:r>
      <w:r w:rsidR="007917A6" w:rsidRPr="00226282">
        <w:rPr>
          <w:vertAlign w:val="superscript"/>
        </w:rPr>
        <w:instrText xml:space="preserve"> </w:instrText>
      </w:r>
      <w:r w:rsidR="00226282">
        <w:rPr>
          <w:vertAlign w:val="superscript"/>
        </w:rPr>
        <w:instrText xml:space="preserve"> \* MERGEFORMAT </w:instrText>
      </w:r>
      <w:r w:rsidR="007917A6" w:rsidRPr="00226282">
        <w:rPr>
          <w:vertAlign w:val="superscript"/>
        </w:rPr>
      </w:r>
      <w:r w:rsidR="007917A6" w:rsidRPr="00226282">
        <w:rPr>
          <w:vertAlign w:val="superscript"/>
        </w:rPr>
        <w:fldChar w:fldCharType="separate"/>
      </w:r>
      <w:ins w:id="365" w:author="肖永博" w:date="2015-09-22T22:22:00Z">
        <w:r w:rsidR="002C56ED">
          <w:rPr>
            <w:vertAlign w:val="superscript"/>
          </w:rPr>
          <w:t>[7]</w:t>
        </w:r>
      </w:ins>
      <w:del w:id="366" w:author="肖永博" w:date="2015-09-22T22:22:00Z">
        <w:r w:rsidR="00F3369B" w:rsidDel="002C56ED">
          <w:rPr>
            <w:vertAlign w:val="superscript"/>
          </w:rPr>
          <w:delText>[6]</w:delText>
        </w:r>
      </w:del>
      <w:r w:rsidR="007917A6" w:rsidRPr="00226282">
        <w:rPr>
          <w:vertAlign w:val="superscript"/>
        </w:rPr>
        <w:fldChar w:fldCharType="end"/>
      </w:r>
      <w:r>
        <w:rPr>
          <w:rFonts w:hint="eastAsia"/>
        </w:rPr>
        <w:t>、约简分析技术</w:t>
      </w:r>
      <w:r w:rsidR="00B12983">
        <w:rPr>
          <w:rFonts w:hint="eastAsia"/>
        </w:rPr>
        <w:t>、展开分析技术</w:t>
      </w:r>
      <w:r>
        <w:rPr>
          <w:rFonts w:hint="eastAsia"/>
        </w:rPr>
        <w:t>等。</w:t>
      </w:r>
    </w:p>
    <w:p w14:paraId="749BA7E5" w14:textId="77777777" w:rsidR="00601758" w:rsidRDefault="00601758" w:rsidP="00601758">
      <w:pPr>
        <w:ind w:firstLine="420"/>
      </w:pPr>
      <w:r>
        <w:rPr>
          <w:rFonts w:hint="eastAsia"/>
        </w:rPr>
        <w:lastRenderedPageBreak/>
        <w:t>代数分析技术最先是由</w:t>
      </w:r>
      <w:r>
        <w:rPr>
          <w:rFonts w:hint="eastAsia"/>
        </w:rPr>
        <w:t>Peterson</w:t>
      </w:r>
      <w:r>
        <w:rPr>
          <w:rFonts w:hint="eastAsia"/>
        </w:rPr>
        <w:t>在</w:t>
      </w:r>
      <w:r w:rsidR="007917A6">
        <w:fldChar w:fldCharType="begin"/>
      </w:r>
      <w:r w:rsidR="007917A6">
        <w:instrText xml:space="preserve"> </w:instrText>
      </w:r>
      <w:r w:rsidR="007917A6">
        <w:rPr>
          <w:rFonts w:hint="eastAsia"/>
        </w:rPr>
        <w:instrText>REF _Ref430453869 \r \h</w:instrText>
      </w:r>
      <w:r w:rsidR="007917A6">
        <w:instrText xml:space="preserve"> </w:instrText>
      </w:r>
      <w:r w:rsidR="007917A6">
        <w:fldChar w:fldCharType="separate"/>
      </w:r>
      <w:ins w:id="367" w:author="肖永博" w:date="2015-09-22T22:22:00Z">
        <w:r w:rsidR="002C56ED">
          <w:t>[6]</w:t>
        </w:r>
      </w:ins>
      <w:del w:id="368" w:author="肖永博" w:date="2015-09-22T22:22:00Z">
        <w:r w:rsidR="00F3369B" w:rsidDel="002C56ED">
          <w:delText>[5]</w:delText>
        </w:r>
      </w:del>
      <w:r w:rsidR="007917A6">
        <w:fldChar w:fldCharType="end"/>
      </w:r>
      <w:r>
        <w:rPr>
          <w:rFonts w:hint="eastAsia"/>
        </w:rPr>
        <w:t>中提出的，之后</w:t>
      </w:r>
      <w:r>
        <w:rPr>
          <w:rFonts w:hint="eastAsia"/>
        </w:rPr>
        <w:t>Murata</w:t>
      </w:r>
      <w:r>
        <w:rPr>
          <w:rFonts w:hint="eastAsia"/>
        </w:rPr>
        <w:t>对该工作做了更详细的扩展</w:t>
      </w:r>
      <w:r w:rsidR="007917A6" w:rsidRPr="007917A6">
        <w:rPr>
          <w:vertAlign w:val="superscript"/>
        </w:rPr>
        <w:fldChar w:fldCharType="begin"/>
      </w:r>
      <w:r w:rsidR="007917A6" w:rsidRPr="007917A6">
        <w:rPr>
          <w:vertAlign w:val="superscript"/>
        </w:rPr>
        <w:instrText xml:space="preserve"> </w:instrText>
      </w:r>
      <w:r w:rsidR="007917A6" w:rsidRPr="007917A6">
        <w:rPr>
          <w:rFonts w:hint="eastAsia"/>
          <w:vertAlign w:val="superscript"/>
        </w:rPr>
        <w:instrText>REF _Ref430453899 \r \h</w:instrText>
      </w:r>
      <w:r w:rsidR="007917A6" w:rsidRPr="007917A6">
        <w:rPr>
          <w:vertAlign w:val="superscript"/>
        </w:rPr>
        <w:instrText xml:space="preserve"> </w:instrText>
      </w:r>
      <w:r w:rsidR="007917A6">
        <w:rPr>
          <w:vertAlign w:val="superscript"/>
        </w:rPr>
        <w:instrText xml:space="preserve"> \* MERGEFORMAT </w:instrText>
      </w:r>
      <w:r w:rsidR="007917A6" w:rsidRPr="007917A6">
        <w:rPr>
          <w:vertAlign w:val="superscript"/>
        </w:rPr>
      </w:r>
      <w:r w:rsidR="007917A6" w:rsidRPr="007917A6">
        <w:rPr>
          <w:vertAlign w:val="superscript"/>
        </w:rPr>
        <w:fldChar w:fldCharType="separate"/>
      </w:r>
      <w:ins w:id="369" w:author="肖永博" w:date="2015-09-22T22:22:00Z">
        <w:r w:rsidR="002C56ED">
          <w:rPr>
            <w:vertAlign w:val="superscript"/>
          </w:rPr>
          <w:t>[8]</w:t>
        </w:r>
      </w:ins>
      <w:del w:id="370" w:author="肖永博" w:date="2015-09-22T22:22:00Z">
        <w:r w:rsidR="00F3369B" w:rsidDel="002C56ED">
          <w:rPr>
            <w:vertAlign w:val="superscript"/>
          </w:rPr>
          <w:delText>[7]</w:delText>
        </w:r>
      </w:del>
      <w:r w:rsidR="007917A6" w:rsidRPr="007917A6">
        <w:rPr>
          <w:vertAlign w:val="superscript"/>
        </w:rPr>
        <w:fldChar w:fldCharType="end"/>
      </w:r>
      <w:r>
        <w:rPr>
          <w:rFonts w:hint="eastAsia"/>
        </w:rPr>
        <w:t>。代数分析技术的主要方法是用关联矩阵的形式对一个网系统的结构进行刻画，然后建立状态可达的线性系统关系。它的优点在于可以利用线性代数简洁地展现</w:t>
      </w:r>
      <w:r>
        <w:rPr>
          <w:rFonts w:hint="eastAsia"/>
        </w:rPr>
        <w:t>Petri</w:t>
      </w:r>
      <w:r>
        <w:rPr>
          <w:rFonts w:hint="eastAsia"/>
        </w:rPr>
        <w:t>网的一些性质。而这种方法的缺点则是它难于很好地刻画</w:t>
      </w:r>
      <w:r>
        <w:rPr>
          <w:rFonts w:hint="eastAsia"/>
        </w:rPr>
        <w:t>Petri</w:t>
      </w:r>
      <w:r>
        <w:rPr>
          <w:rFonts w:hint="eastAsia"/>
        </w:rPr>
        <w:t>网的动态特征。</w:t>
      </w:r>
    </w:p>
    <w:p w14:paraId="1284F488" w14:textId="77777777" w:rsidR="00601758" w:rsidRDefault="00601758" w:rsidP="00601758">
      <w:pPr>
        <w:ind w:firstLine="420"/>
      </w:pPr>
      <w:r>
        <w:rPr>
          <w:rFonts w:hint="eastAsia"/>
        </w:rPr>
        <w:t>图分析技术类似于状态机的分析，是以一个有限的有向树直接地展现一个网系统的运行机制。这一思想最先由</w:t>
      </w:r>
      <w:r>
        <w:rPr>
          <w:rFonts w:hint="eastAsia"/>
        </w:rPr>
        <w:t>Karp</w:t>
      </w:r>
      <w:r>
        <w:rPr>
          <w:rFonts w:hint="eastAsia"/>
        </w:rPr>
        <w:t>和</w:t>
      </w:r>
      <w:r>
        <w:rPr>
          <w:rFonts w:hint="eastAsia"/>
        </w:rPr>
        <w:t>Miller</w:t>
      </w:r>
      <w:r>
        <w:rPr>
          <w:rFonts w:hint="eastAsia"/>
        </w:rPr>
        <w:t>在</w:t>
      </w:r>
      <w:r w:rsidR="007917A6">
        <w:fldChar w:fldCharType="begin"/>
      </w:r>
      <w:r w:rsidR="007917A6">
        <w:instrText xml:space="preserve"> </w:instrText>
      </w:r>
      <w:r w:rsidR="007917A6">
        <w:rPr>
          <w:rFonts w:hint="eastAsia"/>
        </w:rPr>
        <w:instrText>REF _Ref430453882 \r \h</w:instrText>
      </w:r>
      <w:r w:rsidR="007917A6">
        <w:instrText xml:space="preserve"> </w:instrText>
      </w:r>
      <w:r w:rsidR="007917A6">
        <w:fldChar w:fldCharType="separate"/>
      </w:r>
      <w:ins w:id="371" w:author="肖永博" w:date="2015-09-22T22:22:00Z">
        <w:r w:rsidR="002C56ED">
          <w:t>[7]</w:t>
        </w:r>
      </w:ins>
      <w:del w:id="372" w:author="肖永博" w:date="2015-09-22T22:22:00Z">
        <w:r w:rsidR="00F3369B" w:rsidDel="002C56ED">
          <w:delText>[6]</w:delText>
        </w:r>
      </w:del>
      <w:r w:rsidR="007917A6">
        <w:fldChar w:fldCharType="end"/>
      </w:r>
      <w:r>
        <w:rPr>
          <w:rFonts w:hint="eastAsia"/>
        </w:rPr>
        <w:t>中提出。图分析技术的优点是能够反映一个网系统的动态行为和特征。虽然可达树可以很好地对</w:t>
      </w:r>
      <w:r>
        <w:rPr>
          <w:rFonts w:hint="eastAsia"/>
        </w:rPr>
        <w:t>Petri</w:t>
      </w:r>
      <w:r>
        <w:rPr>
          <w:rFonts w:hint="eastAsia"/>
        </w:rPr>
        <w:t>网进行分析，但其状态的复杂性通常是令人难以接受的。为此，人们提出可达树化简等方法来克服这一困难，在一定程度上起到了作用，但还有待进一步研究。</w:t>
      </w:r>
    </w:p>
    <w:p w14:paraId="11A5C506" w14:textId="77777777" w:rsidR="00D60D24" w:rsidRDefault="00601758" w:rsidP="00601758">
      <w:pPr>
        <w:ind w:firstLine="420"/>
      </w:pPr>
      <w:r>
        <w:rPr>
          <w:rFonts w:hint="eastAsia"/>
        </w:rPr>
        <w:t>约简分析技术是针对</w:t>
      </w:r>
      <w:r>
        <w:rPr>
          <w:rFonts w:hint="eastAsia"/>
        </w:rPr>
        <w:t>Petri</w:t>
      </w:r>
      <w:r>
        <w:rPr>
          <w:rFonts w:hint="eastAsia"/>
        </w:rPr>
        <w:t>网的状态复杂性而提出的。一个规模不大的系统，可能会出现状态组合爆炸的危险，从而给分析带来困难。对此，人们提出化简和分解的思想。化简是在保留一些性质不变的基础上，将一个较复杂的</w:t>
      </w:r>
      <w:r>
        <w:rPr>
          <w:rFonts w:hint="eastAsia"/>
        </w:rPr>
        <w:t>Petri</w:t>
      </w:r>
      <w:r>
        <w:rPr>
          <w:rFonts w:hint="eastAsia"/>
        </w:rPr>
        <w:t>网简化成一个比较简单的</w:t>
      </w:r>
      <w:r>
        <w:rPr>
          <w:rFonts w:hint="eastAsia"/>
        </w:rPr>
        <w:t>Petri</w:t>
      </w:r>
      <w:r>
        <w:rPr>
          <w:rFonts w:hint="eastAsia"/>
        </w:rPr>
        <w:t>网的同态变换过程，这个过程减小了可达状态空间，为分析原网提供充分的信息</w:t>
      </w:r>
      <w:r w:rsidR="00D60D24" w:rsidRPr="00D60D24">
        <w:rPr>
          <w:vertAlign w:val="superscript"/>
        </w:rPr>
        <w:fldChar w:fldCharType="begin"/>
      </w:r>
      <w:r w:rsidR="00D60D24" w:rsidRPr="00D60D24">
        <w:rPr>
          <w:vertAlign w:val="superscript"/>
        </w:rPr>
        <w:instrText xml:space="preserve"> </w:instrText>
      </w:r>
      <w:r w:rsidR="00D60D24" w:rsidRPr="00D60D24">
        <w:rPr>
          <w:rFonts w:hint="eastAsia"/>
          <w:vertAlign w:val="superscript"/>
        </w:rPr>
        <w:instrText>REF _Ref430509755 \r \h</w:instrText>
      </w:r>
      <w:r w:rsidR="00D60D24" w:rsidRPr="00D60D24">
        <w:rPr>
          <w:vertAlign w:val="superscript"/>
        </w:rPr>
        <w:instrText xml:space="preserve"> </w:instrText>
      </w:r>
      <w:r w:rsidR="00D60D24">
        <w:rPr>
          <w:vertAlign w:val="superscript"/>
        </w:rPr>
        <w:instrText xml:space="preserve"> \* MERGEFORMAT </w:instrText>
      </w:r>
      <w:r w:rsidR="00D60D24" w:rsidRPr="00D60D24">
        <w:rPr>
          <w:vertAlign w:val="superscript"/>
        </w:rPr>
      </w:r>
      <w:r w:rsidR="00D60D24" w:rsidRPr="00D60D24">
        <w:rPr>
          <w:vertAlign w:val="superscript"/>
        </w:rPr>
        <w:fldChar w:fldCharType="separate"/>
      </w:r>
      <w:ins w:id="373" w:author="肖永博" w:date="2015-09-22T22:22:00Z">
        <w:r w:rsidR="002C56ED">
          <w:rPr>
            <w:vertAlign w:val="superscript"/>
          </w:rPr>
          <w:t>[9]</w:t>
        </w:r>
      </w:ins>
      <w:del w:id="374" w:author="肖永博" w:date="2015-09-22T22:22:00Z">
        <w:r w:rsidR="00F3369B" w:rsidDel="002C56ED">
          <w:rPr>
            <w:vertAlign w:val="superscript"/>
          </w:rPr>
          <w:delText>[8]</w:delText>
        </w:r>
      </w:del>
      <w:r w:rsidR="00D60D24" w:rsidRPr="00D60D24">
        <w:rPr>
          <w:vertAlign w:val="superscript"/>
        </w:rPr>
        <w:fldChar w:fldCharType="end"/>
      </w:r>
      <w:r>
        <w:rPr>
          <w:rFonts w:hint="eastAsia"/>
        </w:rPr>
        <w:t>。</w:t>
      </w:r>
    </w:p>
    <w:p w14:paraId="1F8432D3" w14:textId="4771BA4F" w:rsidR="00601758" w:rsidRDefault="00B12983" w:rsidP="00601758">
      <w:pPr>
        <w:ind w:firstLine="420"/>
      </w:pPr>
      <w:r>
        <w:rPr>
          <w:rFonts w:hint="eastAsia"/>
        </w:rPr>
        <w:t>展开技术是针对</w:t>
      </w:r>
      <w:r>
        <w:rPr>
          <w:rFonts w:hint="eastAsia"/>
        </w:rPr>
        <w:t>Petri</w:t>
      </w:r>
      <w:r>
        <w:rPr>
          <w:rFonts w:hint="eastAsia"/>
        </w:rPr>
        <w:t>网</w:t>
      </w:r>
      <w:r w:rsidR="00F12F4A">
        <w:rPr>
          <w:rFonts w:hint="eastAsia"/>
        </w:rPr>
        <w:t>的空间搜索</w:t>
      </w:r>
      <w:r>
        <w:rPr>
          <w:rFonts w:hint="eastAsia"/>
        </w:rPr>
        <w:t>问题而提出的研究方法。</w:t>
      </w:r>
      <w:r w:rsidR="00F12F4A">
        <w:rPr>
          <w:rFonts w:hint="eastAsia"/>
        </w:rPr>
        <w:t>当业务</w:t>
      </w:r>
      <w:del w:id="375" w:author="肖永博" w:date="2015-09-22T11:14:00Z">
        <w:r w:rsidR="00F12F4A" w:rsidDel="000464DD">
          <w:rPr>
            <w:rFonts w:hint="eastAsia"/>
          </w:rPr>
          <w:delText>过程模型</w:delText>
        </w:r>
      </w:del>
      <w:ins w:id="376" w:author="肖永博" w:date="2015-09-22T11:14:00Z">
        <w:r w:rsidR="000464DD">
          <w:rPr>
            <w:rFonts w:hint="eastAsia"/>
          </w:rPr>
          <w:t>流程模型</w:t>
        </w:r>
      </w:ins>
      <w:r w:rsidR="00F12F4A">
        <w:rPr>
          <w:rFonts w:hint="eastAsia"/>
        </w:rPr>
        <w:t>中包含循环结构的时候，业务</w:t>
      </w:r>
      <w:del w:id="377" w:author="肖永博" w:date="2015-09-22T11:14:00Z">
        <w:r w:rsidR="00F12F4A" w:rsidDel="000464DD">
          <w:rPr>
            <w:rFonts w:hint="eastAsia"/>
          </w:rPr>
          <w:delText>过程模型</w:delText>
        </w:r>
      </w:del>
      <w:ins w:id="378" w:author="肖永博" w:date="2015-09-22T11:14:00Z">
        <w:r w:rsidR="000464DD">
          <w:rPr>
            <w:rFonts w:hint="eastAsia"/>
          </w:rPr>
          <w:t>流程模型</w:t>
        </w:r>
      </w:ins>
      <w:r w:rsidR="00F12F4A">
        <w:rPr>
          <w:rFonts w:hint="eastAsia"/>
        </w:rPr>
        <w:t>的行为空间会剧烈增长，</w:t>
      </w:r>
      <w:r w:rsidR="00F12F4A" w:rsidRPr="00AA271D">
        <w:rPr>
          <w:rFonts w:hint="eastAsia"/>
        </w:rPr>
        <w:t>产生</w:t>
      </w:r>
      <w:r w:rsidR="00F7054F" w:rsidRPr="00AA271D">
        <w:rPr>
          <w:rFonts w:hint="eastAsia"/>
        </w:rPr>
        <w:t>爆炸</w:t>
      </w:r>
      <w:r w:rsidR="00AA271D" w:rsidRPr="00AA271D">
        <w:rPr>
          <w:vertAlign w:val="superscript"/>
        </w:rPr>
        <w:fldChar w:fldCharType="begin"/>
      </w:r>
      <w:r w:rsidR="00AA271D" w:rsidRPr="00AA271D">
        <w:rPr>
          <w:vertAlign w:val="superscript"/>
        </w:rPr>
        <w:instrText xml:space="preserve"> </w:instrText>
      </w:r>
      <w:r w:rsidR="00AA271D" w:rsidRPr="00AA271D">
        <w:rPr>
          <w:rFonts w:hint="eastAsia"/>
          <w:vertAlign w:val="superscript"/>
        </w:rPr>
        <w:instrText>REF _Ref430522037 \r \h</w:instrText>
      </w:r>
      <w:r w:rsidR="00AA271D" w:rsidRPr="00AA271D">
        <w:rPr>
          <w:vertAlign w:val="superscript"/>
        </w:rPr>
        <w:instrText xml:space="preserve">  \* MERGEFORMAT </w:instrText>
      </w:r>
      <w:r w:rsidR="00AA271D" w:rsidRPr="00AA271D">
        <w:rPr>
          <w:vertAlign w:val="superscript"/>
        </w:rPr>
      </w:r>
      <w:r w:rsidR="00AA271D" w:rsidRPr="00AA271D">
        <w:rPr>
          <w:vertAlign w:val="superscript"/>
        </w:rPr>
        <w:fldChar w:fldCharType="separate"/>
      </w:r>
      <w:ins w:id="379" w:author="肖永博" w:date="2015-09-22T22:22:00Z">
        <w:r w:rsidR="002C56ED">
          <w:rPr>
            <w:vertAlign w:val="superscript"/>
          </w:rPr>
          <w:t>[10]</w:t>
        </w:r>
      </w:ins>
      <w:del w:id="380" w:author="肖永博" w:date="2015-09-22T22:22:00Z">
        <w:r w:rsidR="00F3369B" w:rsidDel="002C56ED">
          <w:rPr>
            <w:vertAlign w:val="superscript"/>
          </w:rPr>
          <w:delText>[9]</w:delText>
        </w:r>
      </w:del>
      <w:r w:rsidR="00AA271D" w:rsidRPr="00AA271D">
        <w:rPr>
          <w:vertAlign w:val="superscript"/>
        </w:rPr>
        <w:fldChar w:fldCharType="end"/>
      </w:r>
      <w:r w:rsidR="00F12F4A">
        <w:rPr>
          <w:rFonts w:hint="eastAsia"/>
        </w:rPr>
        <w:t>。</w:t>
      </w:r>
      <w:r>
        <w:rPr>
          <w:rFonts w:hint="eastAsia"/>
        </w:rPr>
        <w:t>1</w:t>
      </w:r>
      <w:r>
        <w:t>993</w:t>
      </w:r>
      <w:r>
        <w:t>年</w:t>
      </w:r>
      <w:r>
        <w:rPr>
          <w:rFonts w:hint="eastAsia"/>
        </w:rPr>
        <w:t>，</w:t>
      </w:r>
      <w:r w:rsidR="00601758">
        <w:rPr>
          <w:rFonts w:hint="eastAsia"/>
        </w:rPr>
        <w:t>McMillan</w:t>
      </w:r>
      <w:r>
        <w:rPr>
          <w:rFonts w:hint="eastAsia"/>
        </w:rPr>
        <w:t>提出了一种新的</w:t>
      </w:r>
      <w:r>
        <w:rPr>
          <w:rFonts w:hint="eastAsia"/>
        </w:rPr>
        <w:t>Petri</w:t>
      </w:r>
      <w:r>
        <w:rPr>
          <w:rFonts w:hint="eastAsia"/>
        </w:rPr>
        <w:t>网的空间搜索方法</w:t>
      </w:r>
      <w:r w:rsidR="000C50E0" w:rsidRPr="000C50E0">
        <w:rPr>
          <w:vertAlign w:val="superscript"/>
        </w:rPr>
        <w:fldChar w:fldCharType="begin"/>
      </w:r>
      <w:r w:rsidR="000C50E0" w:rsidRPr="000C50E0">
        <w:rPr>
          <w:vertAlign w:val="superscript"/>
        </w:rPr>
        <w:instrText xml:space="preserve"> </w:instrText>
      </w:r>
      <w:r w:rsidR="000C50E0" w:rsidRPr="000C50E0">
        <w:rPr>
          <w:rFonts w:hint="eastAsia"/>
          <w:vertAlign w:val="superscript"/>
        </w:rPr>
        <w:instrText>REF _Ref430510982 \r \h</w:instrText>
      </w:r>
      <w:r w:rsidR="000C50E0" w:rsidRPr="000C50E0">
        <w:rPr>
          <w:vertAlign w:val="superscript"/>
        </w:rPr>
        <w:instrText xml:space="preserve">  \* MERGEFORMAT </w:instrText>
      </w:r>
      <w:r w:rsidR="000C50E0" w:rsidRPr="000C50E0">
        <w:rPr>
          <w:vertAlign w:val="superscript"/>
        </w:rPr>
      </w:r>
      <w:r w:rsidR="000C50E0" w:rsidRPr="000C50E0">
        <w:rPr>
          <w:vertAlign w:val="superscript"/>
        </w:rPr>
        <w:fldChar w:fldCharType="separate"/>
      </w:r>
      <w:ins w:id="381" w:author="肖永博" w:date="2015-09-22T22:22:00Z">
        <w:r w:rsidR="002C56ED">
          <w:rPr>
            <w:vertAlign w:val="superscript"/>
          </w:rPr>
          <w:t>[11]</w:t>
        </w:r>
      </w:ins>
      <w:del w:id="382" w:author="肖永博" w:date="2015-09-22T22:22:00Z">
        <w:r w:rsidR="00F3369B" w:rsidDel="002C56ED">
          <w:rPr>
            <w:vertAlign w:val="superscript"/>
          </w:rPr>
          <w:delText>[10]</w:delText>
        </w:r>
      </w:del>
      <w:r w:rsidR="000C50E0" w:rsidRPr="000C50E0">
        <w:rPr>
          <w:vertAlign w:val="superscript"/>
        </w:rPr>
        <w:fldChar w:fldCharType="end"/>
      </w:r>
      <w:r w:rsidR="00F12F4A">
        <w:rPr>
          <w:rFonts w:hint="eastAsia"/>
        </w:rPr>
        <w:t>，他通过构造</w:t>
      </w:r>
      <w:r w:rsidR="00F12F4A">
        <w:rPr>
          <w:rFonts w:hint="eastAsia"/>
        </w:rPr>
        <w:t>Petri</w:t>
      </w:r>
      <w:r w:rsidR="00F12F4A">
        <w:rPr>
          <w:rFonts w:hint="eastAsia"/>
        </w:rPr>
        <w:t>网的完全有限前缀（</w:t>
      </w:r>
      <w:del w:id="383" w:author="Wen Lijie" w:date="2015-09-22T09:28:00Z">
        <w:r w:rsidR="00F12F4A" w:rsidDel="00B664F8">
          <w:rPr>
            <w:rFonts w:hint="eastAsia"/>
          </w:rPr>
          <w:delText>complete</w:delText>
        </w:r>
        <w:r w:rsidR="00F12F4A" w:rsidDel="00B664F8">
          <w:delText xml:space="preserve"> </w:delText>
        </w:r>
      </w:del>
      <w:ins w:id="384" w:author="Wen Lijie" w:date="2015-09-22T09:28:00Z">
        <w:r w:rsidR="00B664F8">
          <w:rPr>
            <w:rFonts w:hint="eastAsia"/>
          </w:rPr>
          <w:t>Complete</w:t>
        </w:r>
        <w:r w:rsidR="00B664F8">
          <w:t xml:space="preserve"> </w:t>
        </w:r>
      </w:ins>
      <w:del w:id="385" w:author="Wen Lijie" w:date="2015-09-22T09:28:00Z">
        <w:r w:rsidR="00F12F4A" w:rsidDel="00B664F8">
          <w:delText xml:space="preserve">finite </w:delText>
        </w:r>
      </w:del>
      <w:ins w:id="386" w:author="Wen Lijie" w:date="2015-09-22T09:28:00Z">
        <w:r w:rsidR="00B664F8">
          <w:rPr>
            <w:rFonts w:hint="eastAsia"/>
          </w:rPr>
          <w:t>F</w:t>
        </w:r>
        <w:r w:rsidR="00B664F8">
          <w:t xml:space="preserve">inite </w:t>
        </w:r>
      </w:ins>
      <w:del w:id="387" w:author="Wen Lijie" w:date="2015-09-22T09:28:00Z">
        <w:r w:rsidR="00F12F4A" w:rsidDel="00B664F8">
          <w:delText>prefix</w:delText>
        </w:r>
      </w:del>
      <w:ins w:id="388" w:author="Wen Lijie" w:date="2015-09-22T09:28:00Z">
        <w:r w:rsidR="00B664F8">
          <w:rPr>
            <w:rFonts w:hint="eastAsia"/>
          </w:rPr>
          <w:t>P</w:t>
        </w:r>
        <w:r w:rsidR="00B664F8">
          <w:t>refix</w:t>
        </w:r>
      </w:ins>
      <w:r w:rsidR="00F12F4A">
        <w:t xml:space="preserve">, </w:t>
      </w:r>
      <w:ins w:id="389" w:author="Wen Lijie" w:date="2015-09-22T09:28:00Z">
        <w:r w:rsidR="006323B6">
          <w:rPr>
            <w:rFonts w:hint="eastAsia"/>
          </w:rPr>
          <w:t>简称</w:t>
        </w:r>
      </w:ins>
      <w:r w:rsidR="00F12F4A">
        <w:t>CFP</w:t>
      </w:r>
      <w:r w:rsidR="00F12F4A">
        <w:rPr>
          <w:rFonts w:hint="eastAsia"/>
        </w:rPr>
        <w:t>）来压缩业务</w:t>
      </w:r>
      <w:del w:id="390" w:author="肖永博" w:date="2015-09-22T11:14:00Z">
        <w:r w:rsidR="00F12F4A" w:rsidDel="000464DD">
          <w:rPr>
            <w:rFonts w:hint="eastAsia"/>
          </w:rPr>
          <w:delText>过程模型</w:delText>
        </w:r>
      </w:del>
      <w:ins w:id="391" w:author="肖永博" w:date="2015-09-22T11:14:00Z">
        <w:r w:rsidR="000464DD">
          <w:rPr>
            <w:rFonts w:hint="eastAsia"/>
          </w:rPr>
          <w:t>流程模型</w:t>
        </w:r>
      </w:ins>
      <w:r w:rsidR="00F12F4A">
        <w:rPr>
          <w:rFonts w:hint="eastAsia"/>
        </w:rPr>
        <w:t>，使其仍能表达原有模型所能表达的全部行为状态。</w:t>
      </w:r>
      <w:r w:rsidR="00601758">
        <w:rPr>
          <w:rFonts w:hint="eastAsia"/>
        </w:rPr>
        <w:t>Esparza</w:t>
      </w:r>
      <w:r w:rsidR="00601758">
        <w:rPr>
          <w:rFonts w:hint="eastAsia"/>
        </w:rPr>
        <w:t>等人</w:t>
      </w:r>
      <w:r w:rsidR="00F12F4A">
        <w:rPr>
          <w:rFonts w:hint="eastAsia"/>
        </w:rPr>
        <w:t>则</w:t>
      </w:r>
      <w:r w:rsidR="00601758">
        <w:rPr>
          <w:rFonts w:hint="eastAsia"/>
        </w:rPr>
        <w:t>在</w:t>
      </w:r>
      <w:r w:rsidR="00F12F4A">
        <w:rPr>
          <w:rFonts w:hint="eastAsia"/>
        </w:rPr>
        <w:t>此基础上对完全有限前缀技术进行了改进，使得在最坏</w:t>
      </w:r>
      <w:r w:rsidR="00D953CD">
        <w:rPr>
          <w:rFonts w:hint="eastAsia"/>
        </w:rPr>
        <w:t>情况下依然能够产生一个有限的前缀，进一步缩小了完全有限前缀展开后的大小</w:t>
      </w:r>
      <w:r w:rsidR="007917A6" w:rsidRPr="007917A6">
        <w:rPr>
          <w:vertAlign w:val="superscript"/>
        </w:rPr>
        <w:fldChar w:fldCharType="begin"/>
      </w:r>
      <w:r w:rsidR="007917A6" w:rsidRPr="007917A6">
        <w:rPr>
          <w:vertAlign w:val="superscript"/>
        </w:rPr>
        <w:instrText xml:space="preserve"> </w:instrText>
      </w:r>
      <w:r w:rsidR="007917A6" w:rsidRPr="007917A6">
        <w:rPr>
          <w:rFonts w:hint="eastAsia"/>
          <w:vertAlign w:val="superscript"/>
        </w:rPr>
        <w:instrText>REF _Ref430454048 \r \h</w:instrText>
      </w:r>
      <w:r w:rsidR="007917A6" w:rsidRPr="007917A6">
        <w:rPr>
          <w:vertAlign w:val="superscript"/>
        </w:rPr>
        <w:instrText xml:space="preserve"> </w:instrText>
      </w:r>
      <w:r w:rsidR="007917A6">
        <w:rPr>
          <w:vertAlign w:val="superscript"/>
        </w:rPr>
        <w:instrText xml:space="preserve"> \* MERGEFORMAT </w:instrText>
      </w:r>
      <w:r w:rsidR="007917A6" w:rsidRPr="007917A6">
        <w:rPr>
          <w:vertAlign w:val="superscript"/>
        </w:rPr>
      </w:r>
      <w:r w:rsidR="007917A6" w:rsidRPr="007917A6">
        <w:rPr>
          <w:vertAlign w:val="superscript"/>
        </w:rPr>
        <w:fldChar w:fldCharType="separate"/>
      </w:r>
      <w:ins w:id="392" w:author="肖永博" w:date="2015-09-22T22:22:00Z">
        <w:r w:rsidR="002C56ED">
          <w:rPr>
            <w:vertAlign w:val="superscript"/>
          </w:rPr>
          <w:t>[12]</w:t>
        </w:r>
      </w:ins>
      <w:del w:id="393" w:author="肖永博" w:date="2015-09-22T22:22:00Z">
        <w:r w:rsidR="00F3369B" w:rsidDel="002C56ED">
          <w:rPr>
            <w:vertAlign w:val="superscript"/>
          </w:rPr>
          <w:delText>[11]</w:delText>
        </w:r>
      </w:del>
      <w:r w:rsidR="007917A6" w:rsidRPr="007917A6">
        <w:rPr>
          <w:vertAlign w:val="superscript"/>
        </w:rPr>
        <w:fldChar w:fldCharType="end"/>
      </w:r>
      <w:r w:rsidR="00601758">
        <w:rPr>
          <w:rFonts w:hint="eastAsia"/>
        </w:rPr>
        <w:t>。</w:t>
      </w:r>
    </w:p>
    <w:p w14:paraId="2D9E929C" w14:textId="77777777" w:rsidR="00601758" w:rsidRDefault="00601758" w:rsidP="00601758">
      <w:pPr>
        <w:ind w:firstLine="420"/>
        <w:rPr>
          <w:ins w:id="394" w:author="Wen Lijie" w:date="2015-09-22T09:52:00Z"/>
        </w:rPr>
      </w:pPr>
      <w:r>
        <w:rPr>
          <w:rFonts w:hint="eastAsia"/>
        </w:rPr>
        <w:t>建立在通用网论基础之上的并发行为的特性研究是</w:t>
      </w:r>
      <w:r>
        <w:rPr>
          <w:rFonts w:hint="eastAsia"/>
        </w:rPr>
        <w:t>Petri</w:t>
      </w:r>
      <w:r>
        <w:rPr>
          <w:rFonts w:hint="eastAsia"/>
        </w:rPr>
        <w:t>网理论研究的另一主要方向。在最为著名的并发公理系统</w:t>
      </w:r>
      <w:r w:rsidR="007917A6" w:rsidRPr="007917A6">
        <w:rPr>
          <w:vertAlign w:val="superscript"/>
        </w:rPr>
        <w:fldChar w:fldCharType="begin"/>
      </w:r>
      <w:r w:rsidR="007917A6" w:rsidRPr="007917A6">
        <w:rPr>
          <w:vertAlign w:val="superscript"/>
        </w:rPr>
        <w:instrText xml:space="preserve"> </w:instrText>
      </w:r>
      <w:r w:rsidR="007917A6" w:rsidRPr="007917A6">
        <w:rPr>
          <w:rFonts w:hint="eastAsia"/>
          <w:vertAlign w:val="superscript"/>
        </w:rPr>
        <w:instrText>REF _Ref430454069 \r \h</w:instrText>
      </w:r>
      <w:r w:rsidR="007917A6" w:rsidRPr="007917A6">
        <w:rPr>
          <w:vertAlign w:val="superscript"/>
        </w:rPr>
        <w:instrText xml:space="preserve"> </w:instrText>
      </w:r>
      <w:r w:rsidR="007917A6">
        <w:rPr>
          <w:vertAlign w:val="superscript"/>
        </w:rPr>
        <w:instrText xml:space="preserve"> \* MERGEFORMAT </w:instrText>
      </w:r>
      <w:r w:rsidR="007917A6" w:rsidRPr="007917A6">
        <w:rPr>
          <w:vertAlign w:val="superscript"/>
        </w:rPr>
      </w:r>
      <w:r w:rsidR="007917A6" w:rsidRPr="007917A6">
        <w:rPr>
          <w:vertAlign w:val="superscript"/>
        </w:rPr>
        <w:fldChar w:fldCharType="separate"/>
      </w:r>
      <w:ins w:id="395" w:author="肖永博" w:date="2015-09-22T22:22:00Z">
        <w:r w:rsidR="002C56ED">
          <w:rPr>
            <w:vertAlign w:val="superscript"/>
          </w:rPr>
          <w:t>[13]</w:t>
        </w:r>
      </w:ins>
      <w:del w:id="396" w:author="肖永博" w:date="2015-09-22T22:22:00Z">
        <w:r w:rsidR="00F3369B" w:rsidDel="002C56ED">
          <w:rPr>
            <w:vertAlign w:val="superscript"/>
          </w:rPr>
          <w:delText>[12]</w:delText>
        </w:r>
      </w:del>
      <w:r w:rsidR="007917A6" w:rsidRPr="007917A6">
        <w:rPr>
          <w:vertAlign w:val="superscript"/>
        </w:rPr>
        <w:fldChar w:fldCharType="end"/>
      </w:r>
      <w:r>
        <w:rPr>
          <w:rFonts w:hint="eastAsia"/>
        </w:rPr>
        <w:t>基础上，许多研究者开展了并发语义的刻画系统以及并发系统的构造等研究，并且取得了很多成果。</w:t>
      </w:r>
    </w:p>
    <w:p w14:paraId="152830E1" w14:textId="15D3CD76" w:rsidR="00B9538D" w:rsidRDefault="00B9538D" w:rsidP="000705DD">
      <w:pPr>
        <w:pStyle w:val="3"/>
      </w:pPr>
      <w:bookmarkStart w:id="397" w:name="_Toc430716783"/>
      <w:ins w:id="398" w:author="Wen Lijie" w:date="2015-09-22T09:52:00Z">
        <w:r>
          <w:rPr>
            <w:rFonts w:hint="eastAsia"/>
          </w:rPr>
          <w:t>Hybrid</w:t>
        </w:r>
        <w:r>
          <w:rPr>
            <w:rFonts w:hint="eastAsia"/>
          </w:rPr>
          <w:t>模型</w:t>
        </w:r>
      </w:ins>
      <w:bookmarkEnd w:id="397"/>
    </w:p>
    <w:p w14:paraId="3CC8B00A" w14:textId="267751D5" w:rsidR="002A6DEC" w:rsidRPr="002A6DEC" w:rsidRDefault="002A6DEC" w:rsidP="000705DD">
      <w:pPr>
        <w:ind w:firstLine="420"/>
        <w:rPr>
          <w:rPrChange w:id="399" w:author="肖永博" w:date="2015-09-22T14:07:00Z">
            <w:rPr>
              <w:rFonts w:ascii="宋体" w:hAnsi="宋体" w:cs="宋体"/>
              <w:kern w:val="0"/>
              <w:sz w:val="24"/>
            </w:rPr>
          </w:rPrChange>
        </w:rPr>
      </w:pPr>
      <w:r w:rsidRPr="000705DD">
        <w:t>轻结构而重多样性的模型适合用</w:t>
      </w:r>
      <w:r w:rsidRPr="000705DD">
        <w:t>Declarative</w:t>
      </w:r>
      <w:r w:rsidRPr="000705DD">
        <w:t>语言</w:t>
      </w:r>
      <w:r>
        <w:t>来</w:t>
      </w:r>
      <w:r w:rsidRPr="000705DD">
        <w:t>表示</w:t>
      </w:r>
      <w:r>
        <w:rPr>
          <w:rFonts w:hint="eastAsia"/>
        </w:rPr>
        <w:t>，</w:t>
      </w:r>
      <w:r w:rsidRPr="002A6DEC">
        <w:rPr>
          <w:rPrChange w:id="400" w:author="肖永博" w:date="2015-09-22T14:07:00Z">
            <w:rPr>
              <w:rFonts w:ascii="宋体" w:hAnsi="宋体" w:cs="宋体"/>
              <w:kern w:val="0"/>
              <w:sz w:val="24"/>
            </w:rPr>
          </w:rPrChange>
        </w:rPr>
        <w:t>而重结构且稳定的模型</w:t>
      </w:r>
      <w:r>
        <w:t>则</w:t>
      </w:r>
      <w:r w:rsidRPr="002A6DEC">
        <w:rPr>
          <w:rPrChange w:id="401" w:author="肖永博" w:date="2015-09-22T14:07:00Z">
            <w:rPr>
              <w:rFonts w:ascii="宋体" w:hAnsi="宋体" w:cs="宋体"/>
              <w:kern w:val="0"/>
              <w:sz w:val="24"/>
            </w:rPr>
          </w:rPrChange>
        </w:rPr>
        <w:t>适合用</w:t>
      </w:r>
      <w:r w:rsidRPr="002A6DEC">
        <w:rPr>
          <w:rPrChange w:id="402" w:author="肖永博" w:date="2015-09-22T14:07:00Z">
            <w:rPr>
              <w:rFonts w:ascii="宋体" w:hAnsi="宋体" w:cs="宋体"/>
              <w:kern w:val="0"/>
              <w:sz w:val="24"/>
            </w:rPr>
          </w:rPrChange>
        </w:rPr>
        <w:t>Imperative</w:t>
      </w:r>
      <w:r w:rsidRPr="002A6DEC">
        <w:rPr>
          <w:rPrChange w:id="403" w:author="肖永博" w:date="2015-09-22T14:07:00Z">
            <w:rPr>
              <w:rFonts w:ascii="宋体" w:hAnsi="宋体" w:cs="宋体"/>
              <w:kern w:val="0"/>
              <w:sz w:val="24"/>
            </w:rPr>
          </w:rPrChange>
        </w:rPr>
        <w:t>语言</w:t>
      </w:r>
      <w:r>
        <w:t>来</w:t>
      </w:r>
      <w:r w:rsidRPr="002A6DEC">
        <w:rPr>
          <w:rPrChange w:id="404" w:author="肖永博" w:date="2015-09-22T14:07:00Z">
            <w:rPr>
              <w:rFonts w:ascii="宋体" w:hAnsi="宋体" w:cs="宋体"/>
              <w:kern w:val="0"/>
              <w:sz w:val="24"/>
            </w:rPr>
          </w:rPrChange>
        </w:rPr>
        <w:t>表示。在很多场景中，一个流程可以既包含适合用</w:t>
      </w:r>
      <w:r w:rsidRPr="002A6DEC">
        <w:rPr>
          <w:rPrChange w:id="405" w:author="肖永博" w:date="2015-09-22T14:07:00Z">
            <w:rPr>
              <w:rFonts w:ascii="宋体" w:hAnsi="宋体" w:cs="宋体"/>
              <w:kern w:val="0"/>
              <w:sz w:val="24"/>
            </w:rPr>
          </w:rPrChange>
        </w:rPr>
        <w:t>Declarative</w:t>
      </w:r>
      <w:r w:rsidRPr="002A6DEC">
        <w:rPr>
          <w:rPrChange w:id="406" w:author="肖永博" w:date="2015-09-22T14:07:00Z">
            <w:rPr>
              <w:rFonts w:ascii="宋体" w:hAnsi="宋体" w:cs="宋体"/>
              <w:kern w:val="0"/>
              <w:sz w:val="24"/>
            </w:rPr>
          </w:rPrChange>
        </w:rPr>
        <w:t>语言表示的部分也包含适合用</w:t>
      </w:r>
      <w:r w:rsidRPr="002A6DEC">
        <w:rPr>
          <w:rPrChange w:id="407" w:author="肖永博" w:date="2015-09-22T14:07:00Z">
            <w:rPr>
              <w:rFonts w:ascii="宋体" w:hAnsi="宋体" w:cs="宋体"/>
              <w:kern w:val="0"/>
              <w:sz w:val="24"/>
            </w:rPr>
          </w:rPrChange>
        </w:rPr>
        <w:t>Imperative</w:t>
      </w:r>
      <w:r w:rsidRPr="002A6DEC">
        <w:rPr>
          <w:rPrChange w:id="408" w:author="肖永博" w:date="2015-09-22T14:07:00Z">
            <w:rPr>
              <w:rFonts w:ascii="宋体" w:hAnsi="宋体" w:cs="宋体"/>
              <w:kern w:val="0"/>
              <w:sz w:val="24"/>
            </w:rPr>
          </w:rPrChange>
        </w:rPr>
        <w:t>语言表示的部分。为了能够有效表示这类模型，</w:t>
      </w:r>
      <w:r w:rsidRPr="002A6DEC">
        <w:rPr>
          <w:rPrChange w:id="409" w:author="肖永博" w:date="2015-09-22T14:07:00Z">
            <w:rPr>
              <w:rFonts w:ascii="宋体" w:hAnsi="宋体" w:cs="宋体"/>
              <w:kern w:val="0"/>
              <w:sz w:val="24"/>
            </w:rPr>
          </w:rPrChange>
        </w:rPr>
        <w:t>Maggi</w:t>
      </w:r>
      <w:r w:rsidRPr="002A6DEC">
        <w:rPr>
          <w:rPrChange w:id="410" w:author="肖永博" w:date="2015-09-22T14:07:00Z">
            <w:rPr>
              <w:rFonts w:ascii="宋体" w:hAnsi="宋体" w:cs="宋体"/>
              <w:kern w:val="0"/>
              <w:sz w:val="24"/>
            </w:rPr>
          </w:rPrChange>
        </w:rPr>
        <w:t>等人提出了</w:t>
      </w:r>
      <w:r w:rsidRPr="002A6DEC">
        <w:rPr>
          <w:rPrChange w:id="411" w:author="肖永博" w:date="2015-09-22T14:07:00Z">
            <w:rPr>
              <w:rFonts w:ascii="宋体" w:hAnsi="宋体" w:cs="宋体"/>
              <w:kern w:val="0"/>
              <w:sz w:val="24"/>
            </w:rPr>
          </w:rPrChange>
        </w:rPr>
        <w:t>Hybrid</w:t>
      </w:r>
      <w:r w:rsidRPr="002A6DEC">
        <w:rPr>
          <w:rPrChange w:id="412" w:author="肖永博" w:date="2015-09-22T14:07:00Z">
            <w:rPr>
              <w:rFonts w:ascii="宋体" w:hAnsi="宋体" w:cs="宋体"/>
              <w:kern w:val="0"/>
              <w:sz w:val="24"/>
            </w:rPr>
          </w:rPrChange>
        </w:rPr>
        <w:t>模型</w:t>
      </w:r>
      <w:r w:rsidRPr="00F16FF0">
        <w:rPr>
          <w:vertAlign w:val="superscript"/>
          <w:rPrChange w:id="413" w:author="肖永博" w:date="2015-09-22T14:32:00Z">
            <w:rPr/>
          </w:rPrChange>
        </w:rPr>
        <w:fldChar w:fldCharType="begin"/>
      </w:r>
      <w:r w:rsidRPr="00F16FF0">
        <w:rPr>
          <w:vertAlign w:val="superscript"/>
          <w:rPrChange w:id="414" w:author="肖永博" w:date="2015-09-22T14:32:00Z">
            <w:rPr/>
          </w:rPrChange>
        </w:rPr>
        <w:instrText xml:space="preserve"> REF _Ref430694415 \r \h </w:instrText>
      </w:r>
      <w:r w:rsidR="00F16FF0">
        <w:rPr>
          <w:vertAlign w:val="superscript"/>
        </w:rPr>
        <w:instrText xml:space="preserve"> \* MERGEFORMAT </w:instrText>
      </w:r>
      <w:r w:rsidRPr="00F16FF0">
        <w:rPr>
          <w:vertAlign w:val="superscript"/>
          <w:rPrChange w:id="415" w:author="肖永博" w:date="2015-09-22T14:32:00Z">
            <w:rPr>
              <w:vertAlign w:val="superscript"/>
            </w:rPr>
          </w:rPrChange>
        </w:rPr>
      </w:r>
      <w:r w:rsidRPr="00F16FF0">
        <w:rPr>
          <w:vertAlign w:val="superscript"/>
          <w:rPrChange w:id="416" w:author="肖永博" w:date="2015-09-22T14:32:00Z">
            <w:rPr/>
          </w:rPrChange>
        </w:rPr>
        <w:fldChar w:fldCharType="separate"/>
      </w:r>
      <w:ins w:id="417" w:author="肖永博" w:date="2015-09-22T22:22:00Z">
        <w:r w:rsidR="002C56ED">
          <w:rPr>
            <w:vertAlign w:val="superscript"/>
          </w:rPr>
          <w:t>[5]</w:t>
        </w:r>
      </w:ins>
      <w:del w:id="418" w:author="肖永博" w:date="2015-09-22T22:22:00Z">
        <w:r w:rsidRPr="00F16FF0" w:rsidDel="002C56ED">
          <w:rPr>
            <w:vertAlign w:val="superscript"/>
            <w:rPrChange w:id="419" w:author="肖永博" w:date="2015-09-22T14:32:00Z">
              <w:rPr/>
            </w:rPrChange>
          </w:rPr>
          <w:delText>[5]</w:delText>
        </w:r>
      </w:del>
      <w:r w:rsidRPr="00F16FF0">
        <w:rPr>
          <w:vertAlign w:val="superscript"/>
          <w:rPrChange w:id="420" w:author="肖永博" w:date="2015-09-22T14:32:00Z">
            <w:rPr/>
          </w:rPrChange>
        </w:rPr>
        <w:fldChar w:fldCharType="end"/>
      </w:r>
      <w:r w:rsidRPr="002A6DEC">
        <w:rPr>
          <w:rPrChange w:id="421" w:author="肖永博" w:date="2015-09-22T14:07:00Z">
            <w:rPr>
              <w:rFonts w:ascii="宋体" w:hAnsi="宋体" w:cs="宋体"/>
              <w:kern w:val="0"/>
              <w:sz w:val="24"/>
            </w:rPr>
          </w:rPrChange>
        </w:rPr>
        <w:t>，这类模型的每个子流程都是</w:t>
      </w:r>
      <w:r w:rsidRPr="002A6DEC">
        <w:rPr>
          <w:rPrChange w:id="422" w:author="肖永博" w:date="2015-09-22T14:07:00Z">
            <w:rPr>
              <w:rFonts w:ascii="宋体" w:hAnsi="宋体" w:cs="宋体"/>
              <w:kern w:val="0"/>
              <w:sz w:val="24"/>
            </w:rPr>
          </w:rPrChange>
        </w:rPr>
        <w:t>Imperative</w:t>
      </w:r>
      <w:r w:rsidRPr="002A6DEC">
        <w:rPr>
          <w:rPrChange w:id="423" w:author="肖永博" w:date="2015-09-22T14:07:00Z">
            <w:rPr>
              <w:rFonts w:ascii="宋体" w:hAnsi="宋体" w:cs="宋体"/>
              <w:kern w:val="0"/>
              <w:sz w:val="24"/>
            </w:rPr>
          </w:rPrChange>
        </w:rPr>
        <w:t>模型或者</w:t>
      </w:r>
      <w:r w:rsidRPr="002A6DEC">
        <w:rPr>
          <w:rPrChange w:id="424" w:author="肖永博" w:date="2015-09-22T14:07:00Z">
            <w:rPr>
              <w:rFonts w:ascii="宋体" w:hAnsi="宋体" w:cs="宋体"/>
              <w:kern w:val="0"/>
              <w:sz w:val="24"/>
            </w:rPr>
          </w:rPrChange>
        </w:rPr>
        <w:t>Declarative</w:t>
      </w:r>
      <w:r w:rsidRPr="002A6DEC">
        <w:rPr>
          <w:rPrChange w:id="425" w:author="肖永博" w:date="2015-09-22T14:07:00Z">
            <w:rPr>
              <w:rFonts w:ascii="宋体" w:hAnsi="宋体" w:cs="宋体"/>
              <w:kern w:val="0"/>
              <w:sz w:val="24"/>
            </w:rPr>
          </w:rPrChange>
        </w:rPr>
        <w:t>模型。</w:t>
      </w:r>
    </w:p>
    <w:p w14:paraId="7A25E3AF" w14:textId="3157EA5D" w:rsidR="002A6DEC" w:rsidRDefault="00CA3F41" w:rsidP="002A6DEC">
      <w:pPr>
        <w:ind w:firstLine="420"/>
      </w:pPr>
      <w:ins w:id="426" w:author="肖永博" w:date="2015-09-22T14:44:00Z">
        <w:r>
          <w:fldChar w:fldCharType="begin"/>
        </w:r>
        <w:r>
          <w:instrText xml:space="preserve"> REF _Ref430696377 \h </w:instrText>
        </w:r>
      </w:ins>
      <w:r>
        <w:fldChar w:fldCharType="separate"/>
      </w:r>
      <w:ins w:id="427" w:author="肖永博" w:date="2015-09-22T22:22:00Z">
        <w:r w:rsidR="002C56ED">
          <w:rPr>
            <w:rFonts w:hint="eastAsia"/>
          </w:rPr>
          <w:t>图</w:t>
        </w:r>
        <w:r w:rsidR="002C56ED">
          <w:rPr>
            <w:rFonts w:hint="eastAsia"/>
          </w:rPr>
          <w:t xml:space="preserve"> </w:t>
        </w:r>
        <w:r w:rsidR="002C56ED">
          <w:rPr>
            <w:noProof/>
          </w:rPr>
          <w:t>2</w:t>
        </w:r>
        <w:r w:rsidR="002C56ED">
          <w:noBreakHyphen/>
        </w:r>
        <w:r w:rsidR="002C56ED">
          <w:rPr>
            <w:noProof/>
          </w:rPr>
          <w:t>5</w:t>
        </w:r>
      </w:ins>
      <w:ins w:id="428" w:author="肖永博" w:date="2015-09-22T14:44:00Z">
        <w:r>
          <w:fldChar w:fldCharType="end"/>
        </w:r>
      </w:ins>
      <w:del w:id="429" w:author="肖永博" w:date="2015-09-22T14:43:00Z">
        <w:r w:rsidR="002A6DEC" w:rsidRPr="002A6DEC" w:rsidDel="00CA3F41">
          <w:rPr>
            <w:rPrChange w:id="430" w:author="肖永博" w:date="2015-09-22T14:07:00Z">
              <w:rPr>
                <w:rFonts w:ascii="宋体" w:hAnsi="宋体" w:cs="宋体"/>
                <w:kern w:val="0"/>
                <w:sz w:val="24"/>
              </w:rPr>
            </w:rPrChange>
          </w:rPr>
          <w:delText>图</w:delText>
        </w:r>
        <w:r w:rsidR="002A6DEC" w:rsidRPr="002A6DEC" w:rsidDel="00CA3F41">
          <w:rPr>
            <w:rPrChange w:id="431" w:author="肖永博" w:date="2015-09-22T14:07:00Z">
              <w:rPr>
                <w:rFonts w:ascii="宋体" w:hAnsi="宋体" w:cs="宋体"/>
                <w:kern w:val="0"/>
                <w:sz w:val="24"/>
              </w:rPr>
            </w:rPrChange>
          </w:rPr>
          <w:delText>2.10</w:delText>
        </w:r>
      </w:del>
      <w:r w:rsidR="002A6DEC" w:rsidRPr="002A6DEC">
        <w:rPr>
          <w:rPrChange w:id="432" w:author="肖永博" w:date="2015-09-22T14:07:00Z">
            <w:rPr>
              <w:rFonts w:ascii="宋体" w:hAnsi="宋体" w:cs="宋体"/>
              <w:kern w:val="0"/>
              <w:sz w:val="24"/>
            </w:rPr>
          </w:rPrChange>
        </w:rPr>
        <w:t>是一个</w:t>
      </w:r>
      <w:r w:rsidR="002A6DEC" w:rsidRPr="002A6DEC">
        <w:rPr>
          <w:rPrChange w:id="433" w:author="肖永博" w:date="2015-09-22T14:07:00Z">
            <w:rPr>
              <w:rFonts w:ascii="宋体" w:hAnsi="宋体" w:cs="宋体"/>
              <w:kern w:val="0"/>
              <w:sz w:val="24"/>
            </w:rPr>
          </w:rPrChange>
        </w:rPr>
        <w:t>Hybrid</w:t>
      </w:r>
      <w:r w:rsidR="002A6DEC" w:rsidRPr="002A6DEC">
        <w:rPr>
          <w:rPrChange w:id="434" w:author="肖永博" w:date="2015-09-22T14:07:00Z">
            <w:rPr>
              <w:rFonts w:ascii="宋体" w:hAnsi="宋体" w:cs="宋体"/>
              <w:kern w:val="0"/>
              <w:sz w:val="24"/>
            </w:rPr>
          </w:rPrChange>
        </w:rPr>
        <w:t>模型示例。该类模型将</w:t>
      </w:r>
      <w:r w:rsidR="002A6DEC" w:rsidRPr="002A6DEC">
        <w:rPr>
          <w:rPrChange w:id="435" w:author="肖永博" w:date="2015-09-22T14:07:00Z">
            <w:rPr>
              <w:rFonts w:ascii="宋体" w:hAnsi="宋体" w:cs="宋体"/>
              <w:kern w:val="0"/>
              <w:sz w:val="24"/>
            </w:rPr>
          </w:rPrChange>
        </w:rPr>
        <w:t>Declarative</w:t>
      </w:r>
      <w:r w:rsidR="002A6DEC" w:rsidRPr="002A6DEC">
        <w:rPr>
          <w:rPrChange w:id="436" w:author="肖永博" w:date="2015-09-22T14:07:00Z">
            <w:rPr>
              <w:rFonts w:ascii="宋体" w:hAnsi="宋体" w:cs="宋体"/>
              <w:kern w:val="0"/>
              <w:sz w:val="24"/>
            </w:rPr>
          </w:rPrChange>
        </w:rPr>
        <w:t>模型与</w:t>
      </w:r>
      <w:r w:rsidR="002A6DEC" w:rsidRPr="002A6DEC">
        <w:rPr>
          <w:rPrChange w:id="437" w:author="肖永博" w:date="2015-09-22T14:07:00Z">
            <w:rPr>
              <w:rFonts w:ascii="宋体" w:hAnsi="宋体" w:cs="宋体"/>
              <w:kern w:val="0"/>
              <w:sz w:val="24"/>
            </w:rPr>
          </w:rPrChange>
        </w:rPr>
        <w:t>Imperative</w:t>
      </w:r>
      <w:r w:rsidR="002A6DEC" w:rsidRPr="002A6DEC">
        <w:t>模型</w:t>
      </w:r>
      <w:r w:rsidR="002A6DEC" w:rsidRPr="002A6DEC">
        <w:rPr>
          <w:rPrChange w:id="438" w:author="肖永博" w:date="2015-09-22T14:07:00Z">
            <w:rPr>
              <w:rFonts w:ascii="宋体" w:hAnsi="宋体" w:cs="宋体"/>
              <w:kern w:val="0"/>
              <w:sz w:val="24"/>
            </w:rPr>
          </w:rPrChange>
        </w:rPr>
        <w:t>用子流程表示并连接各个子流程从而描述混杂类型的业务流程。</w:t>
      </w:r>
      <w:ins w:id="439" w:author="肖永博" w:date="2015-09-22T22:14:00Z">
        <w:r w:rsidR="00A96131">
          <w:t>其中，</w:t>
        </w:r>
      </w:ins>
      <w:ins w:id="440" w:author="肖永博" w:date="2015-09-22T22:15:00Z">
        <w:r w:rsidR="00A96131">
          <w:t>P1.1</w:t>
        </w:r>
        <w:r w:rsidR="00A96131">
          <w:t>、</w:t>
        </w:r>
        <w:r w:rsidR="00A96131">
          <w:rPr>
            <w:rFonts w:hint="eastAsia"/>
          </w:rPr>
          <w:t>P1.2</w:t>
        </w:r>
        <w:r w:rsidR="00A96131">
          <w:t>、</w:t>
        </w:r>
      </w:ins>
      <w:ins w:id="441" w:author="肖永博" w:date="2015-09-22T22:16:00Z">
        <w:r w:rsidR="00A96131">
          <w:rPr>
            <w:rFonts w:hint="eastAsia"/>
          </w:rPr>
          <w:t>P1.3</w:t>
        </w:r>
        <w:r w:rsidR="00A96131">
          <w:t>、</w:t>
        </w:r>
      </w:ins>
      <w:ins w:id="442" w:author="肖永博" w:date="2015-09-22T22:15:00Z">
        <w:r w:rsidR="00A96131">
          <w:rPr>
            <w:rFonts w:hint="eastAsia"/>
          </w:rPr>
          <w:t>P1.4</w:t>
        </w:r>
        <w:r w:rsidR="00A96131">
          <w:t>、</w:t>
        </w:r>
        <w:r w:rsidR="00A96131">
          <w:t>P2.1</w:t>
        </w:r>
        <w:r w:rsidR="00A96131">
          <w:t>、</w:t>
        </w:r>
        <w:r w:rsidR="00A96131">
          <w:t>P</w:t>
        </w:r>
      </w:ins>
      <w:ins w:id="443" w:author="肖永博" w:date="2015-09-22T22:16:00Z">
        <w:r w:rsidR="00A96131">
          <w:t>2.2</w:t>
        </w:r>
        <w:r w:rsidR="00A96131">
          <w:rPr>
            <w:rFonts w:hint="eastAsia"/>
          </w:rPr>
          <w:t>是</w:t>
        </w:r>
        <w:r w:rsidR="00A96131">
          <w:t>Petri</w:t>
        </w:r>
        <w:r w:rsidR="00A96131">
          <w:t>网模型，</w:t>
        </w:r>
        <w:r w:rsidR="00A96131">
          <w:rPr>
            <w:rFonts w:hint="eastAsia"/>
          </w:rPr>
          <w:t>D</w:t>
        </w:r>
        <w:r w:rsidR="00A96131">
          <w:t>1.1</w:t>
        </w:r>
        <w:r w:rsidR="00A96131">
          <w:t>、</w:t>
        </w:r>
        <w:r w:rsidR="00A96131">
          <w:rPr>
            <w:rFonts w:hint="eastAsia"/>
          </w:rPr>
          <w:t>D</w:t>
        </w:r>
        <w:r w:rsidR="00A96131">
          <w:t>2.1</w:t>
        </w:r>
        <w:r w:rsidR="00A96131">
          <w:rPr>
            <w:rFonts w:hint="eastAsia"/>
          </w:rPr>
          <w:t>是</w:t>
        </w:r>
        <w:r w:rsidR="00A96131">
          <w:t>DECLARE</w:t>
        </w:r>
        <w:r w:rsidR="00A96131">
          <w:t>模型。</w:t>
        </w:r>
      </w:ins>
    </w:p>
    <w:p w14:paraId="769C89AA" w14:textId="77777777" w:rsidR="00F16FF0" w:rsidRDefault="002C56ED">
      <w:pPr>
        <w:keepNext/>
        <w:rPr>
          <w:ins w:id="444" w:author="肖永博" w:date="2015-09-22T14:43:00Z"/>
        </w:rPr>
        <w:pPrChange w:id="445" w:author="肖永博" w:date="2015-09-22T14:43:00Z">
          <w:pPr/>
        </w:pPrChange>
      </w:pPr>
      <w:ins w:id="446" w:author="肖永博" w:date="2015-09-22T14:43:00Z">
        <w:r>
          <w:lastRenderedPageBreak/>
          <w:pict w14:anchorId="28D6B0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45pt;height:283.6pt">
              <v:imagedata r:id="rId16" o:title="屏幕快照 2015-09-22 下午2"/>
            </v:shape>
          </w:pict>
        </w:r>
      </w:ins>
    </w:p>
    <w:p w14:paraId="1C04CA06" w14:textId="7C85500D" w:rsidR="002A6DEC" w:rsidRPr="00F16FF0" w:rsidRDefault="00F16FF0">
      <w:pPr>
        <w:pStyle w:val="a7"/>
        <w:jc w:val="center"/>
        <w:pPrChange w:id="447" w:author="肖永博" w:date="2015-09-22T14:43:00Z">
          <w:pPr>
            <w:ind w:firstLine="420"/>
          </w:pPr>
        </w:pPrChange>
      </w:pPr>
      <w:bookmarkStart w:id="448" w:name="_Ref430696377"/>
      <w:bookmarkStart w:id="449" w:name="_Ref430696365"/>
      <w:ins w:id="450" w:author="肖永博" w:date="2015-09-22T14:43:00Z">
        <w:r>
          <w:rPr>
            <w:rFonts w:hint="eastAsia"/>
          </w:rPr>
          <w:t>图</w:t>
        </w:r>
        <w:r>
          <w:rPr>
            <w:rFonts w:hint="eastAsia"/>
          </w:rPr>
          <w:t xml:space="preserve"> </w:t>
        </w:r>
      </w:ins>
      <w:ins w:id="451" w:author="肖永博" w:date="2015-09-22T16:08:00Z">
        <w:r w:rsidR="006330CD">
          <w:fldChar w:fldCharType="begin"/>
        </w:r>
        <w:r w:rsidR="006330CD">
          <w:instrText xml:space="preserve"> </w:instrText>
        </w:r>
        <w:r w:rsidR="006330CD">
          <w:rPr>
            <w:rFonts w:hint="eastAsia"/>
          </w:rPr>
          <w:instrText>STYLEREF 1 \s</w:instrText>
        </w:r>
        <w:r w:rsidR="006330CD">
          <w:instrText xml:space="preserve"> </w:instrText>
        </w:r>
      </w:ins>
      <w:r w:rsidR="006330CD">
        <w:fldChar w:fldCharType="separate"/>
      </w:r>
      <w:r w:rsidR="002C56ED">
        <w:rPr>
          <w:noProof/>
        </w:rPr>
        <w:t>2</w:t>
      </w:r>
      <w:ins w:id="452" w:author="肖永博" w:date="2015-09-22T16:08:00Z">
        <w:r w:rsidR="006330CD">
          <w:fldChar w:fldCharType="end"/>
        </w:r>
        <w:r w:rsidR="006330CD">
          <w:noBreakHyphen/>
        </w:r>
        <w:r w:rsidR="006330CD">
          <w:fldChar w:fldCharType="begin"/>
        </w:r>
        <w:r w:rsidR="006330CD">
          <w:instrText xml:space="preserve"> </w:instrText>
        </w:r>
        <w:r w:rsidR="006330CD">
          <w:rPr>
            <w:rFonts w:hint="eastAsia"/>
          </w:rPr>
          <w:instrText xml:space="preserve">SEQ </w:instrText>
        </w:r>
        <w:r w:rsidR="006330CD">
          <w:rPr>
            <w:rFonts w:hint="eastAsia"/>
          </w:rPr>
          <w:instrText>图</w:instrText>
        </w:r>
        <w:r w:rsidR="006330CD">
          <w:rPr>
            <w:rFonts w:hint="eastAsia"/>
          </w:rPr>
          <w:instrText xml:space="preserve"> \* ARABIC \s 1</w:instrText>
        </w:r>
        <w:r w:rsidR="006330CD">
          <w:instrText xml:space="preserve"> </w:instrText>
        </w:r>
      </w:ins>
      <w:r w:rsidR="006330CD">
        <w:fldChar w:fldCharType="separate"/>
      </w:r>
      <w:ins w:id="453" w:author="肖永博" w:date="2015-09-22T22:22:00Z">
        <w:r w:rsidR="002C56ED">
          <w:rPr>
            <w:noProof/>
          </w:rPr>
          <w:t>5</w:t>
        </w:r>
      </w:ins>
      <w:ins w:id="454" w:author="肖永博" w:date="2015-09-22T16:08:00Z">
        <w:r w:rsidR="006330CD">
          <w:fldChar w:fldCharType="end"/>
        </w:r>
      </w:ins>
      <w:bookmarkEnd w:id="448"/>
      <w:ins w:id="455" w:author="肖永博" w:date="2015-09-22T14:43:00Z">
        <w:r>
          <w:t xml:space="preserve"> Hybrid</w:t>
        </w:r>
        <w:r>
          <w:t>模型</w:t>
        </w:r>
      </w:ins>
      <w:bookmarkEnd w:id="449"/>
    </w:p>
    <w:p w14:paraId="376B28DD" w14:textId="77777777" w:rsidR="00DC10EE" w:rsidRDefault="00DC10EE" w:rsidP="00601758">
      <w:pPr>
        <w:pStyle w:val="2"/>
      </w:pPr>
      <w:bookmarkStart w:id="456" w:name="_Toc430716784"/>
      <w:r w:rsidRPr="00DC10EE">
        <w:rPr>
          <w:rFonts w:hint="eastAsia"/>
        </w:rPr>
        <w:t>符合性检测</w:t>
      </w:r>
      <w:bookmarkEnd w:id="456"/>
    </w:p>
    <w:p w14:paraId="250B76FC" w14:textId="77777777" w:rsidR="00601758" w:rsidRDefault="00601758" w:rsidP="00601758">
      <w:pPr>
        <w:ind w:firstLine="420"/>
      </w:pPr>
      <w:r>
        <w:rPr>
          <w:rFonts w:hint="eastAsia"/>
        </w:rPr>
        <w:t>流程发现（</w:t>
      </w:r>
      <w:r>
        <w:rPr>
          <w:rFonts w:hint="eastAsia"/>
        </w:rPr>
        <w:t>Process Discovery</w:t>
      </w:r>
      <w:r>
        <w:rPr>
          <w:rFonts w:hint="eastAsia"/>
        </w:rPr>
        <w:t>）致力于自动地从事件日志数据中抽象出流程模型，而符合性检测（</w:t>
      </w:r>
      <w:r>
        <w:rPr>
          <w:rFonts w:hint="eastAsia"/>
        </w:rPr>
        <w:t>Conformance Checking</w:t>
      </w:r>
      <w:r>
        <w:rPr>
          <w:rFonts w:hint="eastAsia"/>
        </w:rPr>
        <w:t>）则关注于已有流程模型同其对应的事件日志之间的关系。</w:t>
      </w:r>
    </w:p>
    <w:p w14:paraId="43E06D13" w14:textId="3D1E771C" w:rsidR="00601758" w:rsidRPr="00601758" w:rsidRDefault="00601758" w:rsidP="00601758">
      <w:commentRangeStart w:id="457"/>
      <w:r>
        <w:rPr>
          <w:rFonts w:hint="eastAsia"/>
        </w:rPr>
        <w:t>符合性检测</w:t>
      </w:r>
      <w:commentRangeEnd w:id="457"/>
      <w:r w:rsidR="008D3F14">
        <w:rPr>
          <w:rStyle w:val="aa"/>
        </w:rPr>
        <w:commentReference w:id="457"/>
      </w:r>
      <w:r>
        <w:rPr>
          <w:rFonts w:hint="eastAsia"/>
        </w:rPr>
        <w:t>，也被称为符合性分析，是用来检测流程模型同其相对应的事件日志之间的一致性，并由此来评价流程模型同流程日志之间的关系</w:t>
      </w:r>
      <w:r w:rsidR="007917A6" w:rsidRPr="007917A6">
        <w:rPr>
          <w:vertAlign w:val="superscript"/>
        </w:rPr>
        <w:fldChar w:fldCharType="begin"/>
      </w:r>
      <w:r w:rsidR="007917A6" w:rsidRPr="007917A6">
        <w:rPr>
          <w:vertAlign w:val="superscript"/>
        </w:rPr>
        <w:instrText xml:space="preserve"> </w:instrText>
      </w:r>
      <w:r w:rsidR="007917A6" w:rsidRPr="007917A6">
        <w:rPr>
          <w:rFonts w:hint="eastAsia"/>
          <w:vertAlign w:val="superscript"/>
        </w:rPr>
        <w:instrText>REF _Ref430454089 \r \h</w:instrText>
      </w:r>
      <w:r w:rsidR="007917A6" w:rsidRPr="007917A6">
        <w:rPr>
          <w:vertAlign w:val="superscript"/>
        </w:rPr>
        <w:instrText xml:space="preserve"> </w:instrText>
      </w:r>
      <w:r w:rsidR="007917A6">
        <w:rPr>
          <w:vertAlign w:val="superscript"/>
        </w:rPr>
        <w:instrText xml:space="preserve"> \* MERGEFORMAT </w:instrText>
      </w:r>
      <w:r w:rsidR="007917A6" w:rsidRPr="007917A6">
        <w:rPr>
          <w:vertAlign w:val="superscript"/>
        </w:rPr>
      </w:r>
      <w:r w:rsidR="007917A6" w:rsidRPr="007917A6">
        <w:rPr>
          <w:vertAlign w:val="superscript"/>
        </w:rPr>
        <w:fldChar w:fldCharType="separate"/>
      </w:r>
      <w:ins w:id="458" w:author="肖永博" w:date="2015-09-22T22:22:00Z">
        <w:r w:rsidR="002C56ED">
          <w:rPr>
            <w:vertAlign w:val="superscript"/>
          </w:rPr>
          <w:t>[15]</w:t>
        </w:r>
      </w:ins>
      <w:del w:id="459" w:author="肖永博" w:date="2015-09-22T22:22:00Z">
        <w:r w:rsidR="00F3369B" w:rsidDel="002C56ED">
          <w:rPr>
            <w:vertAlign w:val="superscript"/>
          </w:rPr>
          <w:delText>[14]</w:delText>
        </w:r>
      </w:del>
      <w:r w:rsidR="007917A6" w:rsidRPr="007917A6">
        <w:rPr>
          <w:vertAlign w:val="superscript"/>
        </w:rPr>
        <w:fldChar w:fldCharType="end"/>
      </w:r>
      <w:r w:rsidR="00D83796">
        <w:rPr>
          <w:rFonts w:hint="eastAsia"/>
        </w:rPr>
        <w:t>（见</w:t>
      </w:r>
      <w:r w:rsidR="00D83796">
        <w:fldChar w:fldCharType="begin"/>
      </w:r>
      <w:r w:rsidR="00D83796">
        <w:instrText xml:space="preserve"> </w:instrText>
      </w:r>
      <w:r w:rsidR="00D83796">
        <w:rPr>
          <w:rFonts w:hint="eastAsia"/>
        </w:rPr>
        <w:instrText>REF _Ref430682457 \h</w:instrText>
      </w:r>
      <w:r w:rsidR="00D83796">
        <w:instrText xml:space="preserve"> </w:instrText>
      </w:r>
      <w:r w:rsidR="00D83796">
        <w:fldChar w:fldCharType="separate"/>
      </w:r>
      <w:ins w:id="460" w:author="肖永博" w:date="2015-09-22T22:22:00Z">
        <w:r w:rsidR="002C56ED">
          <w:rPr>
            <w:rFonts w:hint="eastAsia"/>
          </w:rPr>
          <w:t>图</w:t>
        </w:r>
        <w:r w:rsidR="002C56ED">
          <w:rPr>
            <w:rFonts w:hint="eastAsia"/>
          </w:rPr>
          <w:t xml:space="preserve"> </w:t>
        </w:r>
        <w:r w:rsidR="002C56ED">
          <w:rPr>
            <w:noProof/>
          </w:rPr>
          <w:t>1</w:t>
        </w:r>
        <w:r w:rsidR="002C56ED">
          <w:noBreakHyphen/>
        </w:r>
        <w:r w:rsidR="002C56ED">
          <w:rPr>
            <w:noProof/>
          </w:rPr>
          <w:t>1</w:t>
        </w:r>
      </w:ins>
      <w:del w:id="461" w:author="肖永博" w:date="2015-09-22T22:22:00Z">
        <w:r w:rsidR="00D83796" w:rsidDel="002C56ED">
          <w:rPr>
            <w:rFonts w:hint="eastAsia"/>
          </w:rPr>
          <w:delText>图</w:delText>
        </w:r>
        <w:r w:rsidR="00D83796" w:rsidDel="002C56ED">
          <w:rPr>
            <w:rFonts w:hint="eastAsia"/>
          </w:rPr>
          <w:delText xml:space="preserve"> </w:delText>
        </w:r>
        <w:r w:rsidR="00D83796" w:rsidDel="002C56ED">
          <w:rPr>
            <w:noProof/>
          </w:rPr>
          <w:delText>1</w:delText>
        </w:r>
        <w:r w:rsidR="00D83796" w:rsidDel="002C56ED">
          <w:noBreakHyphen/>
        </w:r>
        <w:r w:rsidR="00D83796" w:rsidDel="002C56ED">
          <w:rPr>
            <w:noProof/>
          </w:rPr>
          <w:delText>1</w:delText>
        </w:r>
      </w:del>
      <w:r w:rsidR="00D83796">
        <w:fldChar w:fldCharType="end"/>
      </w:r>
      <w:r w:rsidR="00D83796">
        <w:rPr>
          <w:rFonts w:hint="eastAsia"/>
        </w:rPr>
        <w:t>）</w:t>
      </w:r>
      <w:r>
        <w:rPr>
          <w:rFonts w:hint="eastAsia"/>
        </w:rPr>
        <w:t>。符合性检测既可以用来比较不同流程发现算法挖掘出来的流程模型之间的优劣，也可以用来评价已有流程模型能否支持实际的业务操作。流程模型在企业业务管理过程中有着重要作用，然而流程模型经常性地偏离于实际业务。因此对于流程管理而言，检测实际的业务流程在多大程度上符合业务流程模型的规范是非常重要的。</w:t>
      </w:r>
    </w:p>
    <w:p w14:paraId="13C54F57" w14:textId="77777777" w:rsidR="00DC10EE" w:rsidRDefault="00DC10EE" w:rsidP="00601758">
      <w:pPr>
        <w:pStyle w:val="3"/>
      </w:pPr>
      <w:bookmarkStart w:id="462" w:name="_Toc430716785"/>
      <w:r w:rsidRPr="00DC10EE">
        <w:t>度量维度</w:t>
      </w:r>
      <w:bookmarkEnd w:id="462"/>
    </w:p>
    <w:p w14:paraId="1381837E" w14:textId="3F021DAB" w:rsidR="00601758" w:rsidRDefault="00601758" w:rsidP="00601758">
      <w:pPr>
        <w:ind w:firstLine="420"/>
      </w:pPr>
      <w:r>
        <w:rPr>
          <w:rFonts w:hint="eastAsia"/>
        </w:rPr>
        <w:t>Rozinat</w:t>
      </w:r>
      <w:r w:rsidR="002719D5">
        <w:rPr>
          <w:rFonts w:hint="eastAsia"/>
        </w:rPr>
        <w:t>等人</w:t>
      </w:r>
      <w:r>
        <w:rPr>
          <w:rFonts w:hint="eastAsia"/>
        </w:rPr>
        <w:t>在</w:t>
      </w:r>
      <w:r w:rsidR="007917A6">
        <w:fldChar w:fldCharType="begin"/>
      </w:r>
      <w:r w:rsidR="007917A6">
        <w:instrText xml:space="preserve"> </w:instrText>
      </w:r>
      <w:r w:rsidR="007917A6">
        <w:rPr>
          <w:rFonts w:hint="eastAsia"/>
        </w:rPr>
        <w:instrText>REF _Ref430454113 \r \h</w:instrText>
      </w:r>
      <w:r w:rsidR="007917A6">
        <w:instrText xml:space="preserve"> </w:instrText>
      </w:r>
      <w:r w:rsidR="007917A6">
        <w:fldChar w:fldCharType="separate"/>
      </w:r>
      <w:ins w:id="463" w:author="肖永博" w:date="2015-09-22T22:22:00Z">
        <w:r w:rsidR="002C56ED">
          <w:t>[16]</w:t>
        </w:r>
      </w:ins>
      <w:del w:id="464" w:author="肖永博" w:date="2015-09-22T22:22:00Z">
        <w:r w:rsidR="00F3369B" w:rsidDel="002C56ED">
          <w:delText>[15]</w:delText>
        </w:r>
      </w:del>
      <w:r w:rsidR="007917A6">
        <w:fldChar w:fldCharType="end"/>
      </w:r>
      <w:r>
        <w:rPr>
          <w:rFonts w:hint="eastAsia"/>
        </w:rPr>
        <w:t>中提出了</w:t>
      </w:r>
      <w:r w:rsidR="000464DD">
        <w:rPr>
          <w:rFonts w:hint="eastAsia"/>
        </w:rPr>
        <w:t>流程模型</w:t>
      </w:r>
      <w:r>
        <w:rPr>
          <w:rFonts w:hint="eastAsia"/>
        </w:rPr>
        <w:t>与事件日志的匹配程度需要通过</w:t>
      </w:r>
      <w:r>
        <w:rPr>
          <w:rFonts w:hint="eastAsia"/>
        </w:rPr>
        <w:t>Fitness</w:t>
      </w:r>
      <w:r>
        <w:rPr>
          <w:rFonts w:hint="eastAsia"/>
        </w:rPr>
        <w:t>和</w:t>
      </w:r>
      <w:r>
        <w:rPr>
          <w:rFonts w:hint="eastAsia"/>
        </w:rPr>
        <w:t>Appropriateness</w:t>
      </w:r>
      <w:r>
        <w:rPr>
          <w:rFonts w:hint="eastAsia"/>
        </w:rPr>
        <w:t>两种指标衡量，其含义如下：</w:t>
      </w:r>
    </w:p>
    <w:p w14:paraId="6A9E25CE" w14:textId="4F38F373" w:rsidR="00601758" w:rsidRDefault="00601758" w:rsidP="00601758">
      <w:pPr>
        <w:ind w:firstLine="420"/>
      </w:pPr>
      <w:r>
        <w:rPr>
          <w:rFonts w:hint="eastAsia"/>
        </w:rPr>
        <w:t>(1) Fitness</w:t>
      </w:r>
      <w:r>
        <w:rPr>
          <w:rFonts w:hint="eastAsia"/>
        </w:rPr>
        <w:t>用以衡量日志记录的系统行为可被</w:t>
      </w:r>
      <w:r w:rsidR="000464DD">
        <w:rPr>
          <w:rFonts w:hint="eastAsia"/>
        </w:rPr>
        <w:t>流程模型</w:t>
      </w:r>
      <w:r>
        <w:rPr>
          <w:rFonts w:hint="eastAsia"/>
        </w:rPr>
        <w:t>再现的程度；</w:t>
      </w:r>
    </w:p>
    <w:p w14:paraId="501D300B" w14:textId="7961DEA7" w:rsidR="00601758" w:rsidRDefault="00601758" w:rsidP="00601758">
      <w:pPr>
        <w:ind w:firstLine="420"/>
      </w:pPr>
      <w:r>
        <w:rPr>
          <w:rFonts w:hint="eastAsia"/>
        </w:rPr>
        <w:t>(2) Appropriateness</w:t>
      </w:r>
      <w:r>
        <w:rPr>
          <w:rFonts w:hint="eastAsia"/>
        </w:rPr>
        <w:t>用以衡量</w:t>
      </w:r>
      <w:r w:rsidR="000464DD">
        <w:rPr>
          <w:rFonts w:hint="eastAsia"/>
        </w:rPr>
        <w:t>流程模型</w:t>
      </w:r>
      <w:r>
        <w:rPr>
          <w:rFonts w:hint="eastAsia"/>
        </w:rPr>
        <w:t>再现日志行为时的准确程度与模型本身的简洁程度。</w:t>
      </w:r>
    </w:p>
    <w:p w14:paraId="0AC8F888" w14:textId="3AA7A06F" w:rsidR="00601758" w:rsidRDefault="00601758" w:rsidP="00601758">
      <w:pPr>
        <w:ind w:firstLine="420"/>
      </w:pPr>
      <w:r>
        <w:rPr>
          <w:rFonts w:hint="eastAsia"/>
        </w:rPr>
        <w:t>Fitness</w:t>
      </w:r>
      <w:r>
        <w:rPr>
          <w:rFonts w:hint="eastAsia"/>
        </w:rPr>
        <w:t>与</w:t>
      </w:r>
      <w:r>
        <w:rPr>
          <w:rFonts w:hint="eastAsia"/>
        </w:rPr>
        <w:t>Appropriateness</w:t>
      </w:r>
      <w:r>
        <w:rPr>
          <w:rFonts w:hint="eastAsia"/>
        </w:rPr>
        <w:t>可以通过分析</w:t>
      </w:r>
      <w:r w:rsidR="000464DD">
        <w:rPr>
          <w:rFonts w:hint="eastAsia"/>
        </w:rPr>
        <w:t>流程模型</w:t>
      </w:r>
      <w:r>
        <w:rPr>
          <w:rFonts w:hint="eastAsia"/>
        </w:rPr>
        <w:t>、模拟执行日志时的状态变化而得到：</w:t>
      </w:r>
    </w:p>
    <w:p w14:paraId="5AF32769" w14:textId="77777777" w:rsidR="00601758" w:rsidRDefault="00601758" w:rsidP="00601758">
      <w:pPr>
        <w:ind w:firstLine="420"/>
      </w:pPr>
      <w:r>
        <w:rPr>
          <w:rFonts w:hint="eastAsia"/>
        </w:rPr>
        <w:t xml:space="preserve">(1) </w:t>
      </w:r>
      <w:r>
        <w:rPr>
          <w:rFonts w:hint="eastAsia"/>
        </w:rPr>
        <w:t>计算</w:t>
      </w:r>
      <w:r>
        <w:rPr>
          <w:rFonts w:hint="eastAsia"/>
        </w:rPr>
        <w:t>Fitness</w:t>
      </w:r>
      <w:r>
        <w:rPr>
          <w:rFonts w:hint="eastAsia"/>
        </w:rPr>
        <w:t>时，需要统计每个任务在被执行时，消耗令牌</w:t>
      </w:r>
      <w:r>
        <w:rPr>
          <w:rFonts w:hint="eastAsia"/>
        </w:rPr>
        <w:t xml:space="preserve"> (Token)</w:t>
      </w:r>
      <w:r>
        <w:rPr>
          <w:rFonts w:hint="eastAsia"/>
        </w:rPr>
        <w:t>、产生令牌、残留令牌和缺失令牌的数目；</w:t>
      </w:r>
    </w:p>
    <w:p w14:paraId="3D3BD537" w14:textId="77777777" w:rsidR="00601758" w:rsidRDefault="00601758" w:rsidP="00601758">
      <w:pPr>
        <w:ind w:firstLine="420"/>
      </w:pPr>
      <w:r>
        <w:rPr>
          <w:rFonts w:hint="eastAsia"/>
        </w:rPr>
        <w:t xml:space="preserve">(2) </w:t>
      </w:r>
      <w:r>
        <w:rPr>
          <w:rFonts w:hint="eastAsia"/>
        </w:rPr>
        <w:t>计算</w:t>
      </w:r>
      <w:r>
        <w:rPr>
          <w:rFonts w:hint="eastAsia"/>
        </w:rPr>
        <w:t>Appropriateness</w:t>
      </w:r>
      <w:r>
        <w:rPr>
          <w:rFonts w:hint="eastAsia"/>
        </w:rPr>
        <w:t>时，需要统计每个任务执行时，所有可能被触发的任务数目。</w:t>
      </w:r>
    </w:p>
    <w:p w14:paraId="3B6F724D" w14:textId="77777777" w:rsidR="00601758" w:rsidRDefault="00601758" w:rsidP="00601758">
      <w:pPr>
        <w:ind w:firstLine="420"/>
      </w:pPr>
      <w:r>
        <w:rPr>
          <w:rFonts w:hint="eastAsia"/>
        </w:rPr>
        <w:lastRenderedPageBreak/>
        <w:t>上述提到的</w:t>
      </w:r>
      <w:r>
        <w:rPr>
          <w:rFonts w:hint="eastAsia"/>
        </w:rPr>
        <w:t>Appropriateness</w:t>
      </w:r>
      <w:r>
        <w:rPr>
          <w:rFonts w:hint="eastAsia"/>
        </w:rPr>
        <w:t>可以被扩展成</w:t>
      </w:r>
      <w:r>
        <w:rPr>
          <w:rFonts w:hint="eastAsia"/>
        </w:rPr>
        <w:t>Precision</w:t>
      </w:r>
      <w:r>
        <w:rPr>
          <w:rFonts w:hint="eastAsia"/>
        </w:rPr>
        <w:t>、</w:t>
      </w:r>
      <w:r>
        <w:rPr>
          <w:rFonts w:hint="eastAsia"/>
        </w:rPr>
        <w:t>Generalization</w:t>
      </w:r>
      <w:r>
        <w:rPr>
          <w:rFonts w:hint="eastAsia"/>
        </w:rPr>
        <w:t>和</w:t>
      </w:r>
      <w:r>
        <w:rPr>
          <w:rFonts w:hint="eastAsia"/>
        </w:rPr>
        <w:t>Structureness</w:t>
      </w:r>
      <w:r>
        <w:rPr>
          <w:rFonts w:hint="eastAsia"/>
        </w:rPr>
        <w:t>这三个指标来分别进行衡量</w:t>
      </w:r>
      <w:r w:rsidR="007917A6" w:rsidRPr="007917A6">
        <w:rPr>
          <w:vertAlign w:val="superscript"/>
        </w:rPr>
        <w:fldChar w:fldCharType="begin"/>
      </w:r>
      <w:r w:rsidR="007917A6" w:rsidRPr="007917A6">
        <w:rPr>
          <w:vertAlign w:val="superscript"/>
        </w:rPr>
        <w:instrText xml:space="preserve"> </w:instrText>
      </w:r>
      <w:r w:rsidR="007917A6" w:rsidRPr="007917A6">
        <w:rPr>
          <w:rFonts w:hint="eastAsia"/>
          <w:vertAlign w:val="superscript"/>
        </w:rPr>
        <w:instrText>REF _Ref430454176 \r \h</w:instrText>
      </w:r>
      <w:r w:rsidR="007917A6" w:rsidRPr="007917A6">
        <w:rPr>
          <w:vertAlign w:val="superscript"/>
        </w:rPr>
        <w:instrText xml:space="preserve"> </w:instrText>
      </w:r>
      <w:r w:rsidR="007917A6">
        <w:rPr>
          <w:vertAlign w:val="superscript"/>
        </w:rPr>
        <w:instrText xml:space="preserve"> \* MERGEFORMAT </w:instrText>
      </w:r>
      <w:r w:rsidR="007917A6" w:rsidRPr="007917A6">
        <w:rPr>
          <w:vertAlign w:val="superscript"/>
        </w:rPr>
      </w:r>
      <w:r w:rsidR="007917A6" w:rsidRPr="007917A6">
        <w:rPr>
          <w:vertAlign w:val="superscript"/>
        </w:rPr>
        <w:fldChar w:fldCharType="separate"/>
      </w:r>
      <w:ins w:id="465" w:author="肖永博" w:date="2015-09-22T22:22:00Z">
        <w:r w:rsidR="002C56ED">
          <w:rPr>
            <w:vertAlign w:val="superscript"/>
          </w:rPr>
          <w:t>[21]</w:t>
        </w:r>
      </w:ins>
      <w:del w:id="466" w:author="肖永博" w:date="2015-09-22T22:22:00Z">
        <w:r w:rsidR="00F3369B" w:rsidDel="002C56ED">
          <w:rPr>
            <w:vertAlign w:val="superscript"/>
          </w:rPr>
          <w:delText>[20]</w:delText>
        </w:r>
      </w:del>
      <w:r w:rsidR="007917A6" w:rsidRPr="007917A6">
        <w:rPr>
          <w:vertAlign w:val="superscript"/>
        </w:rPr>
        <w:fldChar w:fldCharType="end"/>
      </w:r>
      <w:r>
        <w:rPr>
          <w:rFonts w:hint="eastAsia"/>
        </w:rPr>
        <w:t>：</w:t>
      </w:r>
    </w:p>
    <w:p w14:paraId="3D80CD36" w14:textId="35193C30" w:rsidR="00601758" w:rsidRDefault="00601758" w:rsidP="00601758">
      <w:pPr>
        <w:ind w:firstLine="420"/>
      </w:pPr>
      <w:r>
        <w:rPr>
          <w:rFonts w:hint="eastAsia"/>
        </w:rPr>
        <w:t>(1)</w:t>
      </w:r>
      <w:r>
        <w:rPr>
          <w:rFonts w:hint="eastAsia"/>
        </w:rPr>
        <w:tab/>
        <w:t>Precision</w:t>
      </w:r>
      <w:r>
        <w:rPr>
          <w:rFonts w:hint="eastAsia"/>
        </w:rPr>
        <w:t>表达了模型刻画日志的精确程度。</w:t>
      </w:r>
      <w:r w:rsidR="00D83796">
        <w:fldChar w:fldCharType="begin"/>
      </w:r>
      <w:r w:rsidR="00D83796">
        <w:instrText xml:space="preserve"> </w:instrText>
      </w:r>
      <w:r w:rsidR="00D83796">
        <w:rPr>
          <w:rFonts w:hint="eastAsia"/>
        </w:rPr>
        <w:instrText>REF _Ref430682478 \h</w:instrText>
      </w:r>
      <w:r w:rsidR="00D83796">
        <w:instrText xml:space="preserve"> </w:instrText>
      </w:r>
      <w:r w:rsidR="00D83796">
        <w:fldChar w:fldCharType="separate"/>
      </w:r>
      <w:ins w:id="467" w:author="肖永博" w:date="2015-09-22T22:22:00Z">
        <w:r w:rsidR="002C56ED">
          <w:rPr>
            <w:rFonts w:hint="eastAsia"/>
          </w:rPr>
          <w:t>图</w:t>
        </w:r>
        <w:r w:rsidR="002C56ED">
          <w:rPr>
            <w:rFonts w:hint="eastAsia"/>
          </w:rPr>
          <w:t xml:space="preserve"> </w:t>
        </w:r>
        <w:r w:rsidR="002C56ED">
          <w:rPr>
            <w:noProof/>
          </w:rPr>
          <w:t>2</w:t>
        </w:r>
        <w:r w:rsidR="002C56ED">
          <w:noBreakHyphen/>
        </w:r>
        <w:r w:rsidR="002C56ED">
          <w:rPr>
            <w:noProof/>
          </w:rPr>
          <w:t>6</w:t>
        </w:r>
      </w:ins>
      <w:del w:id="468" w:author="肖永博" w:date="2015-09-22T22:22:00Z">
        <w:r w:rsidR="00D83796" w:rsidDel="002C56ED">
          <w:rPr>
            <w:rFonts w:hint="eastAsia"/>
          </w:rPr>
          <w:delText>图</w:delText>
        </w:r>
        <w:r w:rsidR="00D83796" w:rsidDel="002C56ED">
          <w:rPr>
            <w:rFonts w:hint="eastAsia"/>
          </w:rPr>
          <w:delText xml:space="preserve"> </w:delText>
        </w:r>
        <w:r w:rsidR="00D83796" w:rsidDel="002C56ED">
          <w:rPr>
            <w:noProof/>
          </w:rPr>
          <w:delText>2</w:delText>
        </w:r>
        <w:r w:rsidR="00D83796" w:rsidDel="002C56ED">
          <w:noBreakHyphen/>
        </w:r>
        <w:r w:rsidR="00D83796" w:rsidDel="002C56ED">
          <w:rPr>
            <w:noProof/>
          </w:rPr>
          <w:delText>5</w:delText>
        </w:r>
      </w:del>
      <w:r w:rsidR="00D83796">
        <w:fldChar w:fldCharType="end"/>
      </w:r>
      <w:r>
        <w:rPr>
          <w:rFonts w:hint="eastAsia"/>
        </w:rPr>
        <w:t>(d)</w:t>
      </w:r>
      <w:r>
        <w:rPr>
          <w:rFonts w:hint="eastAsia"/>
        </w:rPr>
        <w:t>中的模型可以允许活动</w:t>
      </w:r>
      <w:r>
        <w:rPr>
          <w:rFonts w:hint="eastAsia"/>
        </w:rPr>
        <w:t>A-I</w:t>
      </w:r>
      <w:r>
        <w:rPr>
          <w:rFonts w:hint="eastAsia"/>
        </w:rPr>
        <w:t>以任意的顺序执行，因此这个模型有很好的</w:t>
      </w:r>
      <w:r>
        <w:rPr>
          <w:rFonts w:hint="eastAsia"/>
        </w:rPr>
        <w:t>Fitness</w:t>
      </w:r>
      <w:r>
        <w:rPr>
          <w:rFonts w:hint="eastAsia"/>
        </w:rPr>
        <w:t>但是它的</w:t>
      </w:r>
      <w:r>
        <w:rPr>
          <w:rFonts w:hint="eastAsia"/>
        </w:rPr>
        <w:t>Precision</w:t>
      </w:r>
      <w:r>
        <w:rPr>
          <w:rFonts w:hint="eastAsia"/>
        </w:rPr>
        <w:t>却很低。</w:t>
      </w:r>
    </w:p>
    <w:p w14:paraId="114D7746" w14:textId="77777777" w:rsidR="00601758" w:rsidRDefault="00601758" w:rsidP="00601758">
      <w:pPr>
        <w:ind w:firstLine="420"/>
      </w:pPr>
      <w:r>
        <w:rPr>
          <w:rFonts w:hint="eastAsia"/>
        </w:rPr>
        <w:t>(2)</w:t>
      </w:r>
      <w:r>
        <w:rPr>
          <w:rFonts w:hint="eastAsia"/>
        </w:rPr>
        <w:tab/>
        <w:t>Generalization</w:t>
      </w:r>
      <w:r>
        <w:rPr>
          <w:rFonts w:hint="eastAsia"/>
        </w:rPr>
        <w:t>表达了模型的平凡程度。如果一个模型仅仅能够表达日志中发现的行为而不能表达的更多，那么这个模型的</w:t>
      </w:r>
      <w:r>
        <w:rPr>
          <w:rFonts w:hint="eastAsia"/>
        </w:rPr>
        <w:t>Generalization</w:t>
      </w:r>
      <w:r>
        <w:rPr>
          <w:rFonts w:hint="eastAsia"/>
        </w:rPr>
        <w:t>就会较低。</w:t>
      </w:r>
    </w:p>
    <w:p w14:paraId="63E5660F" w14:textId="77777777" w:rsidR="00601758" w:rsidRDefault="00601758" w:rsidP="00601758">
      <w:pPr>
        <w:ind w:firstLine="420"/>
      </w:pPr>
      <w:r>
        <w:rPr>
          <w:rFonts w:hint="eastAsia"/>
        </w:rPr>
        <w:t>(3)</w:t>
      </w:r>
      <w:r>
        <w:rPr>
          <w:rFonts w:hint="eastAsia"/>
        </w:rPr>
        <w:tab/>
        <w:t>Structureness</w:t>
      </w:r>
      <w:r>
        <w:rPr>
          <w:rFonts w:hint="eastAsia"/>
        </w:rPr>
        <w:t>依据建模语言来描述流程模型结构复杂度。如果一个模型有很多重复任务或者有很多不必要的</w:t>
      </w:r>
      <w:r>
        <w:rPr>
          <w:rFonts w:hint="eastAsia"/>
        </w:rPr>
        <w:t>and/xor</w:t>
      </w:r>
      <w:r>
        <w:rPr>
          <w:rFonts w:hint="eastAsia"/>
        </w:rPr>
        <w:t>结构，同时这个模型可以在一定程度上得到简化得到一个结构更小的模型，那么这个模型的</w:t>
      </w:r>
      <w:r>
        <w:rPr>
          <w:rFonts w:hint="eastAsia"/>
        </w:rPr>
        <w:t>Structureness</w:t>
      </w:r>
      <w:r>
        <w:rPr>
          <w:rFonts w:hint="eastAsia"/>
        </w:rPr>
        <w:t>就会较低。</w:t>
      </w:r>
    </w:p>
    <w:p w14:paraId="72893F0A" w14:textId="77777777" w:rsidR="00226282" w:rsidRDefault="00601758" w:rsidP="00226282">
      <w:pPr>
        <w:keepNext/>
        <w:jc w:val="center"/>
      </w:pPr>
      <w:r>
        <w:rPr>
          <w:rFonts w:hint="eastAsia"/>
          <w:noProof/>
          <w:sz w:val="24"/>
        </w:rPr>
        <w:lastRenderedPageBreak/>
        <w:drawing>
          <wp:inline distT="0" distB="0" distL="0" distR="0" wp14:anchorId="5F6BF4C6" wp14:editId="4B9A389B">
            <wp:extent cx="5274310" cy="8093338"/>
            <wp:effectExtent l="0" t="0" r="2540" b="3175"/>
            <wp:docPr id="6" name="图片 6" descr="屏幕快照%202015-09-15%20下午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屏幕快照%202015-09-15%20下午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8093338"/>
                    </a:xfrm>
                    <a:prstGeom prst="rect">
                      <a:avLst/>
                    </a:prstGeom>
                    <a:noFill/>
                    <a:ln>
                      <a:noFill/>
                    </a:ln>
                  </pic:spPr>
                </pic:pic>
              </a:graphicData>
            </a:graphic>
          </wp:inline>
        </w:drawing>
      </w:r>
    </w:p>
    <w:p w14:paraId="16444A90" w14:textId="2D41A43D" w:rsidR="00601758" w:rsidRDefault="00226282" w:rsidP="00226282">
      <w:pPr>
        <w:pStyle w:val="a7"/>
        <w:jc w:val="center"/>
      </w:pPr>
      <w:bookmarkStart w:id="469" w:name="_Ref430682478"/>
      <w:r>
        <w:rPr>
          <w:rFonts w:hint="eastAsia"/>
        </w:rPr>
        <w:t>图</w:t>
      </w:r>
      <w:r>
        <w:rPr>
          <w:rFonts w:hint="eastAsia"/>
        </w:rPr>
        <w:t xml:space="preserve"> </w:t>
      </w:r>
      <w:ins w:id="470" w:author="肖永博" w:date="2015-09-22T16:08:00Z">
        <w:r w:rsidR="006330CD">
          <w:fldChar w:fldCharType="begin"/>
        </w:r>
        <w:r w:rsidR="006330CD">
          <w:instrText xml:space="preserve"> </w:instrText>
        </w:r>
        <w:r w:rsidR="006330CD">
          <w:rPr>
            <w:rFonts w:hint="eastAsia"/>
          </w:rPr>
          <w:instrText>STYLEREF 1 \s</w:instrText>
        </w:r>
        <w:r w:rsidR="006330CD">
          <w:instrText xml:space="preserve"> </w:instrText>
        </w:r>
      </w:ins>
      <w:r w:rsidR="006330CD">
        <w:fldChar w:fldCharType="separate"/>
      </w:r>
      <w:r w:rsidR="002C56ED">
        <w:rPr>
          <w:noProof/>
        </w:rPr>
        <w:t>2</w:t>
      </w:r>
      <w:ins w:id="471" w:author="肖永博" w:date="2015-09-22T16:08:00Z">
        <w:r w:rsidR="006330CD">
          <w:fldChar w:fldCharType="end"/>
        </w:r>
        <w:r w:rsidR="006330CD">
          <w:noBreakHyphen/>
        </w:r>
        <w:r w:rsidR="006330CD">
          <w:fldChar w:fldCharType="begin"/>
        </w:r>
        <w:r w:rsidR="006330CD">
          <w:instrText xml:space="preserve"> </w:instrText>
        </w:r>
        <w:r w:rsidR="006330CD">
          <w:rPr>
            <w:rFonts w:hint="eastAsia"/>
          </w:rPr>
          <w:instrText xml:space="preserve">SEQ </w:instrText>
        </w:r>
        <w:r w:rsidR="006330CD">
          <w:rPr>
            <w:rFonts w:hint="eastAsia"/>
          </w:rPr>
          <w:instrText>图</w:instrText>
        </w:r>
        <w:r w:rsidR="006330CD">
          <w:rPr>
            <w:rFonts w:hint="eastAsia"/>
          </w:rPr>
          <w:instrText xml:space="preserve"> \* ARABIC \s 1</w:instrText>
        </w:r>
        <w:r w:rsidR="006330CD">
          <w:instrText xml:space="preserve"> </w:instrText>
        </w:r>
      </w:ins>
      <w:r w:rsidR="006330CD">
        <w:fldChar w:fldCharType="separate"/>
      </w:r>
      <w:ins w:id="472" w:author="肖永博" w:date="2015-09-22T22:22:00Z">
        <w:r w:rsidR="002C56ED">
          <w:rPr>
            <w:noProof/>
          </w:rPr>
          <w:t>6</w:t>
        </w:r>
      </w:ins>
      <w:ins w:id="473" w:author="肖永博" w:date="2015-09-22T16:08:00Z">
        <w:r w:rsidR="006330CD">
          <w:fldChar w:fldCharType="end"/>
        </w:r>
      </w:ins>
      <w:del w:id="474" w:author="肖永博" w:date="2015-09-22T16:08:00Z">
        <w:r w:rsidR="00F16FF0" w:rsidDel="006330CD">
          <w:fldChar w:fldCharType="begin"/>
        </w:r>
        <w:r w:rsidR="00F16FF0" w:rsidDel="006330CD">
          <w:delInstrText xml:space="preserve"> </w:delInstrText>
        </w:r>
        <w:r w:rsidR="00F16FF0" w:rsidDel="006330CD">
          <w:rPr>
            <w:rFonts w:hint="eastAsia"/>
          </w:rPr>
          <w:delInstrText>STYLEREF 1 \s</w:delInstrText>
        </w:r>
        <w:r w:rsidR="00F16FF0" w:rsidDel="006330CD">
          <w:delInstrText xml:space="preserve"> </w:delInstrText>
        </w:r>
        <w:r w:rsidR="00F16FF0" w:rsidDel="006330CD">
          <w:fldChar w:fldCharType="separate"/>
        </w:r>
        <w:r w:rsidR="00F16FF0" w:rsidDel="006330CD">
          <w:rPr>
            <w:noProof/>
          </w:rPr>
          <w:delText>2</w:delText>
        </w:r>
        <w:r w:rsidR="00F16FF0" w:rsidDel="006330CD">
          <w:fldChar w:fldCharType="end"/>
        </w:r>
        <w:r w:rsidR="00F16FF0" w:rsidDel="006330CD">
          <w:noBreakHyphen/>
        </w:r>
        <w:r w:rsidR="00F16FF0" w:rsidDel="006330CD">
          <w:fldChar w:fldCharType="begin"/>
        </w:r>
        <w:r w:rsidR="00F16FF0" w:rsidDel="006330CD">
          <w:delInstrText xml:space="preserve"> </w:delInstrText>
        </w:r>
        <w:r w:rsidR="00F16FF0" w:rsidDel="006330CD">
          <w:rPr>
            <w:rFonts w:hint="eastAsia"/>
          </w:rPr>
          <w:delInstrText xml:space="preserve">SEQ </w:delInstrText>
        </w:r>
        <w:r w:rsidR="00F16FF0" w:rsidDel="006330CD">
          <w:rPr>
            <w:rFonts w:hint="eastAsia"/>
          </w:rPr>
          <w:delInstrText>图</w:delInstrText>
        </w:r>
        <w:r w:rsidR="00F16FF0" w:rsidDel="006330CD">
          <w:rPr>
            <w:rFonts w:hint="eastAsia"/>
          </w:rPr>
          <w:delInstrText xml:space="preserve"> \* ARABIC \s 1</w:delInstrText>
        </w:r>
        <w:r w:rsidR="00F16FF0" w:rsidDel="006330CD">
          <w:delInstrText xml:space="preserve"> </w:delInstrText>
        </w:r>
        <w:r w:rsidR="00F16FF0" w:rsidDel="006330CD">
          <w:fldChar w:fldCharType="separate"/>
        </w:r>
        <w:r w:rsidR="00F16FF0" w:rsidDel="006330CD">
          <w:rPr>
            <w:noProof/>
          </w:rPr>
          <w:delText>6</w:delText>
        </w:r>
        <w:r w:rsidR="00F16FF0" w:rsidDel="006330CD">
          <w:fldChar w:fldCharType="end"/>
        </w:r>
      </w:del>
      <w:bookmarkEnd w:id="469"/>
      <w:r>
        <w:t xml:space="preserve"> (a)</w:t>
      </w:r>
      <w:r>
        <w:t>为一个事件日志</w:t>
      </w:r>
      <w:r>
        <w:rPr>
          <w:rFonts w:hint="eastAsia"/>
        </w:rPr>
        <w:t>，</w:t>
      </w:r>
      <w:r>
        <w:rPr>
          <w:rFonts w:hint="eastAsia"/>
        </w:rPr>
        <w:t>(</w:t>
      </w:r>
      <w:r>
        <w:t>b)-(d)</w:t>
      </w:r>
      <w:r>
        <w:t>为四个能够产生事件日志</w:t>
      </w:r>
      <w:r>
        <w:rPr>
          <w:rFonts w:hint="eastAsia"/>
        </w:rPr>
        <w:t>(</w:t>
      </w:r>
      <w:r>
        <w:t>a)</w:t>
      </w:r>
      <w:r>
        <w:t>的模型</w:t>
      </w:r>
    </w:p>
    <w:p w14:paraId="54ED2764" w14:textId="4175A187" w:rsidR="00601758" w:rsidRDefault="00081D27" w:rsidP="00601758">
      <w:pPr>
        <w:ind w:firstLine="420"/>
      </w:pPr>
      <w:r>
        <w:fldChar w:fldCharType="begin"/>
      </w:r>
      <w:r>
        <w:instrText xml:space="preserve"> </w:instrText>
      </w:r>
      <w:r>
        <w:rPr>
          <w:rFonts w:hint="eastAsia"/>
        </w:rPr>
        <w:instrText>REF _Ref430682478 \h</w:instrText>
      </w:r>
      <w:r>
        <w:instrText xml:space="preserve"> </w:instrText>
      </w:r>
      <w:r>
        <w:fldChar w:fldCharType="separate"/>
      </w:r>
      <w:ins w:id="475" w:author="肖永博" w:date="2015-09-22T22:22:00Z">
        <w:r w:rsidR="002C56ED">
          <w:rPr>
            <w:rFonts w:hint="eastAsia"/>
          </w:rPr>
          <w:t>图</w:t>
        </w:r>
        <w:r w:rsidR="002C56ED">
          <w:rPr>
            <w:rFonts w:hint="eastAsia"/>
          </w:rPr>
          <w:t xml:space="preserve"> </w:t>
        </w:r>
        <w:r w:rsidR="002C56ED">
          <w:rPr>
            <w:noProof/>
          </w:rPr>
          <w:t>2</w:t>
        </w:r>
        <w:r w:rsidR="002C56ED">
          <w:noBreakHyphen/>
        </w:r>
        <w:r w:rsidR="002C56ED">
          <w:rPr>
            <w:noProof/>
          </w:rPr>
          <w:t>6</w:t>
        </w:r>
      </w:ins>
      <w:del w:id="476" w:author="肖永博" w:date="2015-09-22T22:22:00Z">
        <w:r w:rsidDel="002C56ED">
          <w:rPr>
            <w:rFonts w:hint="eastAsia"/>
          </w:rPr>
          <w:delText>图</w:delText>
        </w:r>
        <w:r w:rsidDel="002C56ED">
          <w:rPr>
            <w:rFonts w:hint="eastAsia"/>
          </w:rPr>
          <w:delText xml:space="preserve"> </w:delText>
        </w:r>
        <w:r w:rsidDel="002C56ED">
          <w:rPr>
            <w:noProof/>
          </w:rPr>
          <w:delText>2</w:delText>
        </w:r>
        <w:r w:rsidDel="002C56ED">
          <w:noBreakHyphen/>
        </w:r>
        <w:r w:rsidDel="002C56ED">
          <w:rPr>
            <w:noProof/>
          </w:rPr>
          <w:delText>5</w:delText>
        </w:r>
      </w:del>
      <w:r>
        <w:fldChar w:fldCharType="end"/>
      </w:r>
      <w:r w:rsidR="00601758">
        <w:rPr>
          <w:rFonts w:hint="eastAsia"/>
        </w:rPr>
        <w:t>中展示了一个事件日志</w:t>
      </w:r>
      <w:r w:rsidR="00601758">
        <w:rPr>
          <w:rFonts w:hint="eastAsia"/>
        </w:rPr>
        <w:t>(a)</w:t>
      </w:r>
      <w:r w:rsidR="00601758">
        <w:rPr>
          <w:rFonts w:hint="eastAsia"/>
        </w:rPr>
        <w:t>以及四个不同的流程模型</w:t>
      </w:r>
      <w:r w:rsidR="00601758">
        <w:rPr>
          <w:rFonts w:hint="eastAsia"/>
        </w:rPr>
        <w:t>(b)-(e)</w:t>
      </w:r>
      <w:r w:rsidR="00601758">
        <w:rPr>
          <w:rFonts w:hint="eastAsia"/>
        </w:rPr>
        <w:t>。相较于模型</w:t>
      </w:r>
      <w:r w:rsidR="00601758">
        <w:rPr>
          <w:rFonts w:hint="eastAsia"/>
        </w:rPr>
        <w:t>(c)</w:t>
      </w:r>
      <w:r w:rsidR="00601758">
        <w:rPr>
          <w:rFonts w:hint="eastAsia"/>
        </w:rPr>
        <w:t>、</w:t>
      </w:r>
      <w:r w:rsidR="00601758">
        <w:rPr>
          <w:rFonts w:hint="eastAsia"/>
        </w:rPr>
        <w:t>(d)</w:t>
      </w:r>
      <w:r w:rsidR="00601758">
        <w:rPr>
          <w:rFonts w:hint="eastAsia"/>
        </w:rPr>
        <w:t>、</w:t>
      </w:r>
      <w:r w:rsidR="00601758">
        <w:rPr>
          <w:rFonts w:hint="eastAsia"/>
        </w:rPr>
        <w:t>(e)</w:t>
      </w:r>
      <w:r w:rsidR="00601758">
        <w:rPr>
          <w:rFonts w:hint="eastAsia"/>
        </w:rPr>
        <w:t>，模型</w:t>
      </w:r>
      <w:r w:rsidR="00601758">
        <w:rPr>
          <w:rFonts w:hint="eastAsia"/>
        </w:rPr>
        <w:t>(b)</w:t>
      </w:r>
      <w:r w:rsidR="00601758">
        <w:rPr>
          <w:rFonts w:hint="eastAsia"/>
        </w:rPr>
        <w:t>是对日志</w:t>
      </w:r>
      <w:r w:rsidR="00601758">
        <w:rPr>
          <w:rFonts w:hint="eastAsia"/>
        </w:rPr>
        <w:t>(a)</w:t>
      </w:r>
      <w:r w:rsidR="00601758">
        <w:rPr>
          <w:rFonts w:hint="eastAsia"/>
        </w:rPr>
        <w:t>的一个好的模型描述。对于模型</w:t>
      </w:r>
      <w:r w:rsidR="00601758">
        <w:rPr>
          <w:rFonts w:hint="eastAsia"/>
        </w:rPr>
        <w:t>(d)</w:t>
      </w:r>
      <w:r w:rsidR="00601758">
        <w:rPr>
          <w:rFonts w:hint="eastAsia"/>
        </w:rPr>
        <w:t>，它能够再现活动</w:t>
      </w:r>
      <w:r w:rsidR="00601758">
        <w:rPr>
          <w:rFonts w:hint="eastAsia"/>
        </w:rPr>
        <w:t>A-I</w:t>
      </w:r>
      <w:r w:rsidR="00601758">
        <w:rPr>
          <w:rFonts w:hint="eastAsia"/>
        </w:rPr>
        <w:t>以任意顺</w:t>
      </w:r>
      <w:r w:rsidR="00601758">
        <w:rPr>
          <w:rFonts w:hint="eastAsia"/>
        </w:rPr>
        <w:lastRenderedPageBreak/>
        <w:t>序进行排列而构成的轨迹，因此模型</w:t>
      </w:r>
      <w:r w:rsidR="00601758">
        <w:rPr>
          <w:rFonts w:hint="eastAsia"/>
        </w:rPr>
        <w:t>(d)</w:t>
      </w:r>
      <w:r w:rsidR="00601758">
        <w:rPr>
          <w:rFonts w:hint="eastAsia"/>
        </w:rPr>
        <w:t>的</w:t>
      </w:r>
      <w:r w:rsidR="00601758">
        <w:rPr>
          <w:rFonts w:hint="eastAsia"/>
        </w:rPr>
        <w:t>Fitness</w:t>
      </w:r>
      <w:r w:rsidR="00601758">
        <w:rPr>
          <w:rFonts w:hint="eastAsia"/>
        </w:rPr>
        <w:t>是很好的，但是它的</w:t>
      </w:r>
      <w:r w:rsidR="00601758">
        <w:rPr>
          <w:rFonts w:hint="eastAsia"/>
        </w:rPr>
        <w:t>Precision</w:t>
      </w:r>
      <w:r w:rsidR="00601758">
        <w:rPr>
          <w:rFonts w:hint="eastAsia"/>
        </w:rPr>
        <w:t>却很差。对于模型</w:t>
      </w:r>
      <w:r w:rsidR="00601758">
        <w:rPr>
          <w:rFonts w:hint="eastAsia"/>
        </w:rPr>
        <w:t>(c)</w:t>
      </w:r>
      <w:r w:rsidR="00601758">
        <w:rPr>
          <w:rFonts w:hint="eastAsia"/>
        </w:rPr>
        <w:t>，它严格地仅能产生出</w:t>
      </w:r>
      <w:r w:rsidR="00601758">
        <w:rPr>
          <w:rFonts w:hint="eastAsia"/>
        </w:rPr>
        <w:t>&lt;ABDEI&gt;</w:t>
      </w:r>
      <w:r w:rsidR="00601758">
        <w:rPr>
          <w:rFonts w:hint="eastAsia"/>
        </w:rPr>
        <w:t>一种轨迹，而对于日志</w:t>
      </w:r>
      <w:r w:rsidR="00601758">
        <w:rPr>
          <w:rFonts w:hint="eastAsia"/>
        </w:rPr>
        <w:t>(a)</w:t>
      </w:r>
      <w:r w:rsidR="00601758">
        <w:rPr>
          <w:rFonts w:hint="eastAsia"/>
        </w:rPr>
        <w:t>中的其他序列，模型</w:t>
      </w:r>
      <w:r w:rsidR="00601758">
        <w:rPr>
          <w:rFonts w:hint="eastAsia"/>
        </w:rPr>
        <w:t>(c)</w:t>
      </w:r>
      <w:r w:rsidR="00601758">
        <w:rPr>
          <w:rFonts w:hint="eastAsia"/>
        </w:rPr>
        <w:t>无法再现它们。类似地，对于模型</w:t>
      </w:r>
      <w:r w:rsidR="00601758">
        <w:rPr>
          <w:rFonts w:hint="eastAsia"/>
        </w:rPr>
        <w:t>(e)</w:t>
      </w:r>
      <w:r w:rsidR="00601758">
        <w:rPr>
          <w:rFonts w:hint="eastAsia"/>
        </w:rPr>
        <w:t>，它严格地仅能产生出日志</w:t>
      </w:r>
      <w:r w:rsidR="00601758">
        <w:rPr>
          <w:rFonts w:hint="eastAsia"/>
        </w:rPr>
        <w:t>(a)</w:t>
      </w:r>
      <w:r w:rsidR="00601758">
        <w:rPr>
          <w:rFonts w:hint="eastAsia"/>
        </w:rPr>
        <w:t>中的五个轨迹。因此这两个模型的</w:t>
      </w:r>
      <w:r w:rsidR="00601758">
        <w:rPr>
          <w:rFonts w:hint="eastAsia"/>
        </w:rPr>
        <w:t>Generalization</w:t>
      </w:r>
      <w:r w:rsidR="00601758">
        <w:rPr>
          <w:rFonts w:hint="eastAsia"/>
        </w:rPr>
        <w:t>都很差。对于模型</w:t>
      </w:r>
      <w:r w:rsidR="00601758">
        <w:rPr>
          <w:rFonts w:hint="eastAsia"/>
        </w:rPr>
        <w:t>(e)</w:t>
      </w:r>
      <w:r w:rsidR="00601758">
        <w:rPr>
          <w:rFonts w:hint="eastAsia"/>
        </w:rPr>
        <w:t>，虽然它有很好的</w:t>
      </w:r>
      <w:r w:rsidR="00601758">
        <w:rPr>
          <w:rFonts w:hint="eastAsia"/>
        </w:rPr>
        <w:t>Fitness</w:t>
      </w:r>
      <w:r w:rsidR="00601758">
        <w:rPr>
          <w:rFonts w:hint="eastAsia"/>
        </w:rPr>
        <w:t>和</w:t>
      </w:r>
      <w:r w:rsidR="00601758">
        <w:rPr>
          <w:rFonts w:hint="eastAsia"/>
        </w:rPr>
        <w:t>Precision</w:t>
      </w:r>
      <w:r w:rsidR="00601758">
        <w:rPr>
          <w:rFonts w:hint="eastAsia"/>
        </w:rPr>
        <w:t>，但是它的表达相较于其他三个模型来说过于复杂，因此它的</w:t>
      </w:r>
      <w:r w:rsidR="00601758">
        <w:rPr>
          <w:rFonts w:hint="eastAsia"/>
        </w:rPr>
        <w:t>Structureness</w:t>
      </w:r>
      <w:r w:rsidR="00601758">
        <w:rPr>
          <w:rFonts w:hint="eastAsia"/>
        </w:rPr>
        <w:t>很低。</w:t>
      </w:r>
    </w:p>
    <w:p w14:paraId="290D0032" w14:textId="77777777" w:rsidR="00601758" w:rsidRDefault="00601758" w:rsidP="00601758">
      <w:pPr>
        <w:ind w:firstLine="420"/>
      </w:pPr>
      <w:r>
        <w:rPr>
          <w:rFonts w:hint="eastAsia"/>
        </w:rPr>
        <w:t>在进行符合性检测时，实际上是需要上述几种维度一起作为衡量指标来评价模型的好坏的。然而近年来，人们对模型质量的评价往往是仅基于</w:t>
      </w:r>
      <w:r>
        <w:rPr>
          <w:rFonts w:hint="eastAsia"/>
        </w:rPr>
        <w:t>Fitness</w:t>
      </w:r>
      <w:r>
        <w:rPr>
          <w:rFonts w:hint="eastAsia"/>
        </w:rPr>
        <w:t>这一维度的。对此，</w:t>
      </w:r>
      <w:r>
        <w:rPr>
          <w:rFonts w:hint="eastAsia"/>
        </w:rPr>
        <w:t>Adriansyah</w:t>
      </w:r>
      <w:r>
        <w:rPr>
          <w:rFonts w:hint="eastAsia"/>
        </w:rPr>
        <w:t>等人和</w:t>
      </w:r>
      <w:r w:rsidR="0067563C">
        <w:t>Weerdt</w:t>
      </w:r>
      <w:r>
        <w:rPr>
          <w:rFonts w:hint="eastAsia"/>
        </w:rPr>
        <w:t>等人分别在</w:t>
      </w:r>
      <w:r w:rsidR="0067563C">
        <w:fldChar w:fldCharType="begin"/>
      </w:r>
      <w:r w:rsidR="0067563C">
        <w:instrText xml:space="preserve"> </w:instrText>
      </w:r>
      <w:r w:rsidR="0067563C">
        <w:rPr>
          <w:rFonts w:hint="eastAsia"/>
        </w:rPr>
        <w:instrText>REF _Ref430510017 \r \h</w:instrText>
      </w:r>
      <w:r w:rsidR="0067563C">
        <w:instrText xml:space="preserve"> </w:instrText>
      </w:r>
      <w:r w:rsidR="0067563C">
        <w:fldChar w:fldCharType="separate"/>
      </w:r>
      <w:ins w:id="477" w:author="肖永博" w:date="2015-09-22T22:22:00Z">
        <w:r w:rsidR="002C56ED">
          <w:t>[17]</w:t>
        </w:r>
      </w:ins>
      <w:del w:id="478" w:author="肖永博" w:date="2015-09-22T22:22:00Z">
        <w:r w:rsidR="00F3369B" w:rsidDel="002C56ED">
          <w:delText>[16]</w:delText>
        </w:r>
      </w:del>
      <w:r w:rsidR="0067563C">
        <w:fldChar w:fldCharType="end"/>
      </w:r>
      <w:r>
        <w:rPr>
          <w:rFonts w:hint="eastAsia"/>
        </w:rPr>
        <w:t>和</w:t>
      </w:r>
      <w:r w:rsidR="00462ACD">
        <w:fldChar w:fldCharType="begin"/>
      </w:r>
      <w:r w:rsidR="00462ACD">
        <w:instrText xml:space="preserve"> </w:instrText>
      </w:r>
      <w:r w:rsidR="00462ACD">
        <w:rPr>
          <w:rFonts w:hint="eastAsia"/>
        </w:rPr>
        <w:instrText>REF _Ref430510255 \r \h</w:instrText>
      </w:r>
      <w:r w:rsidR="00462ACD">
        <w:instrText xml:space="preserve"> </w:instrText>
      </w:r>
      <w:r w:rsidR="00462ACD">
        <w:fldChar w:fldCharType="separate"/>
      </w:r>
      <w:ins w:id="479" w:author="肖永博" w:date="2015-09-22T22:22:00Z">
        <w:r w:rsidR="002C56ED">
          <w:t>[20]</w:t>
        </w:r>
      </w:ins>
      <w:del w:id="480" w:author="肖永博" w:date="2015-09-22T22:22:00Z">
        <w:r w:rsidR="00F3369B" w:rsidDel="002C56ED">
          <w:delText>[19]</w:delText>
        </w:r>
      </w:del>
      <w:r w:rsidR="00462ACD">
        <w:fldChar w:fldCharType="end"/>
      </w:r>
      <w:r>
        <w:rPr>
          <w:rFonts w:hint="eastAsia"/>
        </w:rPr>
        <w:t>中，阐释了</w:t>
      </w:r>
      <w:r>
        <w:rPr>
          <w:rFonts w:hint="eastAsia"/>
        </w:rPr>
        <w:t>Precision</w:t>
      </w:r>
      <w:r>
        <w:rPr>
          <w:rFonts w:hint="eastAsia"/>
        </w:rPr>
        <w:t>和</w:t>
      </w:r>
      <w:r>
        <w:rPr>
          <w:rFonts w:hint="eastAsia"/>
        </w:rPr>
        <w:t>Generalization</w:t>
      </w:r>
      <w:r>
        <w:rPr>
          <w:rFonts w:hint="eastAsia"/>
        </w:rPr>
        <w:t>这两个维度对于符合性检测的重要性和相应的检测方法。</w:t>
      </w:r>
    </w:p>
    <w:p w14:paraId="72CD41F9" w14:textId="77777777" w:rsidR="00601758" w:rsidRDefault="00601758" w:rsidP="00601758">
      <w:pPr>
        <w:ind w:firstLine="420"/>
      </w:pPr>
      <w:r>
        <w:rPr>
          <w:rFonts w:hint="eastAsia"/>
        </w:rPr>
        <w:t>与传统的计算</w:t>
      </w:r>
      <w:r>
        <w:rPr>
          <w:rFonts w:hint="eastAsia"/>
        </w:rPr>
        <w:t>Precision</w:t>
      </w:r>
      <w:r w:rsidR="00A10E4C">
        <w:t>方法</w:t>
      </w:r>
      <w:r>
        <w:rPr>
          <w:rFonts w:hint="eastAsia"/>
        </w:rPr>
        <w:t>相不同</w:t>
      </w:r>
      <w:r w:rsidR="00462ACD" w:rsidRPr="00A10E4C">
        <w:rPr>
          <w:vertAlign w:val="superscript"/>
        </w:rPr>
        <w:fldChar w:fldCharType="begin"/>
      </w:r>
      <w:r w:rsidR="00462ACD" w:rsidRPr="00A10E4C">
        <w:rPr>
          <w:vertAlign w:val="superscript"/>
        </w:rPr>
        <w:instrText xml:space="preserve"> </w:instrText>
      </w:r>
      <w:r w:rsidR="00462ACD" w:rsidRPr="00A10E4C">
        <w:rPr>
          <w:rFonts w:hint="eastAsia"/>
          <w:vertAlign w:val="superscript"/>
        </w:rPr>
        <w:instrText>REF _Ref430510405 \r \h</w:instrText>
      </w:r>
      <w:r w:rsidR="00462ACD" w:rsidRPr="00A10E4C">
        <w:rPr>
          <w:vertAlign w:val="superscript"/>
        </w:rPr>
        <w:instrText xml:space="preserve"> </w:instrText>
      </w:r>
      <w:r w:rsidR="00A10E4C">
        <w:rPr>
          <w:vertAlign w:val="superscript"/>
        </w:rPr>
        <w:instrText xml:space="preserve"> \* MERGEFORMAT </w:instrText>
      </w:r>
      <w:r w:rsidR="00462ACD" w:rsidRPr="00A10E4C">
        <w:rPr>
          <w:vertAlign w:val="superscript"/>
        </w:rPr>
      </w:r>
      <w:r w:rsidR="00462ACD" w:rsidRPr="00A10E4C">
        <w:rPr>
          <w:vertAlign w:val="superscript"/>
        </w:rPr>
        <w:fldChar w:fldCharType="separate"/>
      </w:r>
      <w:ins w:id="481" w:author="肖永博" w:date="2015-09-22T22:22:00Z">
        <w:r w:rsidR="002C56ED">
          <w:rPr>
            <w:vertAlign w:val="superscript"/>
          </w:rPr>
          <w:t>[18]</w:t>
        </w:r>
      </w:ins>
      <w:del w:id="482" w:author="肖永博" w:date="2015-09-22T22:22:00Z">
        <w:r w:rsidR="00F3369B" w:rsidDel="002C56ED">
          <w:rPr>
            <w:vertAlign w:val="superscript"/>
          </w:rPr>
          <w:delText>[17]</w:delText>
        </w:r>
      </w:del>
      <w:r w:rsidR="00462ACD" w:rsidRPr="00A10E4C">
        <w:rPr>
          <w:vertAlign w:val="superscript"/>
        </w:rPr>
        <w:fldChar w:fldCharType="end"/>
      </w:r>
      <w:r w:rsidRPr="00A10E4C">
        <w:rPr>
          <w:rFonts w:hint="eastAsia"/>
          <w:vertAlign w:val="superscript"/>
        </w:rPr>
        <w:t xml:space="preserve"> </w:t>
      </w:r>
      <w:r w:rsidR="00A10E4C" w:rsidRPr="00A10E4C">
        <w:rPr>
          <w:vertAlign w:val="superscript"/>
        </w:rPr>
        <w:fldChar w:fldCharType="begin"/>
      </w:r>
      <w:r w:rsidR="00A10E4C" w:rsidRPr="00A10E4C">
        <w:rPr>
          <w:vertAlign w:val="superscript"/>
        </w:rPr>
        <w:instrText xml:space="preserve"> </w:instrText>
      </w:r>
      <w:r w:rsidR="00A10E4C" w:rsidRPr="00A10E4C">
        <w:rPr>
          <w:rFonts w:hint="eastAsia"/>
          <w:vertAlign w:val="superscript"/>
        </w:rPr>
        <w:instrText>REF _Ref430510479 \r \h</w:instrText>
      </w:r>
      <w:r w:rsidR="00A10E4C" w:rsidRPr="00A10E4C">
        <w:rPr>
          <w:vertAlign w:val="superscript"/>
        </w:rPr>
        <w:instrText xml:space="preserve"> </w:instrText>
      </w:r>
      <w:r w:rsidR="00A10E4C">
        <w:rPr>
          <w:vertAlign w:val="superscript"/>
        </w:rPr>
        <w:instrText xml:space="preserve"> \* MERGEFORMAT </w:instrText>
      </w:r>
      <w:r w:rsidR="00A10E4C" w:rsidRPr="00A10E4C">
        <w:rPr>
          <w:vertAlign w:val="superscript"/>
        </w:rPr>
      </w:r>
      <w:r w:rsidR="00A10E4C" w:rsidRPr="00A10E4C">
        <w:rPr>
          <w:vertAlign w:val="superscript"/>
        </w:rPr>
        <w:fldChar w:fldCharType="separate"/>
      </w:r>
      <w:ins w:id="483" w:author="肖永博" w:date="2015-09-22T22:22:00Z">
        <w:r w:rsidR="002C56ED">
          <w:rPr>
            <w:vertAlign w:val="superscript"/>
          </w:rPr>
          <w:t>[19]</w:t>
        </w:r>
      </w:ins>
      <w:del w:id="484" w:author="肖永博" w:date="2015-09-22T22:22:00Z">
        <w:r w:rsidR="00F3369B" w:rsidDel="002C56ED">
          <w:rPr>
            <w:vertAlign w:val="superscript"/>
          </w:rPr>
          <w:delText>[18]</w:delText>
        </w:r>
      </w:del>
      <w:r w:rsidR="00A10E4C" w:rsidRPr="00A10E4C">
        <w:rPr>
          <w:vertAlign w:val="superscript"/>
        </w:rPr>
        <w:fldChar w:fldCharType="end"/>
      </w:r>
      <w:r>
        <w:rPr>
          <w:rFonts w:hint="eastAsia"/>
        </w:rPr>
        <w:t>，</w:t>
      </w:r>
      <w:r w:rsidR="00A10E4C">
        <w:fldChar w:fldCharType="begin"/>
      </w:r>
      <w:r w:rsidR="00A10E4C">
        <w:instrText xml:space="preserve"> </w:instrText>
      </w:r>
      <w:r w:rsidR="00A10E4C">
        <w:rPr>
          <w:rFonts w:hint="eastAsia"/>
        </w:rPr>
        <w:instrText>REF _Ref430510017 \r \h</w:instrText>
      </w:r>
      <w:r w:rsidR="00A10E4C">
        <w:instrText xml:space="preserve"> </w:instrText>
      </w:r>
      <w:r w:rsidR="00A10E4C">
        <w:fldChar w:fldCharType="separate"/>
      </w:r>
      <w:ins w:id="485" w:author="肖永博" w:date="2015-09-22T22:22:00Z">
        <w:r w:rsidR="002C56ED">
          <w:t>[17]</w:t>
        </w:r>
      </w:ins>
      <w:del w:id="486" w:author="肖永博" w:date="2015-09-22T22:22:00Z">
        <w:r w:rsidR="00F3369B" w:rsidDel="002C56ED">
          <w:delText>[16]</w:delText>
        </w:r>
      </w:del>
      <w:r w:rsidR="00A10E4C">
        <w:fldChar w:fldCharType="end"/>
      </w:r>
      <w:r>
        <w:rPr>
          <w:rFonts w:hint="eastAsia"/>
        </w:rPr>
        <w:t>并没有直接用日志中的轨迹和模型来做符合性检测。</w:t>
      </w:r>
      <w:r>
        <w:rPr>
          <w:rFonts w:hint="eastAsia"/>
        </w:rPr>
        <w:t>Adriansyah</w:t>
      </w:r>
      <w:r>
        <w:rPr>
          <w:rFonts w:hint="eastAsia"/>
        </w:rPr>
        <w:t>等人认为，传统的对</w:t>
      </w:r>
      <w:r>
        <w:rPr>
          <w:rFonts w:hint="eastAsia"/>
        </w:rPr>
        <w:t>Precision</w:t>
      </w:r>
      <w:r>
        <w:rPr>
          <w:rFonts w:hint="eastAsia"/>
        </w:rPr>
        <w:t>的计算方法忽略了日志中可能存在的不可靠性，因此这些方法计算出的</w:t>
      </w:r>
      <w:r>
        <w:rPr>
          <w:rFonts w:hint="eastAsia"/>
        </w:rPr>
        <w:t>Precision</w:t>
      </w:r>
      <w:r>
        <w:rPr>
          <w:rFonts w:hint="eastAsia"/>
        </w:rPr>
        <w:t>也会不可靠。</w:t>
      </w:r>
      <w:r>
        <w:rPr>
          <w:rFonts w:hint="eastAsia"/>
        </w:rPr>
        <w:t>Adriansyah</w:t>
      </w:r>
      <w:r>
        <w:rPr>
          <w:rFonts w:hint="eastAsia"/>
        </w:rPr>
        <w:t>等人在</w:t>
      </w:r>
      <w:r w:rsidR="0067563C">
        <w:fldChar w:fldCharType="begin"/>
      </w:r>
      <w:r w:rsidR="0067563C">
        <w:instrText xml:space="preserve"> </w:instrText>
      </w:r>
      <w:r w:rsidR="0067563C">
        <w:rPr>
          <w:rFonts w:hint="eastAsia"/>
        </w:rPr>
        <w:instrText>REF _Ref430510017 \r \h</w:instrText>
      </w:r>
      <w:r w:rsidR="0067563C">
        <w:instrText xml:space="preserve"> </w:instrText>
      </w:r>
      <w:r w:rsidR="0067563C">
        <w:fldChar w:fldCharType="separate"/>
      </w:r>
      <w:ins w:id="487" w:author="肖永博" w:date="2015-09-22T22:22:00Z">
        <w:r w:rsidR="002C56ED">
          <w:t>[17]</w:t>
        </w:r>
      </w:ins>
      <w:del w:id="488" w:author="肖永博" w:date="2015-09-22T22:22:00Z">
        <w:r w:rsidR="00F3369B" w:rsidDel="002C56ED">
          <w:delText>[16]</w:delText>
        </w:r>
      </w:del>
      <w:r w:rsidR="0067563C">
        <w:fldChar w:fldCharType="end"/>
      </w:r>
      <w:r>
        <w:rPr>
          <w:rFonts w:hint="eastAsia"/>
        </w:rPr>
        <w:t>中首先用对齐的方法来对日志中的轨迹进行了修复，这将提高计算的可信性。然后，该方法将通过构建自动检测方法来对已修复的日志和模型进行</w:t>
      </w:r>
      <w:r>
        <w:rPr>
          <w:rFonts w:hint="eastAsia"/>
        </w:rPr>
        <w:t>Precision</w:t>
      </w:r>
      <w:r>
        <w:rPr>
          <w:rFonts w:hint="eastAsia"/>
        </w:rPr>
        <w:t>计算。</w:t>
      </w:r>
    </w:p>
    <w:p w14:paraId="4768D60F" w14:textId="74DC9434" w:rsidR="00601758" w:rsidRPr="00601758" w:rsidRDefault="00462ACD" w:rsidP="00601758">
      <w:pPr>
        <w:ind w:firstLine="420"/>
      </w:pPr>
      <w:r>
        <w:t>Weerdt</w:t>
      </w:r>
      <w:r w:rsidR="00601758">
        <w:rPr>
          <w:rFonts w:hint="eastAsia"/>
        </w:rPr>
        <w:t>等人在</w:t>
      </w:r>
      <w:r>
        <w:fldChar w:fldCharType="begin"/>
      </w:r>
      <w:r>
        <w:instrText xml:space="preserve"> </w:instrText>
      </w:r>
      <w:r>
        <w:rPr>
          <w:rFonts w:hint="eastAsia"/>
        </w:rPr>
        <w:instrText>REF _Ref430510255 \r \h</w:instrText>
      </w:r>
      <w:r>
        <w:instrText xml:space="preserve"> </w:instrText>
      </w:r>
      <w:r>
        <w:fldChar w:fldCharType="separate"/>
      </w:r>
      <w:ins w:id="489" w:author="肖永博" w:date="2015-09-22T22:22:00Z">
        <w:r w:rsidR="002C56ED">
          <w:t>[20]</w:t>
        </w:r>
      </w:ins>
      <w:del w:id="490" w:author="肖永博" w:date="2015-09-22T22:22:00Z">
        <w:r w:rsidR="00F3369B" w:rsidDel="002C56ED">
          <w:delText>[19]</w:delText>
        </w:r>
      </w:del>
      <w:r>
        <w:fldChar w:fldCharType="end"/>
      </w:r>
      <w:r w:rsidR="00601758">
        <w:rPr>
          <w:rFonts w:hint="eastAsia"/>
        </w:rPr>
        <w:t>中通过对</w:t>
      </w:r>
      <w:r w:rsidR="00DF7A55">
        <w:rPr>
          <w:rFonts w:hint="eastAsia"/>
        </w:rPr>
        <w:t>日志使用加权人工负</w:t>
      </w:r>
      <w:r w:rsidR="00601758">
        <w:rPr>
          <w:rFonts w:hint="eastAsia"/>
        </w:rPr>
        <w:t>事件生成算法，统计日志</w:t>
      </w:r>
      <w:r w:rsidR="00DF7A55">
        <w:rPr>
          <w:rFonts w:hint="eastAsia"/>
        </w:rPr>
        <w:t>中的真的正</w:t>
      </w:r>
      <w:r w:rsidR="00601758">
        <w:rPr>
          <w:rFonts w:hint="eastAsia"/>
        </w:rPr>
        <w:t>事件（</w:t>
      </w:r>
      <w:r w:rsidR="00601758">
        <w:rPr>
          <w:rFonts w:hint="eastAsia"/>
        </w:rPr>
        <w:t>true positive events</w:t>
      </w:r>
      <w:r w:rsidR="00601758">
        <w:rPr>
          <w:rFonts w:hint="eastAsia"/>
        </w:rPr>
        <w:t>）、假</w:t>
      </w:r>
      <w:r w:rsidR="00DF7A55">
        <w:rPr>
          <w:rFonts w:hint="eastAsia"/>
        </w:rPr>
        <w:t>的正</w:t>
      </w:r>
      <w:r w:rsidR="00601758">
        <w:rPr>
          <w:rFonts w:hint="eastAsia"/>
        </w:rPr>
        <w:t>事件（</w:t>
      </w:r>
      <w:r w:rsidR="00601758">
        <w:rPr>
          <w:rFonts w:hint="eastAsia"/>
        </w:rPr>
        <w:t>false positive events</w:t>
      </w:r>
      <w:r w:rsidR="00601758">
        <w:rPr>
          <w:rFonts w:hint="eastAsia"/>
        </w:rPr>
        <w:t>）、允许出现</w:t>
      </w:r>
      <w:r w:rsidR="00344838">
        <w:rPr>
          <w:rFonts w:hint="eastAsia"/>
        </w:rPr>
        <w:t>的泛化</w:t>
      </w:r>
      <w:r w:rsidR="00601758">
        <w:rPr>
          <w:rFonts w:hint="eastAsia"/>
        </w:rPr>
        <w:t>事件（</w:t>
      </w:r>
      <w:r w:rsidR="00601758">
        <w:rPr>
          <w:rFonts w:hint="eastAsia"/>
        </w:rPr>
        <w:t>allowed generalizations</w:t>
      </w:r>
      <w:r w:rsidR="00601758">
        <w:rPr>
          <w:rFonts w:hint="eastAsia"/>
        </w:rPr>
        <w:t>）和不允许出现</w:t>
      </w:r>
      <w:r w:rsidR="00344838">
        <w:rPr>
          <w:rFonts w:hint="eastAsia"/>
        </w:rPr>
        <w:t>的泛化</w:t>
      </w:r>
      <w:r w:rsidR="00601758">
        <w:rPr>
          <w:rFonts w:hint="eastAsia"/>
        </w:rPr>
        <w:t>事件（</w:t>
      </w:r>
      <w:r w:rsidR="00601758">
        <w:rPr>
          <w:rFonts w:hint="eastAsia"/>
        </w:rPr>
        <w:t>disallowed generalizations</w:t>
      </w:r>
      <w:r w:rsidR="00601758">
        <w:rPr>
          <w:rFonts w:hint="eastAsia"/>
        </w:rPr>
        <w:t>）数量，最终计算出</w:t>
      </w:r>
      <w:r w:rsidR="00601758">
        <w:rPr>
          <w:rFonts w:hint="eastAsia"/>
        </w:rPr>
        <w:t>Precision</w:t>
      </w:r>
      <w:r w:rsidR="00601758">
        <w:rPr>
          <w:rFonts w:hint="eastAsia"/>
        </w:rPr>
        <w:t>和</w:t>
      </w:r>
      <w:r w:rsidR="00601758">
        <w:rPr>
          <w:rFonts w:hint="eastAsia"/>
        </w:rPr>
        <w:t>Generalization</w:t>
      </w:r>
      <w:r w:rsidR="00601758">
        <w:rPr>
          <w:rFonts w:hint="eastAsia"/>
        </w:rPr>
        <w:t>。</w:t>
      </w:r>
    </w:p>
    <w:p w14:paraId="1BE8C6CE" w14:textId="77777777" w:rsidR="00DC10EE" w:rsidRDefault="00DC10EE" w:rsidP="00601758">
      <w:pPr>
        <w:pStyle w:val="3"/>
      </w:pPr>
      <w:bookmarkStart w:id="491" w:name="_Toc430716786"/>
      <w:r w:rsidRPr="00DC10EE">
        <w:rPr>
          <w:rFonts w:hint="eastAsia"/>
        </w:rPr>
        <w:t>符合性检测方法</w:t>
      </w:r>
      <w:bookmarkEnd w:id="491"/>
    </w:p>
    <w:p w14:paraId="4C1FA002" w14:textId="77777777" w:rsidR="00601758" w:rsidRDefault="00601758" w:rsidP="00601758">
      <w:pPr>
        <w:ind w:firstLine="420"/>
      </w:pPr>
      <w:r>
        <w:rPr>
          <w:rFonts w:hint="eastAsia"/>
        </w:rPr>
        <w:t>符合性检测可以用来测量事件日志同一个模型系统之间的符合程度或者是偏离程度，常用的方法可以分为日志重演和日志模型对齐</w:t>
      </w:r>
      <w:r w:rsidR="00573F2D" w:rsidRPr="00573F2D">
        <w:rPr>
          <w:vertAlign w:val="superscript"/>
        </w:rPr>
        <w:fldChar w:fldCharType="begin"/>
      </w:r>
      <w:r w:rsidR="00573F2D" w:rsidRPr="00573F2D">
        <w:rPr>
          <w:vertAlign w:val="superscript"/>
        </w:rPr>
        <w:instrText xml:space="preserve"> </w:instrText>
      </w:r>
      <w:r w:rsidR="00573F2D" w:rsidRPr="00573F2D">
        <w:rPr>
          <w:rFonts w:hint="eastAsia"/>
          <w:vertAlign w:val="superscript"/>
        </w:rPr>
        <w:instrText>REF _Ref430594473 \r \h</w:instrText>
      </w:r>
      <w:r w:rsidR="00573F2D" w:rsidRPr="00573F2D">
        <w:rPr>
          <w:vertAlign w:val="superscript"/>
        </w:rPr>
        <w:instrText xml:space="preserve"> </w:instrText>
      </w:r>
      <w:r w:rsidR="00573F2D">
        <w:rPr>
          <w:vertAlign w:val="superscript"/>
        </w:rPr>
        <w:instrText xml:space="preserve"> \* MERGEFORMAT </w:instrText>
      </w:r>
      <w:r w:rsidR="00573F2D" w:rsidRPr="00573F2D">
        <w:rPr>
          <w:vertAlign w:val="superscript"/>
        </w:rPr>
      </w:r>
      <w:r w:rsidR="00573F2D" w:rsidRPr="00573F2D">
        <w:rPr>
          <w:vertAlign w:val="superscript"/>
        </w:rPr>
        <w:fldChar w:fldCharType="separate"/>
      </w:r>
      <w:ins w:id="492" w:author="肖永博" w:date="2015-09-22T22:22:00Z">
        <w:r w:rsidR="002C56ED">
          <w:rPr>
            <w:vertAlign w:val="superscript"/>
          </w:rPr>
          <w:t>[14]</w:t>
        </w:r>
      </w:ins>
      <w:del w:id="493" w:author="肖永博" w:date="2015-09-22T22:22:00Z">
        <w:r w:rsidR="00F3369B" w:rsidDel="002C56ED">
          <w:rPr>
            <w:vertAlign w:val="superscript"/>
          </w:rPr>
          <w:delText>[13]</w:delText>
        </w:r>
      </w:del>
      <w:r w:rsidR="00573F2D" w:rsidRPr="00573F2D">
        <w:rPr>
          <w:vertAlign w:val="superscript"/>
        </w:rPr>
        <w:fldChar w:fldCharType="end"/>
      </w:r>
      <w:r>
        <w:rPr>
          <w:rFonts w:hint="eastAsia"/>
        </w:rPr>
        <w:t>。</w:t>
      </w:r>
    </w:p>
    <w:p w14:paraId="744A3807" w14:textId="77777777" w:rsidR="00601758" w:rsidRDefault="00601758" w:rsidP="00601758">
      <w:pPr>
        <w:ind w:firstLine="420"/>
      </w:pPr>
      <w:r>
        <w:rPr>
          <w:rFonts w:hint="eastAsia"/>
        </w:rPr>
        <w:t>日志重演即测试日志中的每条轨迹是否能用模型重新生成出来。在</w:t>
      </w:r>
      <w:r>
        <w:rPr>
          <w:rFonts w:hint="eastAsia"/>
        </w:rPr>
        <w:t>Petri</w:t>
      </w:r>
      <w:r>
        <w:rPr>
          <w:rFonts w:hint="eastAsia"/>
        </w:rPr>
        <w:t>网中，如果一条轨迹能完整的从开始运行到结束，中间没有任何多余或者缺失的</w:t>
      </w:r>
      <w:r w:rsidR="00957396">
        <w:rPr>
          <w:rFonts w:hint="eastAsia"/>
        </w:rPr>
        <w:t>令牌</w:t>
      </w:r>
      <w:r>
        <w:rPr>
          <w:rFonts w:hint="eastAsia"/>
        </w:rPr>
        <w:t>，则该轨迹被称为完整发生序列。可以从头到尾遍历该条轨迹，每处理一个事件，查看该事件是否被使能。若是的话，则继续处理该事件，并且记录新的使能事件；若不是的话，则在该处有事件缺失</w:t>
      </w:r>
      <w:r>
        <w:rPr>
          <w:rFonts w:hint="eastAsia"/>
        </w:rPr>
        <w:t>,</w:t>
      </w:r>
      <w:r>
        <w:rPr>
          <w:rFonts w:hint="eastAsia"/>
        </w:rPr>
        <w:t>记录缺失并继续处理轨迹中接下来的事件。</w:t>
      </w:r>
    </w:p>
    <w:p w14:paraId="5E54536F" w14:textId="4D2E965C" w:rsidR="00601758" w:rsidRDefault="00601758" w:rsidP="00601758">
      <w:pPr>
        <w:ind w:firstLine="420"/>
      </w:pPr>
      <w:r>
        <w:rPr>
          <w:rFonts w:hint="eastAsia"/>
        </w:rPr>
        <w:t>日志模型对齐（</w:t>
      </w:r>
      <w:r w:rsidR="005B2A7F">
        <w:rPr>
          <w:rFonts w:hint="eastAsia"/>
        </w:rPr>
        <w:t>Alignment</w:t>
      </w:r>
      <w:r>
        <w:rPr>
          <w:rFonts w:hint="eastAsia"/>
        </w:rPr>
        <w:t>）可以用来表示日志同模型发生偏离的位置</w:t>
      </w:r>
      <w:r w:rsidR="007917A6" w:rsidRPr="007917A6">
        <w:rPr>
          <w:vertAlign w:val="superscript"/>
        </w:rPr>
        <w:fldChar w:fldCharType="begin"/>
      </w:r>
      <w:r w:rsidR="007917A6" w:rsidRPr="007917A6">
        <w:rPr>
          <w:vertAlign w:val="superscript"/>
        </w:rPr>
        <w:instrText xml:space="preserve"> </w:instrText>
      </w:r>
      <w:r w:rsidR="007917A6" w:rsidRPr="007917A6">
        <w:rPr>
          <w:rFonts w:hint="eastAsia"/>
          <w:vertAlign w:val="superscript"/>
        </w:rPr>
        <w:instrText>REF _Ref430454089 \r \h</w:instrText>
      </w:r>
      <w:r w:rsidR="007917A6" w:rsidRPr="007917A6">
        <w:rPr>
          <w:vertAlign w:val="superscript"/>
        </w:rPr>
        <w:instrText xml:space="preserve"> </w:instrText>
      </w:r>
      <w:r w:rsidR="007917A6">
        <w:rPr>
          <w:vertAlign w:val="superscript"/>
        </w:rPr>
        <w:instrText xml:space="preserve"> \* MERGEFORMAT </w:instrText>
      </w:r>
      <w:r w:rsidR="007917A6" w:rsidRPr="007917A6">
        <w:rPr>
          <w:vertAlign w:val="superscript"/>
        </w:rPr>
      </w:r>
      <w:r w:rsidR="007917A6" w:rsidRPr="007917A6">
        <w:rPr>
          <w:vertAlign w:val="superscript"/>
        </w:rPr>
        <w:fldChar w:fldCharType="separate"/>
      </w:r>
      <w:ins w:id="494" w:author="肖永博" w:date="2015-09-22T22:22:00Z">
        <w:r w:rsidR="002C56ED">
          <w:rPr>
            <w:vertAlign w:val="superscript"/>
          </w:rPr>
          <w:t>[15]</w:t>
        </w:r>
      </w:ins>
      <w:del w:id="495" w:author="肖永博" w:date="2015-09-22T22:22:00Z">
        <w:r w:rsidR="00F3369B" w:rsidDel="002C56ED">
          <w:rPr>
            <w:vertAlign w:val="superscript"/>
          </w:rPr>
          <w:delText>[14]</w:delText>
        </w:r>
      </w:del>
      <w:r w:rsidR="007917A6" w:rsidRPr="007917A6">
        <w:rPr>
          <w:vertAlign w:val="superscript"/>
        </w:rPr>
        <w:fldChar w:fldCharType="end"/>
      </w:r>
      <w:r>
        <w:rPr>
          <w:rFonts w:hint="eastAsia"/>
        </w:rPr>
        <w:t>。通过比较不同的对齐方法，</w:t>
      </w:r>
      <w:r w:rsidR="00E70536">
        <w:rPr>
          <w:rFonts w:hint="eastAsia"/>
        </w:rPr>
        <w:t>本文</w:t>
      </w:r>
      <w:r>
        <w:rPr>
          <w:rFonts w:hint="eastAsia"/>
        </w:rPr>
        <w:t>能够获得一种可以减少（或者是消除）日志同模型之间的偏离的最小操作集合。</w:t>
      </w:r>
    </w:p>
    <w:p w14:paraId="6411C2EE" w14:textId="529DBE1C" w:rsidR="00601758" w:rsidRDefault="00601758" w:rsidP="00601758">
      <w:r>
        <w:rPr>
          <w:rFonts w:hint="eastAsia"/>
        </w:rPr>
        <w:tab/>
      </w:r>
      <w:r>
        <w:rPr>
          <w:rFonts w:hint="eastAsia"/>
        </w:rPr>
        <w:t>日志模型对齐同拉文斯基距离等编辑距离（</w:t>
      </w:r>
      <w:r w:rsidR="005B2A7F">
        <w:rPr>
          <w:rFonts w:hint="eastAsia"/>
        </w:rPr>
        <w:t>Edit Distance</w:t>
      </w:r>
      <w:r>
        <w:rPr>
          <w:rFonts w:hint="eastAsia"/>
        </w:rPr>
        <w:t>）有所</w:t>
      </w:r>
      <w:r w:rsidRPr="00E23DE8">
        <w:rPr>
          <w:rFonts w:hint="eastAsia"/>
        </w:rPr>
        <w:t>不同</w:t>
      </w:r>
      <w:r w:rsidR="00E23DE8" w:rsidRPr="00E23DE8">
        <w:rPr>
          <w:vertAlign w:val="superscript"/>
        </w:rPr>
        <w:fldChar w:fldCharType="begin"/>
      </w:r>
      <w:r w:rsidR="00E23DE8" w:rsidRPr="00E23DE8">
        <w:rPr>
          <w:vertAlign w:val="superscript"/>
        </w:rPr>
        <w:instrText xml:space="preserve"> </w:instrText>
      </w:r>
      <w:r w:rsidR="00E23DE8" w:rsidRPr="00E23DE8">
        <w:rPr>
          <w:rFonts w:hint="eastAsia"/>
          <w:vertAlign w:val="superscript"/>
        </w:rPr>
        <w:instrText>REF _Ref430510584 \r \h</w:instrText>
      </w:r>
      <w:r w:rsidR="00E23DE8" w:rsidRPr="00E23DE8">
        <w:rPr>
          <w:vertAlign w:val="superscript"/>
        </w:rPr>
        <w:instrText xml:space="preserve"> </w:instrText>
      </w:r>
      <w:r w:rsidR="00E23DE8">
        <w:rPr>
          <w:vertAlign w:val="superscript"/>
        </w:rPr>
        <w:instrText xml:space="preserve"> \* MERGEFORMAT </w:instrText>
      </w:r>
      <w:r w:rsidR="00E23DE8" w:rsidRPr="00E23DE8">
        <w:rPr>
          <w:vertAlign w:val="superscript"/>
        </w:rPr>
      </w:r>
      <w:r w:rsidR="00E23DE8" w:rsidRPr="00E23DE8">
        <w:rPr>
          <w:vertAlign w:val="superscript"/>
        </w:rPr>
        <w:fldChar w:fldCharType="separate"/>
      </w:r>
      <w:ins w:id="496" w:author="肖永博" w:date="2015-09-22T22:22:00Z">
        <w:r w:rsidR="002C56ED">
          <w:rPr>
            <w:vertAlign w:val="superscript"/>
          </w:rPr>
          <w:t>[32]</w:t>
        </w:r>
      </w:ins>
      <w:del w:id="497" w:author="肖永博" w:date="2015-09-22T22:22:00Z">
        <w:r w:rsidR="00F3369B" w:rsidDel="002C56ED">
          <w:rPr>
            <w:vertAlign w:val="superscript"/>
          </w:rPr>
          <w:delText>[31]</w:delText>
        </w:r>
      </w:del>
      <w:r w:rsidR="00E23DE8" w:rsidRPr="00E23DE8">
        <w:rPr>
          <w:vertAlign w:val="superscript"/>
        </w:rPr>
        <w:fldChar w:fldCharType="end"/>
      </w:r>
      <w:r>
        <w:rPr>
          <w:rFonts w:hint="eastAsia"/>
        </w:rPr>
        <w:t>。首先，对齐操作是发生在轨迹和模型之间的，而非发生在轨迹之间的。模型可能会产生出很多种不同的轨迹，因此</w:t>
      </w:r>
      <w:r w:rsidR="00E70536">
        <w:rPr>
          <w:rFonts w:hint="eastAsia"/>
        </w:rPr>
        <w:t>本文</w:t>
      </w:r>
      <w:r>
        <w:rPr>
          <w:rFonts w:hint="eastAsia"/>
        </w:rPr>
        <w:t>不可能通过列举所有模型可以产生的轨迹来寻找同已知轨迹偏离最小的那一个轨迹。其次，对齐操作的过程中，不同的偏离往往需要对应不同的代价。最后，任何对齐操作都不仅仅关注于轨迹和模型之间的距离，它们更关注的是在哪里发生了这些偏离。</w:t>
      </w:r>
    </w:p>
    <w:p w14:paraId="18701D19" w14:textId="77777777" w:rsidR="000451F1" w:rsidRDefault="00601758" w:rsidP="000451F1">
      <w:pPr>
        <w:keepNext/>
        <w:jc w:val="center"/>
      </w:pPr>
      <w:r w:rsidRPr="00AE19E8">
        <w:rPr>
          <w:noProof/>
          <w:sz w:val="24"/>
        </w:rPr>
        <w:lastRenderedPageBreak/>
        <w:drawing>
          <wp:inline distT="0" distB="0" distL="0" distR="0" wp14:anchorId="767A62A1" wp14:editId="5026AFE6">
            <wp:extent cx="3657600" cy="16383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57600" cy="1638300"/>
                    </a:xfrm>
                    <a:prstGeom prst="rect">
                      <a:avLst/>
                    </a:prstGeom>
                    <a:noFill/>
                    <a:ln>
                      <a:noFill/>
                    </a:ln>
                  </pic:spPr>
                </pic:pic>
              </a:graphicData>
            </a:graphic>
          </wp:inline>
        </w:drawing>
      </w:r>
    </w:p>
    <w:p w14:paraId="20190C7E" w14:textId="2198A1D3" w:rsidR="00601758" w:rsidRDefault="000451F1" w:rsidP="000451F1">
      <w:pPr>
        <w:pStyle w:val="a7"/>
        <w:jc w:val="center"/>
      </w:pPr>
      <w:bookmarkStart w:id="498" w:name="_Ref430682523"/>
      <w:r>
        <w:rPr>
          <w:rFonts w:hint="eastAsia"/>
        </w:rPr>
        <w:t>图</w:t>
      </w:r>
      <w:r>
        <w:rPr>
          <w:rFonts w:hint="eastAsia"/>
        </w:rPr>
        <w:t xml:space="preserve"> </w:t>
      </w:r>
      <w:ins w:id="499" w:author="肖永博" w:date="2015-09-22T16:08:00Z">
        <w:r w:rsidR="006330CD">
          <w:fldChar w:fldCharType="begin"/>
        </w:r>
        <w:r w:rsidR="006330CD">
          <w:instrText xml:space="preserve"> </w:instrText>
        </w:r>
        <w:r w:rsidR="006330CD">
          <w:rPr>
            <w:rFonts w:hint="eastAsia"/>
          </w:rPr>
          <w:instrText>STYLEREF 1 \s</w:instrText>
        </w:r>
        <w:r w:rsidR="006330CD">
          <w:instrText xml:space="preserve"> </w:instrText>
        </w:r>
      </w:ins>
      <w:r w:rsidR="006330CD">
        <w:fldChar w:fldCharType="separate"/>
      </w:r>
      <w:r w:rsidR="002C56ED">
        <w:rPr>
          <w:noProof/>
        </w:rPr>
        <w:t>2</w:t>
      </w:r>
      <w:ins w:id="500" w:author="肖永博" w:date="2015-09-22T16:08:00Z">
        <w:r w:rsidR="006330CD">
          <w:fldChar w:fldCharType="end"/>
        </w:r>
        <w:r w:rsidR="006330CD">
          <w:noBreakHyphen/>
        </w:r>
        <w:r w:rsidR="006330CD">
          <w:fldChar w:fldCharType="begin"/>
        </w:r>
        <w:r w:rsidR="006330CD">
          <w:instrText xml:space="preserve"> </w:instrText>
        </w:r>
        <w:r w:rsidR="006330CD">
          <w:rPr>
            <w:rFonts w:hint="eastAsia"/>
          </w:rPr>
          <w:instrText xml:space="preserve">SEQ </w:instrText>
        </w:r>
        <w:r w:rsidR="006330CD">
          <w:rPr>
            <w:rFonts w:hint="eastAsia"/>
          </w:rPr>
          <w:instrText>图</w:instrText>
        </w:r>
        <w:r w:rsidR="006330CD">
          <w:rPr>
            <w:rFonts w:hint="eastAsia"/>
          </w:rPr>
          <w:instrText xml:space="preserve"> \* ARABIC \s 1</w:instrText>
        </w:r>
        <w:r w:rsidR="006330CD">
          <w:instrText xml:space="preserve"> </w:instrText>
        </w:r>
      </w:ins>
      <w:r w:rsidR="006330CD">
        <w:fldChar w:fldCharType="separate"/>
      </w:r>
      <w:ins w:id="501" w:author="肖永博" w:date="2015-09-22T22:22:00Z">
        <w:r w:rsidR="002C56ED">
          <w:rPr>
            <w:noProof/>
          </w:rPr>
          <w:t>7</w:t>
        </w:r>
      </w:ins>
      <w:ins w:id="502" w:author="肖永博" w:date="2015-09-22T16:08:00Z">
        <w:r w:rsidR="006330CD">
          <w:fldChar w:fldCharType="end"/>
        </w:r>
      </w:ins>
      <w:del w:id="503" w:author="肖永博" w:date="2015-09-22T16:08:00Z">
        <w:r w:rsidR="00F16FF0" w:rsidDel="006330CD">
          <w:fldChar w:fldCharType="begin"/>
        </w:r>
        <w:r w:rsidR="00F16FF0" w:rsidDel="006330CD">
          <w:delInstrText xml:space="preserve"> </w:delInstrText>
        </w:r>
        <w:r w:rsidR="00F16FF0" w:rsidDel="006330CD">
          <w:rPr>
            <w:rFonts w:hint="eastAsia"/>
          </w:rPr>
          <w:delInstrText>STYLEREF 1 \s</w:delInstrText>
        </w:r>
        <w:r w:rsidR="00F16FF0" w:rsidDel="006330CD">
          <w:delInstrText xml:space="preserve"> </w:delInstrText>
        </w:r>
        <w:r w:rsidR="00F16FF0" w:rsidDel="006330CD">
          <w:fldChar w:fldCharType="separate"/>
        </w:r>
        <w:r w:rsidR="00F16FF0" w:rsidDel="006330CD">
          <w:rPr>
            <w:noProof/>
          </w:rPr>
          <w:delText>2</w:delText>
        </w:r>
        <w:r w:rsidR="00F16FF0" w:rsidDel="006330CD">
          <w:fldChar w:fldCharType="end"/>
        </w:r>
        <w:r w:rsidR="00F16FF0" w:rsidDel="006330CD">
          <w:noBreakHyphen/>
        </w:r>
        <w:r w:rsidR="00F16FF0" w:rsidDel="006330CD">
          <w:fldChar w:fldCharType="begin"/>
        </w:r>
        <w:r w:rsidR="00F16FF0" w:rsidDel="006330CD">
          <w:delInstrText xml:space="preserve"> </w:delInstrText>
        </w:r>
        <w:r w:rsidR="00F16FF0" w:rsidDel="006330CD">
          <w:rPr>
            <w:rFonts w:hint="eastAsia"/>
          </w:rPr>
          <w:delInstrText xml:space="preserve">SEQ </w:delInstrText>
        </w:r>
        <w:r w:rsidR="00F16FF0" w:rsidDel="006330CD">
          <w:rPr>
            <w:rFonts w:hint="eastAsia"/>
          </w:rPr>
          <w:delInstrText>图</w:delInstrText>
        </w:r>
        <w:r w:rsidR="00F16FF0" w:rsidDel="006330CD">
          <w:rPr>
            <w:rFonts w:hint="eastAsia"/>
          </w:rPr>
          <w:delInstrText xml:space="preserve"> \* ARABIC \s 1</w:delInstrText>
        </w:r>
        <w:r w:rsidR="00F16FF0" w:rsidDel="006330CD">
          <w:delInstrText xml:space="preserve"> </w:delInstrText>
        </w:r>
        <w:r w:rsidR="00F16FF0" w:rsidDel="006330CD">
          <w:fldChar w:fldCharType="separate"/>
        </w:r>
        <w:r w:rsidR="00F16FF0" w:rsidDel="006330CD">
          <w:rPr>
            <w:noProof/>
          </w:rPr>
          <w:delText>7</w:delText>
        </w:r>
        <w:r w:rsidR="00F16FF0" w:rsidDel="006330CD">
          <w:fldChar w:fldCharType="end"/>
        </w:r>
      </w:del>
      <w:bookmarkEnd w:id="498"/>
      <w:r>
        <w:t xml:space="preserve"> </w:t>
      </w:r>
      <w:r w:rsidR="00AF0F58">
        <w:rPr>
          <w:rFonts w:hint="eastAsia"/>
        </w:rPr>
        <w:t>P</w:t>
      </w:r>
      <w:r w:rsidR="00AF0F58" w:rsidRPr="009B5A3B">
        <w:rPr>
          <w:rFonts w:hint="eastAsia"/>
        </w:rPr>
        <w:t>etri</w:t>
      </w:r>
      <w:r w:rsidRPr="009B5A3B">
        <w:rPr>
          <w:rFonts w:hint="eastAsia"/>
        </w:rPr>
        <w:t>网模型</w:t>
      </w:r>
      <w:r>
        <w:t>II</w:t>
      </w:r>
    </w:p>
    <w:p w14:paraId="7C011164" w14:textId="7186D997" w:rsidR="00601758" w:rsidRDefault="00601758" w:rsidP="00601758">
      <w:pPr>
        <w:ind w:firstLine="420"/>
      </w:pPr>
      <w:r w:rsidRPr="00601758">
        <w:rPr>
          <w:rFonts w:hint="eastAsia"/>
        </w:rPr>
        <w:t>考虑</w:t>
      </w:r>
      <w:r w:rsidR="00081D27">
        <w:fldChar w:fldCharType="begin"/>
      </w:r>
      <w:r w:rsidR="00081D27">
        <w:instrText xml:space="preserve"> </w:instrText>
      </w:r>
      <w:r w:rsidR="00081D27">
        <w:rPr>
          <w:rFonts w:hint="eastAsia"/>
        </w:rPr>
        <w:instrText>REF _Ref430682523 \h</w:instrText>
      </w:r>
      <w:r w:rsidR="00081D27">
        <w:instrText xml:space="preserve"> </w:instrText>
      </w:r>
      <w:r w:rsidR="00081D27">
        <w:fldChar w:fldCharType="separate"/>
      </w:r>
      <w:ins w:id="504" w:author="肖永博" w:date="2015-09-22T22:22:00Z">
        <w:r w:rsidR="002C56ED">
          <w:rPr>
            <w:rFonts w:hint="eastAsia"/>
          </w:rPr>
          <w:t>图</w:t>
        </w:r>
        <w:r w:rsidR="002C56ED">
          <w:rPr>
            <w:rFonts w:hint="eastAsia"/>
          </w:rPr>
          <w:t xml:space="preserve"> </w:t>
        </w:r>
        <w:r w:rsidR="002C56ED">
          <w:rPr>
            <w:noProof/>
          </w:rPr>
          <w:t>2</w:t>
        </w:r>
        <w:r w:rsidR="002C56ED">
          <w:noBreakHyphen/>
        </w:r>
        <w:r w:rsidR="002C56ED">
          <w:rPr>
            <w:noProof/>
          </w:rPr>
          <w:t>7</w:t>
        </w:r>
      </w:ins>
      <w:del w:id="505" w:author="肖永博" w:date="2015-09-22T22:22:00Z">
        <w:r w:rsidR="00081D27" w:rsidDel="002C56ED">
          <w:rPr>
            <w:rFonts w:hint="eastAsia"/>
          </w:rPr>
          <w:delText>图</w:delText>
        </w:r>
        <w:r w:rsidR="00081D27" w:rsidDel="002C56ED">
          <w:rPr>
            <w:rFonts w:hint="eastAsia"/>
          </w:rPr>
          <w:delText xml:space="preserve"> </w:delText>
        </w:r>
        <w:r w:rsidR="00081D27" w:rsidDel="002C56ED">
          <w:rPr>
            <w:noProof/>
          </w:rPr>
          <w:delText>2</w:delText>
        </w:r>
        <w:r w:rsidR="00081D27" w:rsidDel="002C56ED">
          <w:noBreakHyphen/>
        </w:r>
        <w:r w:rsidR="00081D27" w:rsidDel="002C56ED">
          <w:rPr>
            <w:noProof/>
          </w:rPr>
          <w:delText>6</w:delText>
        </w:r>
      </w:del>
      <w:r w:rsidR="00081D27">
        <w:fldChar w:fldCharType="end"/>
      </w:r>
      <w:r w:rsidRPr="00601758">
        <w:rPr>
          <w:rFonts w:hint="eastAsia"/>
        </w:rPr>
        <w:t>中的模型</w:t>
      </w:r>
      <w:r w:rsidR="000451F1">
        <w:rPr>
          <w:rFonts w:hint="eastAsia"/>
        </w:rPr>
        <w:t>II</w:t>
      </w:r>
      <w:r w:rsidRPr="00601758">
        <w:rPr>
          <w:rFonts w:hint="eastAsia"/>
        </w:rPr>
        <w:t>及一条轨迹</w:t>
      </w:r>
      <w:r w:rsidRPr="00601758">
        <w:rPr>
          <w:rFonts w:hint="eastAsia"/>
        </w:rPr>
        <w:t xml:space="preserve"> L= accd</w:t>
      </w:r>
      <w:r w:rsidRPr="00601758">
        <w:rPr>
          <w:rFonts w:hint="eastAsia"/>
        </w:rPr>
        <w:t>。模型</w:t>
      </w:r>
      <w:r w:rsidR="000451F1">
        <w:rPr>
          <w:rFonts w:hint="eastAsia"/>
        </w:rPr>
        <w:t>II</w:t>
      </w:r>
      <w:r w:rsidRPr="00601758">
        <w:rPr>
          <w:rFonts w:hint="eastAsia"/>
        </w:rPr>
        <w:t>中的一条发生序列为</w:t>
      </w:r>
      <m:oMath>
        <m:r>
          <m:rPr>
            <m:sty m:val="p"/>
          </m:rPr>
          <w:rPr>
            <w:rFonts w:ascii="Cambria Math" w:hAnsi="Cambria Math"/>
          </w:rPr>
          <m:t>σ</m:t>
        </m:r>
      </m:oMath>
      <w:r w:rsidRPr="00601758">
        <w:rPr>
          <w:rFonts w:hint="eastAsia"/>
        </w:rPr>
        <w:t xml:space="preserve"> = abcd</w:t>
      </w:r>
      <w:r w:rsidRPr="00601758">
        <w:rPr>
          <w:rFonts w:hint="eastAsia"/>
        </w:rPr>
        <w:t>。对于</w:t>
      </w:r>
      <w:r w:rsidRPr="00601758">
        <w:rPr>
          <w:rFonts w:hint="eastAsia"/>
        </w:rPr>
        <w:t>L</w:t>
      </w:r>
      <w:r w:rsidRPr="00601758">
        <w:rPr>
          <w:rFonts w:hint="eastAsia"/>
        </w:rPr>
        <w:t>和</w:t>
      </w:r>
      <m:oMath>
        <m:r>
          <m:rPr>
            <m:sty m:val="p"/>
          </m:rPr>
          <w:rPr>
            <w:rFonts w:ascii="Cambria Math" w:hAnsi="Cambria Math"/>
          </w:rPr>
          <m:t xml:space="preserve"> σ</m:t>
        </m:r>
      </m:oMath>
      <w:r w:rsidRPr="00601758">
        <w:rPr>
          <w:rFonts w:hint="eastAsia"/>
        </w:rPr>
        <w:t>，它们之间的一个对齐方法如下图所示：</w:t>
      </w:r>
    </w:p>
    <w:p w14:paraId="50051E71" w14:textId="77777777" w:rsidR="000451F1" w:rsidRDefault="00601758" w:rsidP="000451F1">
      <w:pPr>
        <w:keepNext/>
        <w:ind w:firstLine="420"/>
        <w:jc w:val="center"/>
      </w:pPr>
      <w:r w:rsidRPr="00AE19E8">
        <w:rPr>
          <w:noProof/>
          <w:sz w:val="24"/>
        </w:rPr>
        <w:drawing>
          <wp:inline distT="0" distB="0" distL="0" distR="0" wp14:anchorId="7736FCAB" wp14:editId="13881E77">
            <wp:extent cx="1457325" cy="4572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57325" cy="457200"/>
                    </a:xfrm>
                    <a:prstGeom prst="rect">
                      <a:avLst/>
                    </a:prstGeom>
                    <a:noFill/>
                    <a:ln>
                      <a:noFill/>
                    </a:ln>
                  </pic:spPr>
                </pic:pic>
              </a:graphicData>
            </a:graphic>
          </wp:inline>
        </w:drawing>
      </w:r>
    </w:p>
    <w:p w14:paraId="6F6DAB4A" w14:textId="64AB7A51" w:rsidR="00601758" w:rsidRDefault="000451F1" w:rsidP="000451F1">
      <w:pPr>
        <w:pStyle w:val="a7"/>
        <w:jc w:val="center"/>
      </w:pPr>
      <w:bookmarkStart w:id="506" w:name="_Ref430682531"/>
      <w:r>
        <w:rPr>
          <w:rFonts w:hint="eastAsia"/>
        </w:rPr>
        <w:t>图</w:t>
      </w:r>
      <w:r>
        <w:rPr>
          <w:rFonts w:hint="eastAsia"/>
        </w:rPr>
        <w:t xml:space="preserve"> </w:t>
      </w:r>
      <w:ins w:id="507" w:author="肖永博" w:date="2015-09-22T16:08:00Z">
        <w:r w:rsidR="006330CD">
          <w:fldChar w:fldCharType="begin"/>
        </w:r>
        <w:r w:rsidR="006330CD">
          <w:instrText xml:space="preserve"> </w:instrText>
        </w:r>
        <w:r w:rsidR="006330CD">
          <w:rPr>
            <w:rFonts w:hint="eastAsia"/>
          </w:rPr>
          <w:instrText>STYLEREF 1 \s</w:instrText>
        </w:r>
        <w:r w:rsidR="006330CD">
          <w:instrText xml:space="preserve"> </w:instrText>
        </w:r>
      </w:ins>
      <w:r w:rsidR="006330CD">
        <w:fldChar w:fldCharType="separate"/>
      </w:r>
      <w:r w:rsidR="002C56ED">
        <w:rPr>
          <w:noProof/>
        </w:rPr>
        <w:t>2</w:t>
      </w:r>
      <w:ins w:id="508" w:author="肖永博" w:date="2015-09-22T16:08:00Z">
        <w:r w:rsidR="006330CD">
          <w:fldChar w:fldCharType="end"/>
        </w:r>
        <w:r w:rsidR="006330CD">
          <w:noBreakHyphen/>
        </w:r>
        <w:r w:rsidR="006330CD">
          <w:fldChar w:fldCharType="begin"/>
        </w:r>
        <w:r w:rsidR="006330CD">
          <w:instrText xml:space="preserve"> </w:instrText>
        </w:r>
        <w:r w:rsidR="006330CD">
          <w:rPr>
            <w:rFonts w:hint="eastAsia"/>
          </w:rPr>
          <w:instrText xml:space="preserve">SEQ </w:instrText>
        </w:r>
        <w:r w:rsidR="006330CD">
          <w:rPr>
            <w:rFonts w:hint="eastAsia"/>
          </w:rPr>
          <w:instrText>图</w:instrText>
        </w:r>
        <w:r w:rsidR="006330CD">
          <w:rPr>
            <w:rFonts w:hint="eastAsia"/>
          </w:rPr>
          <w:instrText xml:space="preserve"> \* ARABIC \s 1</w:instrText>
        </w:r>
        <w:r w:rsidR="006330CD">
          <w:instrText xml:space="preserve"> </w:instrText>
        </w:r>
      </w:ins>
      <w:r w:rsidR="006330CD">
        <w:fldChar w:fldCharType="separate"/>
      </w:r>
      <w:ins w:id="509" w:author="肖永博" w:date="2015-09-22T22:22:00Z">
        <w:r w:rsidR="002C56ED">
          <w:rPr>
            <w:noProof/>
          </w:rPr>
          <w:t>8</w:t>
        </w:r>
      </w:ins>
      <w:ins w:id="510" w:author="肖永博" w:date="2015-09-22T16:08:00Z">
        <w:r w:rsidR="006330CD">
          <w:fldChar w:fldCharType="end"/>
        </w:r>
      </w:ins>
      <w:del w:id="511" w:author="肖永博" w:date="2015-09-22T16:08:00Z">
        <w:r w:rsidR="00F16FF0" w:rsidDel="006330CD">
          <w:fldChar w:fldCharType="begin"/>
        </w:r>
        <w:r w:rsidR="00F16FF0" w:rsidDel="006330CD">
          <w:delInstrText xml:space="preserve"> </w:delInstrText>
        </w:r>
        <w:r w:rsidR="00F16FF0" w:rsidDel="006330CD">
          <w:rPr>
            <w:rFonts w:hint="eastAsia"/>
          </w:rPr>
          <w:delInstrText>STYLEREF 1 \s</w:delInstrText>
        </w:r>
        <w:r w:rsidR="00F16FF0" w:rsidDel="006330CD">
          <w:delInstrText xml:space="preserve"> </w:delInstrText>
        </w:r>
        <w:r w:rsidR="00F16FF0" w:rsidDel="006330CD">
          <w:fldChar w:fldCharType="separate"/>
        </w:r>
        <w:r w:rsidR="00F16FF0" w:rsidDel="006330CD">
          <w:rPr>
            <w:noProof/>
          </w:rPr>
          <w:delText>2</w:delText>
        </w:r>
        <w:r w:rsidR="00F16FF0" w:rsidDel="006330CD">
          <w:fldChar w:fldCharType="end"/>
        </w:r>
        <w:r w:rsidR="00F16FF0" w:rsidDel="006330CD">
          <w:noBreakHyphen/>
        </w:r>
        <w:r w:rsidR="00F16FF0" w:rsidDel="006330CD">
          <w:fldChar w:fldCharType="begin"/>
        </w:r>
        <w:r w:rsidR="00F16FF0" w:rsidDel="006330CD">
          <w:delInstrText xml:space="preserve"> </w:delInstrText>
        </w:r>
        <w:r w:rsidR="00F16FF0" w:rsidDel="006330CD">
          <w:rPr>
            <w:rFonts w:hint="eastAsia"/>
          </w:rPr>
          <w:delInstrText xml:space="preserve">SEQ </w:delInstrText>
        </w:r>
        <w:r w:rsidR="00F16FF0" w:rsidDel="006330CD">
          <w:rPr>
            <w:rFonts w:hint="eastAsia"/>
          </w:rPr>
          <w:delInstrText>图</w:delInstrText>
        </w:r>
        <w:r w:rsidR="00F16FF0" w:rsidDel="006330CD">
          <w:rPr>
            <w:rFonts w:hint="eastAsia"/>
          </w:rPr>
          <w:delInstrText xml:space="preserve"> \* ARABIC \s 1</w:delInstrText>
        </w:r>
        <w:r w:rsidR="00F16FF0" w:rsidDel="006330CD">
          <w:delInstrText xml:space="preserve"> </w:delInstrText>
        </w:r>
        <w:r w:rsidR="00F16FF0" w:rsidDel="006330CD">
          <w:fldChar w:fldCharType="separate"/>
        </w:r>
        <w:r w:rsidR="00F16FF0" w:rsidDel="006330CD">
          <w:rPr>
            <w:noProof/>
          </w:rPr>
          <w:delText>8</w:delText>
        </w:r>
        <w:r w:rsidR="00F16FF0" w:rsidDel="006330CD">
          <w:fldChar w:fldCharType="end"/>
        </w:r>
      </w:del>
      <w:bookmarkEnd w:id="506"/>
      <w:r>
        <w:t xml:space="preserve"> </w:t>
      </w:r>
      <w:r>
        <w:t>轨迹</w:t>
      </w:r>
      <w:r>
        <w:t>L</w:t>
      </w:r>
      <w:r>
        <w:rPr>
          <w:rFonts w:hint="eastAsia"/>
        </w:rPr>
        <w:t>=</w:t>
      </w:r>
      <w:r>
        <w:t>accd</w:t>
      </w:r>
      <w:r w:rsidR="00B525D0">
        <w:t>同</w:t>
      </w:r>
      <w:r w:rsidR="00B525D0">
        <w:rPr>
          <w:rFonts w:hint="eastAsia"/>
        </w:rPr>
        <w:t>P</w:t>
      </w:r>
      <w:r w:rsidR="00B525D0">
        <w:t>etri</w:t>
      </w:r>
      <w:r>
        <w:t>网模型</w:t>
      </w:r>
      <w:r>
        <w:t>II</w:t>
      </w:r>
      <w:r>
        <w:t>的一个对齐</w:t>
      </w:r>
    </w:p>
    <w:p w14:paraId="5D5138B5" w14:textId="132D2A37" w:rsidR="00601758" w:rsidRDefault="00081D27" w:rsidP="00601758">
      <w:pPr>
        <w:ind w:firstLine="420"/>
      </w:pPr>
      <w:r>
        <w:fldChar w:fldCharType="begin"/>
      </w:r>
      <w:r>
        <w:instrText xml:space="preserve"> </w:instrText>
      </w:r>
      <w:r>
        <w:rPr>
          <w:rFonts w:hint="eastAsia"/>
        </w:rPr>
        <w:instrText>REF _Ref430682531 \h</w:instrText>
      </w:r>
      <w:r>
        <w:instrText xml:space="preserve"> </w:instrText>
      </w:r>
      <w:r>
        <w:fldChar w:fldCharType="separate"/>
      </w:r>
      <w:ins w:id="512" w:author="肖永博" w:date="2015-09-22T22:22:00Z">
        <w:r w:rsidR="002C56ED">
          <w:rPr>
            <w:rFonts w:hint="eastAsia"/>
          </w:rPr>
          <w:t>图</w:t>
        </w:r>
        <w:r w:rsidR="002C56ED">
          <w:rPr>
            <w:rFonts w:hint="eastAsia"/>
          </w:rPr>
          <w:t xml:space="preserve"> </w:t>
        </w:r>
        <w:r w:rsidR="002C56ED">
          <w:rPr>
            <w:noProof/>
          </w:rPr>
          <w:t>2</w:t>
        </w:r>
        <w:r w:rsidR="002C56ED">
          <w:noBreakHyphen/>
        </w:r>
        <w:r w:rsidR="002C56ED">
          <w:rPr>
            <w:noProof/>
          </w:rPr>
          <w:t>8</w:t>
        </w:r>
      </w:ins>
      <w:del w:id="513" w:author="肖永博" w:date="2015-09-22T22:22:00Z">
        <w:r w:rsidDel="002C56ED">
          <w:rPr>
            <w:rFonts w:hint="eastAsia"/>
          </w:rPr>
          <w:delText>图</w:delText>
        </w:r>
        <w:r w:rsidDel="002C56ED">
          <w:rPr>
            <w:rFonts w:hint="eastAsia"/>
          </w:rPr>
          <w:delText xml:space="preserve"> </w:delText>
        </w:r>
        <w:r w:rsidDel="002C56ED">
          <w:rPr>
            <w:noProof/>
          </w:rPr>
          <w:delText>2</w:delText>
        </w:r>
        <w:r w:rsidDel="002C56ED">
          <w:noBreakHyphen/>
        </w:r>
        <w:r w:rsidDel="002C56ED">
          <w:rPr>
            <w:noProof/>
          </w:rPr>
          <w:delText>7</w:delText>
        </w:r>
      </w:del>
      <w:r>
        <w:fldChar w:fldCharType="end"/>
      </w:r>
      <w:r w:rsidR="00601758">
        <w:rPr>
          <w:rFonts w:hint="eastAsia"/>
        </w:rPr>
        <w:t>中的第一行是轨迹</w:t>
      </w:r>
      <w:r w:rsidR="00601758">
        <w:rPr>
          <w:rFonts w:hint="eastAsia"/>
        </w:rPr>
        <w:t xml:space="preserve"> L</w:t>
      </w:r>
      <w:r w:rsidR="00601758">
        <w:rPr>
          <w:rFonts w:hint="eastAsia"/>
        </w:rPr>
        <w:t>，第二行是模型</w:t>
      </w:r>
      <w:r w:rsidR="000451F1">
        <w:rPr>
          <w:rFonts w:hint="eastAsia"/>
        </w:rPr>
        <w:t>II</w:t>
      </w:r>
      <w:r w:rsidR="00601758">
        <w:rPr>
          <w:rFonts w:hint="eastAsia"/>
        </w:rPr>
        <w:t>的发生序列</w:t>
      </w:r>
      <m:oMath>
        <m:r>
          <m:rPr>
            <m:sty m:val="p"/>
          </m:rPr>
          <w:rPr>
            <w:rFonts w:ascii="Cambria Math" w:hAnsi="Cambria Math"/>
          </w:rPr>
          <m:t>σ</m:t>
        </m:r>
      </m:oMath>
      <w:r w:rsidR="00601758">
        <w:rPr>
          <w:rFonts w:hint="eastAsia"/>
        </w:rPr>
        <w:t>。其中第一行的</w:t>
      </w:r>
      <w:r w:rsidR="00601758">
        <w:rPr>
          <w:rFonts w:hint="eastAsia"/>
        </w:rPr>
        <w:t>&gt;&gt;</w:t>
      </w:r>
      <w:r w:rsidR="00601758">
        <w:rPr>
          <w:rFonts w:hint="eastAsia"/>
        </w:rPr>
        <w:t>表示轨迹</w:t>
      </w:r>
      <w:r w:rsidR="00601758">
        <w:rPr>
          <w:rFonts w:hint="eastAsia"/>
        </w:rPr>
        <w:t xml:space="preserve"> L</w:t>
      </w:r>
      <w:r w:rsidR="00601758">
        <w:rPr>
          <w:rFonts w:hint="eastAsia"/>
        </w:rPr>
        <w:t>跳过了活动</w:t>
      </w:r>
      <w:r w:rsidR="00601758">
        <w:rPr>
          <w:rFonts w:hint="eastAsia"/>
        </w:rPr>
        <w:t>b</w:t>
      </w:r>
      <w:r w:rsidR="00601758">
        <w:rPr>
          <w:rFonts w:hint="eastAsia"/>
        </w:rPr>
        <w:t>，第二行的</w:t>
      </w:r>
      <w:r w:rsidR="00601758">
        <w:rPr>
          <w:rFonts w:hint="eastAsia"/>
        </w:rPr>
        <w:t>&gt;&gt;</w:t>
      </w:r>
      <w:r w:rsidR="00601758">
        <w:rPr>
          <w:rFonts w:hint="eastAsia"/>
        </w:rPr>
        <w:t>表示</w:t>
      </w:r>
      <m:oMath>
        <m:r>
          <m:rPr>
            <m:sty m:val="p"/>
          </m:rPr>
          <w:rPr>
            <w:rFonts w:ascii="Cambria Math" w:hAnsi="Cambria Math"/>
          </w:rPr>
          <m:t>σ</m:t>
        </m:r>
      </m:oMath>
      <w:r w:rsidR="00601758">
        <w:rPr>
          <w:rFonts w:hint="eastAsia"/>
        </w:rPr>
        <w:t>跳过了活动</w:t>
      </w:r>
      <w:r w:rsidR="00601758">
        <w:rPr>
          <w:rFonts w:hint="eastAsia"/>
        </w:rPr>
        <w:t>c</w:t>
      </w:r>
      <w:r w:rsidR="00601758">
        <w:rPr>
          <w:rFonts w:hint="eastAsia"/>
        </w:rPr>
        <w:t>。</w:t>
      </w:r>
    </w:p>
    <w:p w14:paraId="0FF9574A" w14:textId="77777777" w:rsidR="00601758" w:rsidRDefault="00601758" w:rsidP="00601758">
      <w:pPr>
        <w:ind w:firstLine="420"/>
      </w:pPr>
      <w:r w:rsidRPr="006421E8">
        <w:rPr>
          <w:rFonts w:hint="eastAsia"/>
          <w:b/>
          <w:rPrChange w:id="514" w:author="肖永博" w:date="2015-09-22T20:27:00Z">
            <w:rPr>
              <w:rFonts w:hint="eastAsia"/>
            </w:rPr>
          </w:rPrChange>
        </w:rPr>
        <w:t>定义（对齐）</w:t>
      </w:r>
      <w:r>
        <w:rPr>
          <w:rFonts w:hint="eastAsia"/>
        </w:rPr>
        <w:t>：对于一个有标签的模型</w:t>
      </w:r>
      <w:r>
        <w:rPr>
          <w:rFonts w:hint="eastAsia"/>
        </w:rPr>
        <w:t>N(P,</w:t>
      </w:r>
      <w:r w:rsidR="000D0D8C">
        <w:t xml:space="preserve"> </w:t>
      </w:r>
      <w:r>
        <w:rPr>
          <w:rFonts w:hint="eastAsia"/>
        </w:rPr>
        <w:t>T,</w:t>
      </w:r>
      <w:r w:rsidR="000D0D8C">
        <w:t xml:space="preserve"> </w:t>
      </w:r>
      <w:r>
        <w:rPr>
          <w:rFonts w:hint="eastAsia"/>
        </w:rPr>
        <w:t>F,</w:t>
      </w:r>
      <w:r w:rsidR="000D0D8C">
        <w:t xml:space="preserve"> </w:t>
      </w:r>
      <w:r>
        <w:rPr>
          <w:rFonts w:hint="eastAsia"/>
        </w:rPr>
        <w:t>l</w:t>
      </w:r>
      <w:r w:rsidR="000D0D8C">
        <w:t xml:space="preserve">, </w:t>
      </w:r>
      <w:r>
        <w:rPr>
          <w:rFonts w:hint="eastAsia"/>
        </w:rPr>
        <w:t>M)</w:t>
      </w:r>
      <w:r>
        <w:rPr>
          <w:rFonts w:hint="eastAsia"/>
        </w:rPr>
        <w:t>。对于一个轨迹和</w:t>
      </w:r>
      <w:r w:rsidR="00547CCD">
        <w:rPr>
          <w:rFonts w:hint="eastAsia"/>
        </w:rPr>
        <w:t>模型</w:t>
      </w:r>
      <w:r>
        <w:rPr>
          <w:rFonts w:hint="eastAsia"/>
        </w:rPr>
        <w:t>N</w:t>
      </w:r>
      <w:r>
        <w:rPr>
          <w:rFonts w:hint="eastAsia"/>
        </w:rPr>
        <w:t>的来说，它们之间的一个对齐就是一个序列α</w:t>
      </w:r>
      <w:r>
        <w:rPr>
          <w:rFonts w:hint="eastAsia"/>
        </w:rPr>
        <w:t xml:space="preserve"> </w:t>
      </w:r>
      <w:r>
        <w:rPr>
          <w:rFonts w:hint="eastAsia"/>
        </w:rPr>
        <w:t>。</w:t>
      </w:r>
    </w:p>
    <w:p w14:paraId="6B967C0F" w14:textId="46B9498F" w:rsidR="00601758" w:rsidRDefault="00601758" w:rsidP="00601758">
      <w:pPr>
        <w:ind w:firstLine="420"/>
      </w:pPr>
      <w:r>
        <w:rPr>
          <w:rFonts w:hint="eastAsia"/>
        </w:rPr>
        <w:t>对于</w:t>
      </w:r>
      <w:r w:rsidR="00081D27">
        <w:fldChar w:fldCharType="begin"/>
      </w:r>
      <w:r w:rsidR="00081D27">
        <w:instrText xml:space="preserve"> </w:instrText>
      </w:r>
      <w:r w:rsidR="00081D27">
        <w:rPr>
          <w:rFonts w:hint="eastAsia"/>
        </w:rPr>
        <w:instrText>REF _Ref430682531 \h</w:instrText>
      </w:r>
      <w:r w:rsidR="00081D27">
        <w:instrText xml:space="preserve"> </w:instrText>
      </w:r>
      <w:r w:rsidR="00081D27">
        <w:fldChar w:fldCharType="separate"/>
      </w:r>
      <w:ins w:id="515" w:author="肖永博" w:date="2015-09-22T22:22:00Z">
        <w:r w:rsidR="002C56ED">
          <w:rPr>
            <w:rFonts w:hint="eastAsia"/>
          </w:rPr>
          <w:t>图</w:t>
        </w:r>
        <w:r w:rsidR="002C56ED">
          <w:rPr>
            <w:rFonts w:hint="eastAsia"/>
          </w:rPr>
          <w:t xml:space="preserve"> </w:t>
        </w:r>
        <w:r w:rsidR="002C56ED">
          <w:rPr>
            <w:noProof/>
          </w:rPr>
          <w:t>2</w:t>
        </w:r>
        <w:r w:rsidR="002C56ED">
          <w:noBreakHyphen/>
        </w:r>
        <w:r w:rsidR="002C56ED">
          <w:rPr>
            <w:noProof/>
          </w:rPr>
          <w:t>8</w:t>
        </w:r>
      </w:ins>
      <w:del w:id="516" w:author="肖永博" w:date="2015-09-22T22:22:00Z">
        <w:r w:rsidR="00081D27" w:rsidDel="002C56ED">
          <w:rPr>
            <w:rFonts w:hint="eastAsia"/>
          </w:rPr>
          <w:delText>图</w:delText>
        </w:r>
        <w:r w:rsidR="00081D27" w:rsidDel="002C56ED">
          <w:rPr>
            <w:rFonts w:hint="eastAsia"/>
          </w:rPr>
          <w:delText xml:space="preserve"> </w:delText>
        </w:r>
        <w:r w:rsidR="00081D27" w:rsidDel="002C56ED">
          <w:rPr>
            <w:noProof/>
          </w:rPr>
          <w:delText>2</w:delText>
        </w:r>
        <w:r w:rsidR="00081D27" w:rsidDel="002C56ED">
          <w:noBreakHyphen/>
        </w:r>
        <w:r w:rsidR="00081D27" w:rsidDel="002C56ED">
          <w:rPr>
            <w:noProof/>
          </w:rPr>
          <w:delText>7</w:delText>
        </w:r>
      </w:del>
      <w:r w:rsidR="00081D27">
        <w:fldChar w:fldCharType="end"/>
      </w:r>
      <w:r>
        <w:rPr>
          <w:rFonts w:hint="eastAsia"/>
        </w:rPr>
        <w:t>来说，轨迹</w:t>
      </w:r>
      <w:r>
        <w:rPr>
          <w:rFonts w:hint="eastAsia"/>
        </w:rPr>
        <w:t xml:space="preserve"> L=accd</w:t>
      </w:r>
      <w:r>
        <w:rPr>
          <w:rFonts w:hint="eastAsia"/>
        </w:rPr>
        <w:t>的一个对齐就是</w:t>
      </w:r>
      <w:r>
        <w:rPr>
          <w:rFonts w:hint="eastAsia"/>
        </w:rPr>
        <w:t>(a, a)(c, c)(&gt;&gt;, b)(c, &gt;&gt;)(d, d)</w:t>
      </w:r>
      <w:r>
        <w:rPr>
          <w:rFonts w:hint="eastAsia"/>
        </w:rPr>
        <w:t>。</w:t>
      </w:r>
    </w:p>
    <w:p w14:paraId="072244E9" w14:textId="58AA5A7B" w:rsidR="00601758" w:rsidRDefault="00601758" w:rsidP="00601758">
      <w:pPr>
        <w:ind w:firstLine="420"/>
      </w:pPr>
      <w:r>
        <w:rPr>
          <w:rFonts w:hint="eastAsia"/>
        </w:rPr>
        <w:t>对每一条轨迹而言，都会有很多种对齐方法使它和模型</w:t>
      </w:r>
      <w:r>
        <w:rPr>
          <w:rFonts w:hint="eastAsia"/>
        </w:rPr>
        <w:t>N</w:t>
      </w:r>
      <w:r>
        <w:rPr>
          <w:rFonts w:hint="eastAsia"/>
        </w:rPr>
        <w:t>对齐。</w:t>
      </w:r>
      <w:commentRangeStart w:id="517"/>
      <w:r>
        <w:rPr>
          <w:rFonts w:hint="eastAsia"/>
        </w:rPr>
        <w:t>例如说对于</w:t>
      </w:r>
      <w:r w:rsidR="00081D27">
        <w:fldChar w:fldCharType="begin"/>
      </w:r>
      <w:r w:rsidR="00081D27">
        <w:instrText xml:space="preserve"> </w:instrText>
      </w:r>
      <w:r w:rsidR="00081D27">
        <w:rPr>
          <w:rFonts w:hint="eastAsia"/>
        </w:rPr>
        <w:instrText>REF _Ref430682523 \h</w:instrText>
      </w:r>
      <w:r w:rsidR="00081D27">
        <w:instrText xml:space="preserve"> </w:instrText>
      </w:r>
      <w:r w:rsidR="00081D27">
        <w:fldChar w:fldCharType="separate"/>
      </w:r>
      <w:ins w:id="518" w:author="肖永博" w:date="2015-09-22T22:22:00Z">
        <w:r w:rsidR="002C56ED">
          <w:rPr>
            <w:rFonts w:hint="eastAsia"/>
          </w:rPr>
          <w:t>图</w:t>
        </w:r>
        <w:r w:rsidR="002C56ED">
          <w:rPr>
            <w:rFonts w:hint="eastAsia"/>
          </w:rPr>
          <w:t xml:space="preserve"> </w:t>
        </w:r>
        <w:r w:rsidR="002C56ED">
          <w:rPr>
            <w:noProof/>
          </w:rPr>
          <w:t>2</w:t>
        </w:r>
        <w:r w:rsidR="002C56ED">
          <w:noBreakHyphen/>
        </w:r>
        <w:r w:rsidR="002C56ED">
          <w:rPr>
            <w:noProof/>
          </w:rPr>
          <w:t>7</w:t>
        </w:r>
      </w:ins>
      <w:del w:id="519" w:author="肖永博" w:date="2015-09-22T22:22:00Z">
        <w:r w:rsidR="00081D27" w:rsidDel="002C56ED">
          <w:rPr>
            <w:rFonts w:hint="eastAsia"/>
          </w:rPr>
          <w:delText>图</w:delText>
        </w:r>
        <w:r w:rsidR="00081D27" w:rsidDel="002C56ED">
          <w:rPr>
            <w:rFonts w:hint="eastAsia"/>
          </w:rPr>
          <w:delText xml:space="preserve"> </w:delText>
        </w:r>
        <w:r w:rsidR="00081D27" w:rsidDel="002C56ED">
          <w:rPr>
            <w:noProof/>
          </w:rPr>
          <w:delText>2</w:delText>
        </w:r>
        <w:r w:rsidR="00081D27" w:rsidDel="002C56ED">
          <w:noBreakHyphen/>
        </w:r>
        <w:r w:rsidR="00081D27" w:rsidDel="002C56ED">
          <w:rPr>
            <w:noProof/>
          </w:rPr>
          <w:delText>6</w:delText>
        </w:r>
      </w:del>
      <w:r w:rsidR="00081D27">
        <w:fldChar w:fldCharType="end"/>
      </w:r>
      <w:r>
        <w:rPr>
          <w:rFonts w:hint="eastAsia"/>
        </w:rPr>
        <w:t>中的模型</w:t>
      </w:r>
      <w:r w:rsidR="00577504">
        <w:rPr>
          <w:rFonts w:hint="eastAsia"/>
        </w:rPr>
        <w:t>II</w:t>
      </w:r>
      <w:r>
        <w:rPr>
          <w:rFonts w:hint="eastAsia"/>
        </w:rPr>
        <w:t>和轨迹</w:t>
      </w:r>
      <w:r>
        <w:rPr>
          <w:rFonts w:hint="eastAsia"/>
        </w:rPr>
        <w:t xml:space="preserve"> L= abcbd</w:t>
      </w:r>
      <w:r>
        <w:rPr>
          <w:rFonts w:hint="eastAsia"/>
        </w:rPr>
        <w:t>，</w:t>
      </w:r>
      <w:r w:rsidR="00081D27">
        <w:fldChar w:fldCharType="begin"/>
      </w:r>
      <w:r w:rsidR="00081D27">
        <w:instrText xml:space="preserve"> </w:instrText>
      </w:r>
      <w:r w:rsidR="00081D27">
        <w:rPr>
          <w:rFonts w:hint="eastAsia"/>
        </w:rPr>
        <w:instrText>REF _Ref430682630 \h</w:instrText>
      </w:r>
      <w:r w:rsidR="00081D27">
        <w:instrText xml:space="preserve"> </w:instrText>
      </w:r>
      <w:r w:rsidR="00081D27">
        <w:fldChar w:fldCharType="separate"/>
      </w:r>
      <w:ins w:id="520" w:author="肖永博" w:date="2015-09-22T22:22:00Z">
        <w:r w:rsidR="002C56ED">
          <w:rPr>
            <w:rFonts w:hint="eastAsia"/>
          </w:rPr>
          <w:t>图</w:t>
        </w:r>
        <w:r w:rsidR="002C56ED">
          <w:rPr>
            <w:rFonts w:hint="eastAsia"/>
          </w:rPr>
          <w:t xml:space="preserve"> </w:t>
        </w:r>
        <w:r w:rsidR="002C56ED">
          <w:rPr>
            <w:noProof/>
          </w:rPr>
          <w:t>2</w:t>
        </w:r>
        <w:r w:rsidR="002C56ED">
          <w:noBreakHyphen/>
        </w:r>
        <w:r w:rsidR="002C56ED">
          <w:rPr>
            <w:noProof/>
          </w:rPr>
          <w:t>9</w:t>
        </w:r>
      </w:ins>
      <w:del w:id="521" w:author="肖永博" w:date="2015-09-22T22:22:00Z">
        <w:r w:rsidR="00081D27" w:rsidDel="002C56ED">
          <w:rPr>
            <w:rFonts w:hint="eastAsia"/>
          </w:rPr>
          <w:delText>图</w:delText>
        </w:r>
        <w:r w:rsidR="00081D27" w:rsidDel="002C56ED">
          <w:rPr>
            <w:rFonts w:hint="eastAsia"/>
          </w:rPr>
          <w:delText xml:space="preserve"> </w:delText>
        </w:r>
        <w:r w:rsidR="00081D27" w:rsidDel="002C56ED">
          <w:rPr>
            <w:noProof/>
          </w:rPr>
          <w:delText>2</w:delText>
        </w:r>
        <w:r w:rsidR="00081D27" w:rsidDel="002C56ED">
          <w:noBreakHyphen/>
        </w:r>
        <w:r w:rsidR="00081D27" w:rsidDel="002C56ED">
          <w:rPr>
            <w:noProof/>
          </w:rPr>
          <w:delText>8</w:delText>
        </w:r>
      </w:del>
      <w:r w:rsidR="00081D27">
        <w:fldChar w:fldCharType="end"/>
      </w:r>
      <w:r>
        <w:rPr>
          <w:rFonts w:hint="eastAsia"/>
        </w:rPr>
        <w:t>中的三种对齐方法都是可以使</w:t>
      </w:r>
      <w:r>
        <w:rPr>
          <w:rFonts w:hint="eastAsia"/>
        </w:rPr>
        <w:t>L</w:t>
      </w:r>
      <w:r>
        <w:rPr>
          <w:rFonts w:hint="eastAsia"/>
        </w:rPr>
        <w:t>和模型</w:t>
      </w:r>
      <w:r>
        <w:rPr>
          <w:rFonts w:hint="eastAsia"/>
        </w:rPr>
        <w:t>N</w:t>
      </w:r>
      <w:r>
        <w:rPr>
          <w:rFonts w:hint="eastAsia"/>
        </w:rPr>
        <w:t>对齐的</w:t>
      </w:r>
      <w:commentRangeEnd w:id="517"/>
      <w:r w:rsidR="00266606">
        <w:rPr>
          <w:rStyle w:val="aa"/>
        </w:rPr>
        <w:commentReference w:id="517"/>
      </w:r>
      <w:r>
        <w:rPr>
          <w:rFonts w:hint="eastAsia"/>
        </w:rPr>
        <w:t>。</w:t>
      </w:r>
    </w:p>
    <w:p w14:paraId="48BA630E" w14:textId="77777777" w:rsidR="00577504" w:rsidRDefault="00601758" w:rsidP="00577504">
      <w:pPr>
        <w:keepNext/>
        <w:ind w:firstLine="420"/>
        <w:jc w:val="center"/>
      </w:pPr>
      <w:commentRangeStart w:id="522"/>
      <w:r>
        <w:rPr>
          <w:rFonts w:ascii="Calibri" w:eastAsia="Apple Color Emoji" w:hAnsi="Calibri" w:cs="Calibri" w:hint="eastAsia"/>
          <w:noProof/>
          <w:sz w:val="24"/>
        </w:rPr>
        <w:drawing>
          <wp:inline distT="0" distB="0" distL="0" distR="0" wp14:anchorId="680575E6" wp14:editId="3B7F3E82">
            <wp:extent cx="3582767" cy="12287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屏幕快照%202015-09-15%20下午7"/>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582767" cy="1228725"/>
                    </a:xfrm>
                    <a:prstGeom prst="rect">
                      <a:avLst/>
                    </a:prstGeom>
                    <a:noFill/>
                    <a:ln>
                      <a:noFill/>
                    </a:ln>
                  </pic:spPr>
                </pic:pic>
              </a:graphicData>
            </a:graphic>
          </wp:inline>
        </w:drawing>
      </w:r>
      <w:commentRangeEnd w:id="522"/>
      <w:r w:rsidR="000C67C9">
        <w:rPr>
          <w:rStyle w:val="aa"/>
        </w:rPr>
        <w:commentReference w:id="522"/>
      </w:r>
    </w:p>
    <w:p w14:paraId="3176E3B5" w14:textId="132F625D" w:rsidR="00601758" w:rsidRDefault="00577504" w:rsidP="00577504">
      <w:pPr>
        <w:pStyle w:val="a7"/>
        <w:jc w:val="center"/>
      </w:pPr>
      <w:bookmarkStart w:id="523" w:name="_Ref430682630"/>
      <w:r>
        <w:rPr>
          <w:rFonts w:hint="eastAsia"/>
        </w:rPr>
        <w:t>图</w:t>
      </w:r>
      <w:r>
        <w:rPr>
          <w:rFonts w:hint="eastAsia"/>
        </w:rPr>
        <w:t xml:space="preserve"> </w:t>
      </w:r>
      <w:ins w:id="524" w:author="肖永博" w:date="2015-09-22T16:08:00Z">
        <w:r w:rsidR="006330CD">
          <w:fldChar w:fldCharType="begin"/>
        </w:r>
        <w:r w:rsidR="006330CD">
          <w:instrText xml:space="preserve"> </w:instrText>
        </w:r>
        <w:r w:rsidR="006330CD">
          <w:rPr>
            <w:rFonts w:hint="eastAsia"/>
          </w:rPr>
          <w:instrText>STYLEREF 1 \s</w:instrText>
        </w:r>
        <w:r w:rsidR="006330CD">
          <w:instrText xml:space="preserve"> </w:instrText>
        </w:r>
      </w:ins>
      <w:r w:rsidR="006330CD">
        <w:fldChar w:fldCharType="separate"/>
      </w:r>
      <w:r w:rsidR="002C56ED">
        <w:rPr>
          <w:noProof/>
        </w:rPr>
        <w:t>2</w:t>
      </w:r>
      <w:ins w:id="525" w:author="肖永博" w:date="2015-09-22T16:08:00Z">
        <w:r w:rsidR="006330CD">
          <w:fldChar w:fldCharType="end"/>
        </w:r>
        <w:r w:rsidR="006330CD">
          <w:noBreakHyphen/>
        </w:r>
        <w:r w:rsidR="006330CD">
          <w:fldChar w:fldCharType="begin"/>
        </w:r>
        <w:r w:rsidR="006330CD">
          <w:instrText xml:space="preserve"> </w:instrText>
        </w:r>
        <w:r w:rsidR="006330CD">
          <w:rPr>
            <w:rFonts w:hint="eastAsia"/>
          </w:rPr>
          <w:instrText xml:space="preserve">SEQ </w:instrText>
        </w:r>
        <w:r w:rsidR="006330CD">
          <w:rPr>
            <w:rFonts w:hint="eastAsia"/>
          </w:rPr>
          <w:instrText>图</w:instrText>
        </w:r>
        <w:r w:rsidR="006330CD">
          <w:rPr>
            <w:rFonts w:hint="eastAsia"/>
          </w:rPr>
          <w:instrText xml:space="preserve"> \* ARABIC \s 1</w:instrText>
        </w:r>
        <w:r w:rsidR="006330CD">
          <w:instrText xml:space="preserve"> </w:instrText>
        </w:r>
      </w:ins>
      <w:r w:rsidR="006330CD">
        <w:fldChar w:fldCharType="separate"/>
      </w:r>
      <w:ins w:id="526" w:author="肖永博" w:date="2015-09-22T22:22:00Z">
        <w:r w:rsidR="002C56ED">
          <w:rPr>
            <w:noProof/>
          </w:rPr>
          <w:t>9</w:t>
        </w:r>
      </w:ins>
      <w:ins w:id="527" w:author="肖永博" w:date="2015-09-22T16:08:00Z">
        <w:r w:rsidR="006330CD">
          <w:fldChar w:fldCharType="end"/>
        </w:r>
      </w:ins>
      <w:del w:id="528" w:author="肖永博" w:date="2015-09-22T16:08:00Z">
        <w:r w:rsidR="00F16FF0" w:rsidDel="006330CD">
          <w:fldChar w:fldCharType="begin"/>
        </w:r>
        <w:r w:rsidR="00F16FF0" w:rsidDel="006330CD">
          <w:delInstrText xml:space="preserve"> </w:delInstrText>
        </w:r>
        <w:r w:rsidR="00F16FF0" w:rsidDel="006330CD">
          <w:rPr>
            <w:rFonts w:hint="eastAsia"/>
          </w:rPr>
          <w:delInstrText>STYLEREF 1 \s</w:delInstrText>
        </w:r>
        <w:r w:rsidR="00F16FF0" w:rsidDel="006330CD">
          <w:delInstrText xml:space="preserve"> </w:delInstrText>
        </w:r>
        <w:r w:rsidR="00F16FF0" w:rsidDel="006330CD">
          <w:fldChar w:fldCharType="separate"/>
        </w:r>
        <w:r w:rsidR="00F16FF0" w:rsidDel="006330CD">
          <w:rPr>
            <w:noProof/>
          </w:rPr>
          <w:delText>2</w:delText>
        </w:r>
        <w:r w:rsidR="00F16FF0" w:rsidDel="006330CD">
          <w:fldChar w:fldCharType="end"/>
        </w:r>
        <w:r w:rsidR="00F16FF0" w:rsidDel="006330CD">
          <w:noBreakHyphen/>
        </w:r>
        <w:r w:rsidR="00F16FF0" w:rsidDel="006330CD">
          <w:fldChar w:fldCharType="begin"/>
        </w:r>
        <w:r w:rsidR="00F16FF0" w:rsidDel="006330CD">
          <w:delInstrText xml:space="preserve"> </w:delInstrText>
        </w:r>
        <w:r w:rsidR="00F16FF0" w:rsidDel="006330CD">
          <w:rPr>
            <w:rFonts w:hint="eastAsia"/>
          </w:rPr>
          <w:delInstrText xml:space="preserve">SEQ </w:delInstrText>
        </w:r>
        <w:r w:rsidR="00F16FF0" w:rsidDel="006330CD">
          <w:rPr>
            <w:rFonts w:hint="eastAsia"/>
          </w:rPr>
          <w:delInstrText>图</w:delInstrText>
        </w:r>
        <w:r w:rsidR="00F16FF0" w:rsidDel="006330CD">
          <w:rPr>
            <w:rFonts w:hint="eastAsia"/>
          </w:rPr>
          <w:delInstrText xml:space="preserve"> \* ARABIC \s 1</w:delInstrText>
        </w:r>
        <w:r w:rsidR="00F16FF0" w:rsidDel="006330CD">
          <w:delInstrText xml:space="preserve"> </w:delInstrText>
        </w:r>
        <w:r w:rsidR="00F16FF0" w:rsidDel="006330CD">
          <w:fldChar w:fldCharType="separate"/>
        </w:r>
        <w:r w:rsidR="00F16FF0" w:rsidDel="006330CD">
          <w:rPr>
            <w:noProof/>
          </w:rPr>
          <w:delText>9</w:delText>
        </w:r>
        <w:r w:rsidR="00F16FF0" w:rsidDel="006330CD">
          <w:fldChar w:fldCharType="end"/>
        </w:r>
      </w:del>
      <w:bookmarkEnd w:id="523"/>
      <w:r>
        <w:t xml:space="preserve"> </w:t>
      </w:r>
      <w:r w:rsidRPr="008D3AD3">
        <w:rPr>
          <w:rFonts w:hint="eastAsia"/>
        </w:rPr>
        <w:t>轨迹</w:t>
      </w:r>
      <w:r w:rsidRPr="008D3AD3">
        <w:rPr>
          <w:rFonts w:hint="eastAsia"/>
        </w:rPr>
        <w:t>L=accd</w:t>
      </w:r>
      <w:r w:rsidR="008607A6" w:rsidRPr="008D3AD3">
        <w:rPr>
          <w:rFonts w:hint="eastAsia"/>
        </w:rPr>
        <w:t>同</w:t>
      </w:r>
      <w:r w:rsidR="008607A6">
        <w:rPr>
          <w:rFonts w:hint="eastAsia"/>
        </w:rPr>
        <w:t>P</w:t>
      </w:r>
      <w:r w:rsidR="008607A6" w:rsidRPr="008D3AD3">
        <w:rPr>
          <w:rFonts w:hint="eastAsia"/>
        </w:rPr>
        <w:t>etri</w:t>
      </w:r>
      <w:r w:rsidRPr="008D3AD3">
        <w:rPr>
          <w:rFonts w:hint="eastAsia"/>
        </w:rPr>
        <w:t>网模型</w:t>
      </w:r>
      <w:r w:rsidRPr="008D3AD3">
        <w:rPr>
          <w:rFonts w:hint="eastAsia"/>
        </w:rPr>
        <w:t>II</w:t>
      </w:r>
      <w:r w:rsidRPr="008D3AD3">
        <w:rPr>
          <w:rFonts w:hint="eastAsia"/>
        </w:rPr>
        <w:t>的</w:t>
      </w:r>
      <w:r>
        <w:rPr>
          <w:rFonts w:hint="eastAsia"/>
        </w:rPr>
        <w:t>三种</w:t>
      </w:r>
      <w:r w:rsidRPr="008D3AD3">
        <w:rPr>
          <w:rFonts w:hint="eastAsia"/>
        </w:rPr>
        <w:t>对齐</w:t>
      </w:r>
    </w:p>
    <w:p w14:paraId="390A6581" w14:textId="77777777" w:rsidR="00601758" w:rsidRPr="00601758" w:rsidRDefault="00601758" w:rsidP="00601758">
      <w:pPr>
        <w:ind w:firstLine="420"/>
      </w:pPr>
      <w:r w:rsidRPr="00601758">
        <w:rPr>
          <w:rFonts w:hint="eastAsia"/>
        </w:rPr>
        <w:t>在这</w:t>
      </w:r>
      <w:r w:rsidR="007917A6">
        <w:fldChar w:fldCharType="begin"/>
      </w:r>
      <w:r w:rsidR="007917A6">
        <w:instrText xml:space="preserve"> </w:instrText>
      </w:r>
      <w:r w:rsidR="007917A6">
        <w:rPr>
          <w:rFonts w:hint="eastAsia"/>
        </w:rPr>
        <w:instrText>REF _Ref430453756 \r \h</w:instrText>
      </w:r>
      <w:r w:rsidR="007917A6">
        <w:instrText xml:space="preserve"> </w:instrText>
      </w:r>
      <w:r w:rsidR="007917A6">
        <w:fldChar w:fldCharType="separate"/>
      </w:r>
      <w:r w:rsidR="002C56ED">
        <w:t>[1]</w:t>
      </w:r>
      <w:r w:rsidR="007917A6">
        <w:fldChar w:fldCharType="end"/>
      </w:r>
      <w:r w:rsidR="007917A6">
        <w:rPr>
          <w:rFonts w:hint="eastAsia"/>
        </w:rPr>
        <w:t>、</w:t>
      </w:r>
      <w:r w:rsidR="007917A6">
        <w:fldChar w:fldCharType="begin"/>
      </w:r>
      <w:r w:rsidR="007917A6">
        <w:instrText xml:space="preserve"> REF _Ref430454089 \r \h </w:instrText>
      </w:r>
      <w:r w:rsidR="007917A6">
        <w:fldChar w:fldCharType="separate"/>
      </w:r>
      <w:ins w:id="529" w:author="肖永博" w:date="2015-09-22T22:22:00Z">
        <w:r w:rsidR="002C56ED">
          <w:t>[15]</w:t>
        </w:r>
      </w:ins>
      <w:del w:id="530" w:author="肖永博" w:date="2015-09-22T22:21:00Z">
        <w:r w:rsidR="00F3369B" w:rsidDel="002C56ED">
          <w:delText>[14]</w:delText>
        </w:r>
      </w:del>
      <w:r w:rsidR="007917A6">
        <w:fldChar w:fldCharType="end"/>
      </w:r>
      <w:r w:rsidR="007917A6">
        <w:rPr>
          <w:rFonts w:hint="eastAsia"/>
        </w:rPr>
        <w:t>、</w:t>
      </w:r>
      <w:r w:rsidR="007917A6">
        <w:fldChar w:fldCharType="begin"/>
      </w:r>
      <w:r w:rsidR="007917A6">
        <w:instrText xml:space="preserve"> REF _Ref430454113 \r \h </w:instrText>
      </w:r>
      <w:r w:rsidR="007917A6">
        <w:fldChar w:fldCharType="separate"/>
      </w:r>
      <w:ins w:id="531" w:author="肖永博" w:date="2015-09-22T22:22:00Z">
        <w:r w:rsidR="002C56ED">
          <w:t>[16]</w:t>
        </w:r>
      </w:ins>
      <w:del w:id="532" w:author="肖永博" w:date="2015-09-22T22:22:00Z">
        <w:r w:rsidR="00F3369B" w:rsidDel="002C56ED">
          <w:delText>[15]</w:delText>
        </w:r>
      </w:del>
      <w:r w:rsidR="007917A6">
        <w:fldChar w:fldCharType="end"/>
      </w:r>
      <w:r w:rsidRPr="00601758">
        <w:rPr>
          <w:rFonts w:hint="eastAsia"/>
        </w:rPr>
        <w:t>三篇文章中，它们都分别基于对齐概念和代价函数介绍了如何通过最小代价有效来将日志和模型进行对齐的方法。</w:t>
      </w:r>
    </w:p>
    <w:p w14:paraId="5EE4DC07" w14:textId="77777777" w:rsidR="00631E12" w:rsidRDefault="00631E12" w:rsidP="00601758">
      <w:pPr>
        <w:pStyle w:val="2"/>
      </w:pPr>
      <w:bookmarkStart w:id="533" w:name="_Toc430716787"/>
      <w:r>
        <w:rPr>
          <w:rFonts w:hint="eastAsia"/>
        </w:rPr>
        <w:t>展开技术</w:t>
      </w:r>
      <w:bookmarkEnd w:id="533"/>
    </w:p>
    <w:p w14:paraId="0CD9F467" w14:textId="77777777" w:rsidR="00DC10EE" w:rsidRDefault="00DC10EE" w:rsidP="00631E12">
      <w:pPr>
        <w:pStyle w:val="3"/>
      </w:pPr>
      <w:bookmarkStart w:id="534" w:name="_Toc430716788"/>
      <w:r w:rsidRPr="00DC10EE">
        <w:rPr>
          <w:rFonts w:hint="eastAsia"/>
        </w:rPr>
        <w:t>分</w:t>
      </w:r>
      <w:r w:rsidR="00601758">
        <w:rPr>
          <w:rFonts w:hint="eastAsia"/>
        </w:rPr>
        <w:t>支</w:t>
      </w:r>
      <w:r w:rsidRPr="00DC10EE">
        <w:rPr>
          <w:rFonts w:hint="eastAsia"/>
        </w:rPr>
        <w:t>流程</w:t>
      </w:r>
      <w:bookmarkEnd w:id="534"/>
    </w:p>
    <w:p w14:paraId="2081D090" w14:textId="4F27A4D4" w:rsidR="00601758" w:rsidRDefault="00601758" w:rsidP="00601758">
      <w:pPr>
        <w:ind w:firstLine="420"/>
      </w:pPr>
      <w:r>
        <w:rPr>
          <w:rFonts w:hint="eastAsia"/>
        </w:rPr>
        <w:t>分支流程是一种基于偏序顺序语法的</w:t>
      </w:r>
      <w:r w:rsidR="009D5F0C">
        <w:rPr>
          <w:rFonts w:hint="eastAsia"/>
        </w:rPr>
        <w:t>Petri</w:t>
      </w:r>
      <w:r>
        <w:rPr>
          <w:rFonts w:hint="eastAsia"/>
        </w:rPr>
        <w:t>网结构的展开形式</w:t>
      </w:r>
      <w:r w:rsidR="007917A6" w:rsidRPr="007917A6">
        <w:rPr>
          <w:vertAlign w:val="superscript"/>
        </w:rPr>
        <w:fldChar w:fldCharType="begin"/>
      </w:r>
      <w:r w:rsidR="007917A6" w:rsidRPr="007917A6">
        <w:rPr>
          <w:vertAlign w:val="superscript"/>
        </w:rPr>
        <w:instrText xml:space="preserve"> </w:instrText>
      </w:r>
      <w:r w:rsidR="007917A6" w:rsidRPr="007917A6">
        <w:rPr>
          <w:rFonts w:hint="eastAsia"/>
          <w:vertAlign w:val="superscript"/>
        </w:rPr>
        <w:instrText>REF _Ref430454377 \r \h</w:instrText>
      </w:r>
      <w:r w:rsidR="007917A6" w:rsidRPr="007917A6">
        <w:rPr>
          <w:vertAlign w:val="superscript"/>
        </w:rPr>
        <w:instrText xml:space="preserve"> </w:instrText>
      </w:r>
      <w:r w:rsidR="007917A6">
        <w:rPr>
          <w:vertAlign w:val="superscript"/>
        </w:rPr>
        <w:instrText xml:space="preserve"> \* MERGEFORMAT </w:instrText>
      </w:r>
      <w:r w:rsidR="007917A6" w:rsidRPr="007917A6">
        <w:rPr>
          <w:vertAlign w:val="superscript"/>
        </w:rPr>
      </w:r>
      <w:r w:rsidR="007917A6" w:rsidRPr="007917A6">
        <w:rPr>
          <w:vertAlign w:val="superscript"/>
        </w:rPr>
        <w:fldChar w:fldCharType="separate"/>
      </w:r>
      <w:ins w:id="535" w:author="肖永博" w:date="2015-09-22T22:22:00Z">
        <w:r w:rsidR="002C56ED">
          <w:rPr>
            <w:vertAlign w:val="superscript"/>
          </w:rPr>
          <w:t>[30]</w:t>
        </w:r>
      </w:ins>
      <w:del w:id="536" w:author="肖永博" w:date="2015-09-22T22:22:00Z">
        <w:r w:rsidR="00F3369B" w:rsidDel="002C56ED">
          <w:rPr>
            <w:vertAlign w:val="superscript"/>
          </w:rPr>
          <w:delText>[29]</w:delText>
        </w:r>
      </w:del>
      <w:r w:rsidR="007917A6" w:rsidRPr="007917A6">
        <w:rPr>
          <w:vertAlign w:val="superscript"/>
        </w:rPr>
        <w:fldChar w:fldCharType="end"/>
      </w:r>
      <w:r>
        <w:rPr>
          <w:rFonts w:hint="eastAsia"/>
        </w:rPr>
        <w:t>。通过对原始</w:t>
      </w:r>
      <w:r w:rsidR="003153CD">
        <w:rPr>
          <w:rFonts w:hint="eastAsia"/>
        </w:rPr>
        <w:t xml:space="preserve">Petri </w:t>
      </w:r>
      <w:r>
        <w:rPr>
          <w:rFonts w:hint="eastAsia"/>
        </w:rPr>
        <w:t>网进行变化，可以得到它的分支流程。分支流程可以大大简化对模型的结构和模型规定行为的分析难度。</w:t>
      </w:r>
    </w:p>
    <w:p w14:paraId="2F2AE02E" w14:textId="5E5BA0A1" w:rsidR="00601758" w:rsidRDefault="00601758" w:rsidP="00601758">
      <w:pPr>
        <w:ind w:firstLine="420"/>
      </w:pPr>
      <w:r>
        <w:rPr>
          <w:rFonts w:hint="eastAsia"/>
        </w:rPr>
        <w:t>在业务模型中，结构最简单的就是</w:t>
      </w:r>
      <w:r w:rsidR="009D5F0C">
        <w:rPr>
          <w:rFonts w:hint="eastAsia"/>
        </w:rPr>
        <w:t>Causal</w:t>
      </w:r>
      <w:r>
        <w:rPr>
          <w:rFonts w:hint="eastAsia"/>
        </w:rPr>
        <w:t>网。</w:t>
      </w:r>
    </w:p>
    <w:p w14:paraId="1AE72393" w14:textId="401E86FD" w:rsidR="00601758" w:rsidRDefault="00601758" w:rsidP="00601758">
      <w:pPr>
        <w:ind w:firstLine="420"/>
      </w:pPr>
      <w:r w:rsidRPr="00F02427">
        <w:rPr>
          <w:rFonts w:hint="eastAsia"/>
          <w:b/>
        </w:rPr>
        <w:t>定义（</w:t>
      </w:r>
      <w:r w:rsidR="003C1709" w:rsidRPr="00F02427">
        <w:rPr>
          <w:b/>
        </w:rPr>
        <w:t xml:space="preserve">Causal </w:t>
      </w:r>
      <w:r w:rsidRPr="00F02427">
        <w:rPr>
          <w:rFonts w:hint="eastAsia"/>
          <w:b/>
        </w:rPr>
        <w:t>网）</w:t>
      </w:r>
      <w:r>
        <w:rPr>
          <w:rFonts w:hint="eastAsia"/>
        </w:rPr>
        <w:t>：</w:t>
      </w:r>
      <w:r w:rsidR="004905AA">
        <w:rPr>
          <w:rFonts w:hint="eastAsia"/>
        </w:rPr>
        <w:t xml:space="preserve">Causal </w:t>
      </w:r>
      <w:r>
        <w:rPr>
          <w:rFonts w:hint="eastAsia"/>
        </w:rPr>
        <w:t>网是一个网络</w:t>
      </w:r>
      <w:r>
        <w:rPr>
          <w:rFonts w:hint="eastAsia"/>
        </w:rPr>
        <w:t xml:space="preserve"> N = (P,T,F), </w:t>
      </w:r>
      <w:r w:rsidR="000D0D8C">
        <w:rPr>
          <w:rFonts w:hint="eastAsia"/>
        </w:rPr>
        <w:t>需要满足对于</w:t>
      </w:r>
      <m:oMath>
        <m:r>
          <m:rPr>
            <m:sty m:val="p"/>
          </m:rPr>
          <w:rPr>
            <w:rFonts w:ascii="Cambria Math" w:hAnsi="Cambria Math"/>
          </w:rPr>
          <m:t>∀p ∈P</m:t>
        </m:r>
      </m:oMath>
      <w:r w:rsidR="000D0D8C">
        <w:rPr>
          <w:rFonts w:hint="eastAsia"/>
        </w:rPr>
        <w:t>，都有</w:t>
      </w:r>
      <w:r>
        <w:rPr>
          <w:rFonts w:hint="eastAsia"/>
        </w:rPr>
        <w:t xml:space="preserve"> |</w:t>
      </w:r>
      <w:r>
        <w:rPr>
          <w:rFonts w:hint="eastAsia"/>
        </w:rPr>
        <w:t>•</w:t>
      </w:r>
      <w:r>
        <w:rPr>
          <w:rFonts w:hint="eastAsia"/>
        </w:rPr>
        <w:t xml:space="preserve">p| </w:t>
      </w:r>
      <w:r>
        <w:rPr>
          <w:rFonts w:hint="eastAsia"/>
        </w:rPr>
        <w:lastRenderedPageBreak/>
        <w:t>≤</w:t>
      </w:r>
      <w:r>
        <w:rPr>
          <w:rFonts w:hint="eastAsia"/>
        </w:rPr>
        <w:t xml:space="preserve"> 1</w:t>
      </w:r>
      <w:r w:rsidR="000D0D8C">
        <w:rPr>
          <w:rFonts w:hint="eastAsia"/>
        </w:rPr>
        <w:t>且</w:t>
      </w:r>
      <w:r>
        <w:rPr>
          <w:rFonts w:hint="eastAsia"/>
        </w:rPr>
        <w:t>|p</w:t>
      </w:r>
      <w:r>
        <w:rPr>
          <w:rFonts w:hint="eastAsia"/>
        </w:rPr>
        <w:t>•</w:t>
      </w:r>
      <w:r>
        <w:rPr>
          <w:rFonts w:hint="eastAsia"/>
        </w:rPr>
        <w:t xml:space="preserve">| </w:t>
      </w:r>
      <w:r>
        <w:rPr>
          <w:rFonts w:hint="eastAsia"/>
        </w:rPr>
        <w:t>≤</w:t>
      </w:r>
      <w:r>
        <w:rPr>
          <w:rFonts w:hint="eastAsia"/>
        </w:rPr>
        <w:t xml:space="preserve"> 1</w:t>
      </w:r>
      <w:r>
        <w:rPr>
          <w:rFonts w:hint="eastAsia"/>
        </w:rPr>
        <w:t>。</w:t>
      </w:r>
    </w:p>
    <w:p w14:paraId="304C703B" w14:textId="5E2B8B38" w:rsidR="00601758" w:rsidRDefault="00601758" w:rsidP="00601758">
      <w:pPr>
        <w:ind w:firstLine="420"/>
      </w:pPr>
      <w:r>
        <w:rPr>
          <w:rFonts w:hint="eastAsia"/>
        </w:rPr>
        <w:t>不同于</w:t>
      </w:r>
      <w:r w:rsidR="00F02427">
        <w:rPr>
          <w:rFonts w:hint="eastAsia"/>
          <w:highlight w:val="yellow"/>
        </w:rPr>
        <w:t>C</w:t>
      </w:r>
      <w:r w:rsidRPr="00F02427">
        <w:rPr>
          <w:highlight w:val="yellow"/>
        </w:rPr>
        <w:t>ausal</w:t>
      </w:r>
      <w:r>
        <w:rPr>
          <w:rFonts w:hint="eastAsia"/>
        </w:rPr>
        <w:t>网，带有选择分支的网络将会产生很多不同分支的流程操作，这对分析</w:t>
      </w:r>
      <w:r w:rsidR="00F02427">
        <w:rPr>
          <w:rFonts w:hint="eastAsia"/>
          <w:highlight w:val="yellow"/>
        </w:rPr>
        <w:t>P</w:t>
      </w:r>
      <w:r w:rsidRPr="00F02427">
        <w:rPr>
          <w:highlight w:val="yellow"/>
        </w:rPr>
        <w:t>etri</w:t>
      </w:r>
      <w:r>
        <w:rPr>
          <w:rFonts w:hint="eastAsia"/>
        </w:rPr>
        <w:t>网模型造成了困难。</w:t>
      </w:r>
      <w:r w:rsidR="00D159A7">
        <w:fldChar w:fldCharType="begin"/>
      </w:r>
      <w:r w:rsidR="00D159A7">
        <w:instrText xml:space="preserve"> </w:instrText>
      </w:r>
      <w:r w:rsidR="00D159A7">
        <w:rPr>
          <w:rFonts w:hint="eastAsia"/>
        </w:rPr>
        <w:instrText>REF _Ref430454377 \r \h</w:instrText>
      </w:r>
      <w:r w:rsidR="00D159A7">
        <w:instrText xml:space="preserve"> </w:instrText>
      </w:r>
      <w:r w:rsidR="00D159A7">
        <w:fldChar w:fldCharType="separate"/>
      </w:r>
      <w:ins w:id="537" w:author="肖永博" w:date="2015-09-22T22:22:00Z">
        <w:r w:rsidR="002C56ED">
          <w:t>[30]</w:t>
        </w:r>
      </w:ins>
      <w:del w:id="538" w:author="肖永博" w:date="2015-09-22T22:22:00Z">
        <w:r w:rsidR="00F3369B" w:rsidDel="002C56ED">
          <w:delText>[29]</w:delText>
        </w:r>
      </w:del>
      <w:r w:rsidR="00D159A7">
        <w:fldChar w:fldCharType="end"/>
      </w:r>
      <w:r>
        <w:rPr>
          <w:rFonts w:hint="eastAsia"/>
        </w:rPr>
        <w:t>提出了一种简化模型的方法来解决这类问题。首先</w:t>
      </w:r>
      <w:r w:rsidR="00D159A7">
        <w:rPr>
          <w:rFonts w:hint="eastAsia"/>
        </w:rPr>
        <w:t>，需要</w:t>
      </w:r>
      <w:r>
        <w:rPr>
          <w:rFonts w:hint="eastAsia"/>
        </w:rPr>
        <w:t>对所有的选择结构进行分支，使得每一条分支都是</w:t>
      </w:r>
      <w:del w:id="539" w:author="肖永博" w:date="2015-09-22T20:26:00Z">
        <w:r w:rsidDel="006421E8">
          <w:rPr>
            <w:rFonts w:hint="eastAsia"/>
          </w:rPr>
          <w:delText>c</w:delText>
        </w:r>
      </w:del>
      <w:ins w:id="540" w:author="肖永博" w:date="2015-09-22T20:25:00Z">
        <w:r w:rsidR="006421E8">
          <w:t>C</w:t>
        </w:r>
      </w:ins>
      <w:r>
        <w:rPr>
          <w:rFonts w:hint="eastAsia"/>
        </w:rPr>
        <w:t>ausal</w:t>
      </w:r>
      <w:r>
        <w:rPr>
          <w:rFonts w:hint="eastAsia"/>
        </w:rPr>
        <w:t>网而不再含有选择分支结构，每一个分支都可以</w:t>
      </w:r>
      <w:r w:rsidR="000D0D8C">
        <w:rPr>
          <w:rFonts w:hint="eastAsia"/>
        </w:rPr>
        <w:t>看作</w:t>
      </w:r>
      <w:r>
        <w:rPr>
          <w:rFonts w:hint="eastAsia"/>
        </w:rPr>
        <w:t>是一个独立的发生网。</w:t>
      </w:r>
    </w:p>
    <w:p w14:paraId="7F7A5940" w14:textId="77777777" w:rsidR="00601758" w:rsidRDefault="00601758" w:rsidP="00601758">
      <w:pPr>
        <w:ind w:firstLine="420"/>
      </w:pPr>
      <w:r w:rsidRPr="006421E8">
        <w:rPr>
          <w:rFonts w:hint="eastAsia"/>
          <w:b/>
          <w:rPrChange w:id="541" w:author="肖永博" w:date="2015-09-22T20:27:00Z">
            <w:rPr>
              <w:rFonts w:hint="eastAsia"/>
            </w:rPr>
          </w:rPrChange>
        </w:rPr>
        <w:t>定义（发生网）</w:t>
      </w:r>
      <w:r>
        <w:rPr>
          <w:rFonts w:hint="eastAsia"/>
        </w:rPr>
        <w:t>：发生网是一个三元组</w:t>
      </w:r>
      <w:r>
        <w:rPr>
          <w:rFonts w:hint="eastAsia"/>
        </w:rPr>
        <w:t>O =</w:t>
      </w:r>
      <w:r>
        <w:rPr>
          <w:rFonts w:hint="eastAsia"/>
        </w:rPr>
        <w:t>（</w:t>
      </w:r>
      <w:r>
        <w:rPr>
          <w:rFonts w:hint="eastAsia"/>
        </w:rPr>
        <w:t>B</w:t>
      </w:r>
      <w:r>
        <w:rPr>
          <w:rFonts w:hint="eastAsia"/>
        </w:rPr>
        <w:t>，</w:t>
      </w:r>
      <w:r>
        <w:rPr>
          <w:rFonts w:hint="eastAsia"/>
        </w:rPr>
        <w:t>E</w:t>
      </w:r>
      <w:r>
        <w:rPr>
          <w:rFonts w:hint="eastAsia"/>
        </w:rPr>
        <w:t>，</w:t>
      </w:r>
      <w:r>
        <w:rPr>
          <w:rFonts w:hint="eastAsia"/>
        </w:rPr>
        <w:t>F</w:t>
      </w:r>
      <w:r>
        <w:rPr>
          <w:rFonts w:hint="eastAsia"/>
        </w:rPr>
        <w:t>），需要满足对于</w:t>
      </w:r>
      <w:r w:rsidR="000634E8">
        <w:rPr>
          <w:rFonts w:hint="eastAsia"/>
        </w:rPr>
        <w:t>任意属于</w:t>
      </w:r>
      <w:r w:rsidR="000634E8">
        <w:rPr>
          <w:rFonts w:hint="eastAsia"/>
        </w:rPr>
        <w:t>B</w:t>
      </w:r>
      <w:r w:rsidR="000634E8">
        <w:rPr>
          <w:rFonts w:hint="eastAsia"/>
        </w:rPr>
        <w:t>的</w:t>
      </w:r>
      <w:r w:rsidR="000634E8">
        <w:rPr>
          <w:rFonts w:hint="eastAsia"/>
        </w:rPr>
        <w:t>b</w:t>
      </w:r>
      <w:r w:rsidR="000634E8">
        <w:rPr>
          <w:rFonts w:hint="eastAsia"/>
        </w:rPr>
        <w:t>来说</w:t>
      </w:r>
      <w:r>
        <w:rPr>
          <w:rFonts w:hint="eastAsia"/>
        </w:rPr>
        <w:t>，</w:t>
      </w:r>
      <w:r w:rsidR="000634E8">
        <w:rPr>
          <w:rFonts w:hint="eastAsia"/>
        </w:rPr>
        <w:t>都有</w:t>
      </w:r>
      <w:r>
        <w:rPr>
          <w:rFonts w:hint="eastAsia"/>
        </w:rPr>
        <w:t>|</w:t>
      </w:r>
      <w:r>
        <w:rPr>
          <w:rFonts w:hint="eastAsia"/>
        </w:rPr>
        <w:t>•</w:t>
      </w:r>
      <w:r>
        <w:rPr>
          <w:rFonts w:hint="eastAsia"/>
        </w:rPr>
        <w:t>b|</w:t>
      </w:r>
      <w:r>
        <w:rPr>
          <w:rFonts w:hint="eastAsia"/>
        </w:rPr>
        <w:t>≤</w:t>
      </w:r>
      <w:r>
        <w:rPr>
          <w:rFonts w:hint="eastAsia"/>
        </w:rPr>
        <w:t>1</w:t>
      </w:r>
      <w:r>
        <w:rPr>
          <w:rFonts w:hint="eastAsia"/>
        </w:rPr>
        <w:t>。</w:t>
      </w:r>
    </w:p>
    <w:p w14:paraId="13BEF9F1" w14:textId="77777777" w:rsidR="00601758" w:rsidRDefault="00601758" w:rsidP="00601758">
      <w:pPr>
        <w:ind w:firstLine="420"/>
      </w:pPr>
      <w:r>
        <w:rPr>
          <w:rFonts w:hint="eastAsia"/>
        </w:rPr>
        <w:t>由分支得到的发生网之间会有同态关系</w:t>
      </w:r>
      <w:r w:rsidRPr="00F02427">
        <w:rPr>
          <w:rFonts w:hint="eastAsia"/>
          <w:highlight w:val="yellow"/>
        </w:rPr>
        <w:t>【</w:t>
      </w:r>
      <w:r w:rsidRPr="00F02427">
        <w:rPr>
          <w:highlight w:val="yellow"/>
        </w:rPr>
        <w:t>Win2</w:t>
      </w:r>
      <w:r w:rsidRPr="00F02427">
        <w:rPr>
          <w:rFonts w:hint="eastAsia"/>
          <w:highlight w:val="yellow"/>
        </w:rPr>
        <w:t>】</w:t>
      </w:r>
      <w:r>
        <w:rPr>
          <w:rFonts w:hint="eastAsia"/>
        </w:rPr>
        <w:t>，该关系</w:t>
      </w:r>
      <w:r w:rsidR="000D0D8C">
        <w:rPr>
          <w:rFonts w:hint="eastAsia"/>
        </w:rPr>
        <w:t>由同态函数来定义。</w:t>
      </w:r>
    </w:p>
    <w:p w14:paraId="2087589C" w14:textId="77777777" w:rsidR="00601758" w:rsidRDefault="00601758" w:rsidP="00DA5265">
      <w:pPr>
        <w:ind w:firstLine="420"/>
      </w:pPr>
      <w:r w:rsidRPr="006421E8">
        <w:rPr>
          <w:rFonts w:hint="eastAsia"/>
          <w:b/>
          <w:rPrChange w:id="542" w:author="肖永博" w:date="2015-09-22T20:27:00Z">
            <w:rPr>
              <w:rFonts w:hint="eastAsia"/>
            </w:rPr>
          </w:rPrChange>
        </w:rPr>
        <w:t>定义（同态函数）</w:t>
      </w:r>
      <w:r>
        <w:rPr>
          <w:rFonts w:hint="eastAsia"/>
        </w:rPr>
        <w:t>：一个从网</w:t>
      </w:r>
      <w:r>
        <w:rPr>
          <w:rFonts w:hint="eastAsia"/>
        </w:rPr>
        <w:t>N</w:t>
      </w:r>
      <w:r>
        <w:rPr>
          <w:rFonts w:hint="eastAsia"/>
        </w:rPr>
        <w:t>到网</w:t>
      </w:r>
      <m:oMath>
        <m:sSup>
          <m:sSupPr>
            <m:ctrlPr>
              <w:rPr>
                <w:rFonts w:ascii="Cambria Math" w:hAnsi="Cambria Math"/>
              </w:rPr>
            </m:ctrlPr>
          </m:sSupPr>
          <m:e>
            <m:r>
              <w:rPr>
                <w:rFonts w:ascii="Cambria Math" w:hAnsi="Cambria Math" w:hint="eastAsia"/>
              </w:rPr>
              <m:t>N</m:t>
            </m:r>
          </m:e>
          <m:sup>
            <m:r>
              <w:rPr>
                <w:rFonts w:ascii="Cambria Math" w:hAnsi="Cambria Math"/>
              </w:rPr>
              <m:t>'</m:t>
            </m:r>
          </m:sup>
        </m:sSup>
      </m:oMath>
      <w:r>
        <w:rPr>
          <w:rFonts w:hint="eastAsia"/>
        </w:rPr>
        <w:t>的同态函数是一个映射函数π：</w:t>
      </w:r>
      <w:r>
        <w:rPr>
          <w:rFonts w:hint="eastAsia"/>
        </w:rPr>
        <w:t>P</w:t>
      </w:r>
      <w:r>
        <w:rPr>
          <w:rFonts w:hint="eastAsia"/>
        </w:rPr>
        <w:t>∪</w:t>
      </w:r>
      <w:r>
        <w:rPr>
          <w:rFonts w:hint="eastAsia"/>
        </w:rPr>
        <w:t>T</w:t>
      </w:r>
      <w:r>
        <w:rPr>
          <w:rFonts w:hint="eastAsia"/>
        </w:rPr>
        <w:t>→</w:t>
      </w:r>
      <m:oMath>
        <m:sSup>
          <m:sSupPr>
            <m:ctrlPr>
              <w:rPr>
                <w:rFonts w:ascii="Cambria Math" w:hAnsi="Cambria Math"/>
              </w:rPr>
            </m:ctrlPr>
          </m:sSupPr>
          <m:e>
            <m:r>
              <w:rPr>
                <w:rFonts w:ascii="Cambria Math" w:hAnsi="Cambria Math"/>
              </w:rPr>
              <m:t>P</m:t>
            </m:r>
          </m:e>
          <m:sup>
            <m:r>
              <w:rPr>
                <w:rFonts w:ascii="Cambria Math" w:hAnsi="Cambria Math"/>
              </w:rPr>
              <m:t>'</m:t>
            </m:r>
          </m:sup>
        </m:sSup>
      </m:oMath>
      <w:r>
        <w:rPr>
          <w:rFonts w:hint="eastAsia"/>
        </w:rPr>
        <w:t>∪</w:t>
      </w:r>
      <m:oMath>
        <m:sSup>
          <m:sSupPr>
            <m:ctrlPr>
              <w:rPr>
                <w:rFonts w:ascii="Cambria Math" w:hAnsi="Cambria Math"/>
              </w:rPr>
            </m:ctrlPr>
          </m:sSupPr>
          <m:e>
            <m:r>
              <w:rPr>
                <w:rFonts w:ascii="Cambria Math" w:hAnsi="Cambria Math"/>
              </w:rPr>
              <m:t>T</m:t>
            </m:r>
          </m:e>
          <m:sup>
            <m:r>
              <w:rPr>
                <w:rFonts w:ascii="Cambria Math" w:hAnsi="Cambria Math"/>
              </w:rPr>
              <m:t>'</m:t>
            </m:r>
          </m:sup>
        </m:sSup>
      </m:oMath>
      <w:r w:rsidR="00DA5265">
        <w:rPr>
          <w:rFonts w:hint="eastAsia"/>
        </w:rPr>
        <w:t>。</w:t>
      </w:r>
      <w:r>
        <w:rPr>
          <w:rFonts w:hint="eastAsia"/>
        </w:rPr>
        <w:t>该函数需要满足一下两点：</w:t>
      </w:r>
    </w:p>
    <w:p w14:paraId="035F2C25" w14:textId="77777777" w:rsidR="000D0D8C" w:rsidRDefault="00601758" w:rsidP="000D0D8C">
      <w:pPr>
        <w:pStyle w:val="a3"/>
        <w:numPr>
          <w:ilvl w:val="0"/>
          <w:numId w:val="6"/>
        </w:numPr>
        <w:ind w:firstLineChars="0"/>
      </w:pPr>
      <w:r>
        <w:rPr>
          <w:rFonts w:hint="eastAsia"/>
        </w:rPr>
        <w:t>P</w:t>
      </w:r>
      <w:r>
        <w:rPr>
          <w:rFonts w:hint="eastAsia"/>
        </w:rPr>
        <w:t>包含</w:t>
      </w:r>
      <m:oMath>
        <m:r>
          <m:rPr>
            <m:sty m:val="p"/>
          </m:rPr>
          <w:rPr>
            <w:rFonts w:ascii="Cambria Math" w:hAnsi="Cambria Math"/>
          </w:rPr>
          <m:t>π</m:t>
        </m:r>
      </m:oMath>
      <w:r w:rsidR="000D0D8C">
        <w:rPr>
          <w:rFonts w:hint="eastAsia"/>
        </w:rPr>
        <w:t>(</w:t>
      </w:r>
      <m:oMath>
        <m:sSup>
          <m:sSupPr>
            <m:ctrlPr>
              <w:rPr>
                <w:rFonts w:ascii="Cambria Math" w:hAnsi="Cambria Math"/>
              </w:rPr>
            </m:ctrlPr>
          </m:sSupPr>
          <m:e>
            <m:r>
              <w:rPr>
                <w:rFonts w:ascii="Cambria Math" w:hAnsi="Cambria Math"/>
              </w:rPr>
              <m:t>P</m:t>
            </m:r>
          </m:e>
          <m:sup>
            <m:r>
              <w:rPr>
                <w:rFonts w:ascii="Cambria Math" w:hAnsi="Cambria Math"/>
              </w:rPr>
              <m:t>'</m:t>
            </m:r>
          </m:sup>
        </m:sSup>
      </m:oMath>
      <w:r>
        <w:rPr>
          <w:rFonts w:hint="eastAsia"/>
        </w:rPr>
        <w:t xml:space="preserve">) </w:t>
      </w:r>
      <w:r>
        <w:rPr>
          <w:rFonts w:hint="eastAsia"/>
        </w:rPr>
        <w:t>且</w:t>
      </w:r>
      <w:r>
        <w:rPr>
          <w:rFonts w:hint="eastAsia"/>
        </w:rPr>
        <w:t>T</w:t>
      </w:r>
      <w:r>
        <w:rPr>
          <w:rFonts w:hint="eastAsia"/>
        </w:rPr>
        <w:t>包含</w:t>
      </w:r>
      <m:oMath>
        <m:r>
          <m:rPr>
            <m:sty m:val="p"/>
          </m:rPr>
          <w:rPr>
            <w:rFonts w:ascii="Cambria Math" w:hAnsi="Cambria Math"/>
          </w:rPr>
          <m:t>π</m:t>
        </m:r>
      </m:oMath>
      <w:r w:rsidR="000D0D8C">
        <w:rPr>
          <w:rFonts w:hint="eastAsia"/>
        </w:rPr>
        <w:t>(</w:t>
      </w:r>
      <m:oMath>
        <m:sSup>
          <m:sSupPr>
            <m:ctrlPr>
              <w:rPr>
                <w:rFonts w:ascii="Cambria Math" w:hAnsi="Cambria Math"/>
              </w:rPr>
            </m:ctrlPr>
          </m:sSupPr>
          <m:e>
            <m:r>
              <w:rPr>
                <w:rFonts w:ascii="Cambria Math" w:hAnsi="Cambria Math"/>
              </w:rPr>
              <m:t>T</m:t>
            </m:r>
          </m:e>
          <m:sup>
            <m:r>
              <w:rPr>
                <w:rFonts w:ascii="Cambria Math" w:hAnsi="Cambria Math"/>
              </w:rPr>
              <m:t>'</m:t>
            </m:r>
          </m:sup>
        </m:sSup>
      </m:oMath>
      <w:r w:rsidR="000D0D8C">
        <w:rPr>
          <w:rFonts w:hint="eastAsia"/>
        </w:rPr>
        <w:t>)</w:t>
      </w:r>
      <w:r>
        <w:rPr>
          <w:rFonts w:hint="eastAsia"/>
        </w:rPr>
        <w:t>；</w:t>
      </w:r>
    </w:p>
    <w:p w14:paraId="752D4840" w14:textId="77777777" w:rsidR="00601758" w:rsidRDefault="00601758" w:rsidP="000D0D8C">
      <w:pPr>
        <w:pStyle w:val="a3"/>
        <w:numPr>
          <w:ilvl w:val="0"/>
          <w:numId w:val="6"/>
        </w:numPr>
        <w:ind w:firstLineChars="0"/>
      </w:pPr>
      <w:r>
        <w:rPr>
          <w:rFonts w:hint="eastAsia"/>
        </w:rPr>
        <w:t>对于</w:t>
      </w:r>
      <m:oMath>
        <m:r>
          <m:rPr>
            <m:sty m:val="p"/>
          </m:rPr>
          <w:rPr>
            <w:rFonts w:ascii="Cambria Math" w:hAnsi="Cambria Math"/>
          </w:rPr>
          <m:t>∀t ∈</m:t>
        </m:r>
        <m:sSup>
          <m:sSupPr>
            <m:ctrlPr>
              <w:rPr>
                <w:rFonts w:ascii="Cambria Math" w:hAnsi="Cambria Math"/>
              </w:rPr>
            </m:ctrlPr>
          </m:sSupPr>
          <m:e>
            <m:r>
              <w:rPr>
                <w:rFonts w:ascii="Cambria Math" w:hAnsi="Cambria Math"/>
              </w:rPr>
              <m:t>T</m:t>
            </m:r>
          </m:e>
          <m:sup>
            <m:r>
              <w:rPr>
                <w:rFonts w:ascii="Cambria Math" w:hAnsi="Cambria Math"/>
              </w:rPr>
              <m:t>'</m:t>
            </m:r>
          </m:sup>
        </m:sSup>
      </m:oMath>
      <w:r>
        <w:rPr>
          <w:rFonts w:hint="eastAsia"/>
        </w:rPr>
        <w:t>，</w:t>
      </w:r>
      <m:oMath>
        <m:r>
          <m:rPr>
            <m:sty m:val="p"/>
          </m:rPr>
          <w:rPr>
            <w:rFonts w:ascii="Cambria Math" w:hAnsi="Cambria Math"/>
          </w:rPr>
          <m:t>π</m:t>
        </m:r>
      </m:oMath>
      <w:r>
        <w:rPr>
          <w:rFonts w:hint="eastAsia"/>
        </w:rPr>
        <w:t>(</w:t>
      </w:r>
      <w:r>
        <w:rPr>
          <w:rFonts w:hint="eastAsia"/>
        </w:rPr>
        <w:t>·</w:t>
      </w:r>
      <w:r>
        <w:rPr>
          <w:rFonts w:hint="eastAsia"/>
        </w:rPr>
        <w:t>t)</w:t>
      </w:r>
      <w:r>
        <w:rPr>
          <w:rFonts w:hint="eastAsia"/>
        </w:rPr>
        <w:t>是·</w:t>
      </w:r>
      <w:r>
        <w:rPr>
          <w:rFonts w:hint="eastAsia"/>
        </w:rPr>
        <w:t xml:space="preserve">t </w:t>
      </w:r>
      <w:r>
        <w:rPr>
          <w:rFonts w:hint="eastAsia"/>
        </w:rPr>
        <w:t>和</w:t>
      </w:r>
      <w:r>
        <w:rPr>
          <w:rFonts w:hint="eastAsia"/>
        </w:rPr>
        <w:t xml:space="preserve"> </w:t>
      </w:r>
      <w:r>
        <w:rPr>
          <w:rFonts w:hint="eastAsia"/>
        </w:rPr>
        <w:t>·</w:t>
      </w:r>
      <m:oMath>
        <m:r>
          <m:rPr>
            <m:sty m:val="p"/>
          </m:rPr>
          <w:rPr>
            <w:rFonts w:ascii="Cambria Math" w:hAnsi="Cambria Math"/>
          </w:rPr>
          <m:t>π</m:t>
        </m:r>
      </m:oMath>
      <w:r>
        <w:rPr>
          <w:rFonts w:hint="eastAsia"/>
        </w:rPr>
        <w:t>(t)</w:t>
      </w:r>
      <w:r>
        <w:rPr>
          <w:rFonts w:hint="eastAsia"/>
        </w:rPr>
        <w:t>之间的双射，</w:t>
      </w:r>
      <m:oMath>
        <m:r>
          <m:rPr>
            <m:sty m:val="p"/>
          </m:rPr>
          <w:rPr>
            <w:rFonts w:ascii="Cambria Math" w:hAnsi="Cambria Math"/>
          </w:rPr>
          <m:t>π</m:t>
        </m:r>
      </m:oMath>
      <w:r>
        <w:rPr>
          <w:rFonts w:hint="eastAsia"/>
        </w:rPr>
        <w:t>(t</w:t>
      </w:r>
      <w:r>
        <w:rPr>
          <w:rFonts w:hint="eastAsia"/>
        </w:rPr>
        <w:t>·</w:t>
      </w:r>
      <w:r>
        <w:rPr>
          <w:rFonts w:hint="eastAsia"/>
        </w:rPr>
        <w:t>)</w:t>
      </w:r>
      <w:r>
        <w:rPr>
          <w:rFonts w:hint="eastAsia"/>
        </w:rPr>
        <w:t>是</w:t>
      </w:r>
      <w:r>
        <w:rPr>
          <w:rFonts w:hint="eastAsia"/>
        </w:rPr>
        <w:t>t</w:t>
      </w:r>
      <w:r>
        <w:rPr>
          <w:rFonts w:hint="eastAsia"/>
        </w:rPr>
        <w:t>·</w:t>
      </w:r>
      <w:r>
        <w:rPr>
          <w:rFonts w:hint="eastAsia"/>
        </w:rPr>
        <w:t xml:space="preserve"> </w:t>
      </w:r>
      <w:r>
        <w:rPr>
          <w:rFonts w:hint="eastAsia"/>
        </w:rPr>
        <w:t>和</w:t>
      </w:r>
      <m:oMath>
        <m:r>
          <m:rPr>
            <m:sty m:val="p"/>
          </m:rPr>
          <w:rPr>
            <w:rFonts w:ascii="Cambria Math" w:hAnsi="Cambria Math"/>
          </w:rPr>
          <m:t>π</m:t>
        </m:r>
      </m:oMath>
      <w:r>
        <w:rPr>
          <w:rFonts w:hint="eastAsia"/>
        </w:rPr>
        <w:t>(t)</w:t>
      </w:r>
      <w:r>
        <w:rPr>
          <w:rFonts w:hint="eastAsia"/>
        </w:rPr>
        <w:t>·之间的双射。</w:t>
      </w:r>
    </w:p>
    <w:p w14:paraId="6539C405" w14:textId="0BCD4DBA" w:rsidR="00601758" w:rsidRDefault="00601758" w:rsidP="00601758">
      <w:pPr>
        <w:ind w:firstLine="420"/>
      </w:pPr>
      <w:r>
        <w:rPr>
          <w:rFonts w:hint="eastAsia"/>
        </w:rPr>
        <w:t>经过</w:t>
      </w:r>
      <w:r w:rsidR="00D159A7">
        <w:fldChar w:fldCharType="begin"/>
      </w:r>
      <w:r w:rsidR="00D159A7">
        <w:instrText xml:space="preserve"> </w:instrText>
      </w:r>
      <w:r w:rsidR="00D159A7">
        <w:rPr>
          <w:rFonts w:hint="eastAsia"/>
        </w:rPr>
        <w:instrText>REF _Ref430454423 \r \h</w:instrText>
      </w:r>
      <w:r w:rsidR="00D159A7">
        <w:instrText xml:space="preserve"> </w:instrText>
      </w:r>
      <w:r w:rsidR="00D159A7">
        <w:fldChar w:fldCharType="separate"/>
      </w:r>
      <w:ins w:id="543" w:author="肖永博" w:date="2015-09-22T22:22:00Z">
        <w:r w:rsidR="002C56ED">
          <w:t>[28]</w:t>
        </w:r>
      </w:ins>
      <w:del w:id="544" w:author="肖永博" w:date="2015-09-22T22:22:00Z">
        <w:r w:rsidR="00F3369B" w:rsidDel="002C56ED">
          <w:delText>[27]</w:delText>
        </w:r>
      </w:del>
      <w:r w:rsidR="00D159A7">
        <w:fldChar w:fldCharType="end"/>
      </w:r>
      <w:r>
        <w:rPr>
          <w:rFonts w:hint="eastAsia"/>
        </w:rPr>
        <w:t>中方法的处理，可以得到一个</w:t>
      </w:r>
      <w:ins w:id="545" w:author="肖永博" w:date="2015-09-22T20:25:00Z">
        <w:r w:rsidR="006421E8">
          <w:t>P</w:t>
        </w:r>
      </w:ins>
      <w:del w:id="546" w:author="肖永博" w:date="2015-09-22T20:25:00Z">
        <w:r w:rsidDel="006421E8">
          <w:rPr>
            <w:rFonts w:hint="eastAsia"/>
          </w:rPr>
          <w:delText>p</w:delText>
        </w:r>
      </w:del>
      <w:r>
        <w:rPr>
          <w:rFonts w:hint="eastAsia"/>
        </w:rPr>
        <w:t xml:space="preserve">etri </w:t>
      </w:r>
      <w:r>
        <w:rPr>
          <w:rFonts w:hint="eastAsia"/>
        </w:rPr>
        <w:t>网的流程分支。</w:t>
      </w:r>
    </w:p>
    <w:p w14:paraId="7421EEEC" w14:textId="77777777" w:rsidR="00601758" w:rsidRDefault="00601758" w:rsidP="00601758">
      <w:pPr>
        <w:ind w:firstLine="420"/>
      </w:pPr>
      <w:r>
        <w:rPr>
          <w:rFonts w:hint="eastAsia"/>
        </w:rPr>
        <w:t>(</w:t>
      </w:r>
      <m:oMath>
        <m:sSup>
          <m:sSupPr>
            <m:ctrlPr>
              <w:rPr>
                <w:rFonts w:ascii="Cambria Math" w:hAnsi="Cambria Math"/>
              </w:rPr>
            </m:ctrlPr>
          </m:sSupPr>
          <m:e>
            <m:r>
              <w:rPr>
                <w:rFonts w:ascii="Cambria Math" w:hAnsi="Cambria Math" w:hint="eastAsia"/>
              </w:rPr>
              <m:t>N</m:t>
            </m:r>
          </m:e>
          <m:sup>
            <m:r>
              <w:rPr>
                <w:rFonts w:ascii="Cambria Math" w:hAnsi="Cambria Math"/>
              </w:rPr>
              <m:t>'</m:t>
            </m:r>
          </m:sup>
        </m:sSup>
      </m:oMath>
      <w:r w:rsidR="00DA3BCF">
        <w:t>,</w:t>
      </w:r>
      <m:oMath>
        <m:r>
          <m:rPr>
            <m:sty m:val="p"/>
          </m:rPr>
          <w:rPr>
            <w:rFonts w:ascii="Cambria Math" w:hAnsi="Cambria Math"/>
          </w:rPr>
          <m:t>π</m:t>
        </m:r>
      </m:oMath>
      <w:r>
        <w:rPr>
          <w:rFonts w:hint="eastAsia"/>
        </w:rPr>
        <w:t>)</w:t>
      </w:r>
      <w:r w:rsidR="00DA3BCF">
        <w:t xml:space="preserve"> </w:t>
      </w:r>
      <w:r w:rsidR="00DA3BCF">
        <w:rPr>
          <w:rFonts w:hint="eastAsia"/>
        </w:rPr>
        <w:t>是网络</w:t>
      </w:r>
      <w:r w:rsidR="00DA3BCF">
        <w:t>N (</w:t>
      </w:r>
      <w:r>
        <w:rPr>
          <w:rFonts w:hint="eastAsia"/>
        </w:rPr>
        <w:t>P, T, F</w:t>
      </w:r>
      <w:r w:rsidR="00DA3BCF">
        <w:t>)</w:t>
      </w:r>
      <w:r w:rsidR="00DA3BCF">
        <w:rPr>
          <w:rFonts w:hint="eastAsia"/>
        </w:rPr>
        <w:t xml:space="preserve"> </w:t>
      </w:r>
      <w:r w:rsidR="00DA3BCF">
        <w:rPr>
          <w:rFonts w:hint="eastAsia"/>
        </w:rPr>
        <w:t>的流程分支</w:t>
      </w:r>
      <w:r>
        <w:rPr>
          <w:rFonts w:hint="eastAsia"/>
        </w:rPr>
        <w:t>，那么它将满足以下三点：</w:t>
      </w:r>
    </w:p>
    <w:p w14:paraId="54D7BE48" w14:textId="77777777" w:rsidR="00601758" w:rsidRDefault="00601758" w:rsidP="00601758">
      <w:pPr>
        <w:ind w:firstLine="420"/>
      </w:pPr>
      <w:r>
        <w:rPr>
          <w:rFonts w:hint="eastAsia"/>
        </w:rPr>
        <w:t>1.</w:t>
      </w:r>
      <w:r>
        <w:rPr>
          <w:rFonts w:hint="eastAsia"/>
        </w:rPr>
        <w:tab/>
      </w:r>
      <m:oMath>
        <m:sSup>
          <m:sSupPr>
            <m:ctrlPr>
              <w:rPr>
                <w:rFonts w:ascii="Cambria Math" w:hAnsi="Cambria Math"/>
              </w:rPr>
            </m:ctrlPr>
          </m:sSupPr>
          <m:e>
            <m:r>
              <w:rPr>
                <w:rFonts w:ascii="Cambria Math" w:hAnsi="Cambria Math" w:hint="eastAsia"/>
              </w:rPr>
              <m:t>N</m:t>
            </m:r>
          </m:e>
          <m:sup>
            <m:r>
              <w:rPr>
                <w:rFonts w:ascii="Cambria Math" w:hAnsi="Cambria Math"/>
              </w:rPr>
              <m:t>'</m:t>
            </m:r>
          </m:sup>
        </m:sSup>
      </m:oMath>
      <w:r>
        <w:rPr>
          <w:rFonts w:hint="eastAsia"/>
        </w:rPr>
        <w:t>是一个发生网；</w:t>
      </w:r>
    </w:p>
    <w:p w14:paraId="73ABB562" w14:textId="77777777" w:rsidR="00601758" w:rsidRDefault="00601758" w:rsidP="00601758">
      <w:pPr>
        <w:ind w:firstLine="420"/>
      </w:pPr>
      <w:r>
        <w:rPr>
          <w:rFonts w:hint="eastAsia"/>
        </w:rPr>
        <w:t>2.</w:t>
      </w:r>
      <w:r>
        <w:rPr>
          <w:rFonts w:hint="eastAsia"/>
        </w:rPr>
        <w:tab/>
      </w:r>
      <m:oMath>
        <m:r>
          <m:rPr>
            <m:sty m:val="p"/>
          </m:rPr>
          <w:rPr>
            <w:rFonts w:ascii="Cambria Math" w:hAnsi="Cambria Math"/>
          </w:rPr>
          <m:t>π</m:t>
        </m:r>
      </m:oMath>
      <w:r>
        <w:rPr>
          <w:rFonts w:hint="eastAsia"/>
        </w:rPr>
        <w:t>是一个</w:t>
      </w:r>
      <m:oMath>
        <m:r>
          <m:rPr>
            <m:sty m:val="p"/>
          </m:rPr>
          <w:rPr>
            <w:rFonts w:ascii="Cambria Math" w:hAnsi="Cambria Math"/>
          </w:rPr>
          <m:t>N</m:t>
        </m:r>
      </m:oMath>
      <w:r>
        <w:rPr>
          <w:rFonts w:hint="eastAsia"/>
        </w:rPr>
        <w:t>和</w:t>
      </w:r>
      <m:oMath>
        <m:sSup>
          <m:sSupPr>
            <m:ctrlPr>
              <w:rPr>
                <w:rFonts w:ascii="Cambria Math" w:hAnsi="Cambria Math"/>
              </w:rPr>
            </m:ctrlPr>
          </m:sSupPr>
          <m:e>
            <m:r>
              <w:rPr>
                <w:rFonts w:ascii="Cambria Math" w:hAnsi="Cambria Math" w:hint="eastAsia"/>
              </w:rPr>
              <m:t>N</m:t>
            </m:r>
          </m:e>
          <m:sup>
            <m:r>
              <w:rPr>
                <w:rFonts w:ascii="Cambria Math" w:hAnsi="Cambria Math"/>
              </w:rPr>
              <m:t>'</m:t>
            </m:r>
          </m:sup>
        </m:sSup>
      </m:oMath>
      <w:r>
        <w:rPr>
          <w:rFonts w:hint="eastAsia"/>
        </w:rPr>
        <w:t>之间的同态函数；</w:t>
      </w:r>
    </w:p>
    <w:p w14:paraId="1D5A59A7" w14:textId="77777777" w:rsidR="00601758" w:rsidRDefault="00601758" w:rsidP="00601758">
      <w:pPr>
        <w:ind w:firstLine="420"/>
      </w:pPr>
      <w:r>
        <w:rPr>
          <w:rFonts w:hint="eastAsia"/>
        </w:rPr>
        <w:t>3.</w:t>
      </w:r>
      <w:r>
        <w:rPr>
          <w:rFonts w:hint="eastAsia"/>
        </w:rPr>
        <w:tab/>
      </w:r>
      <w:r w:rsidR="000D0D8C">
        <w:rPr>
          <w:rFonts w:hint="eastAsia"/>
        </w:rPr>
        <w:t>对于</w:t>
      </w:r>
      <m:oMath>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2</m:t>
            </m:r>
          </m:sub>
        </m:sSub>
        <m:r>
          <m:rPr>
            <m:sty m:val="p"/>
          </m:rPr>
          <w:rPr>
            <w:rFonts w:ascii="Cambria Math" w:hAnsi="Cambria Math"/>
          </w:rPr>
          <m:t xml:space="preserve"> ∈</m:t>
        </m:r>
        <m:sSup>
          <m:sSupPr>
            <m:ctrlPr>
              <w:rPr>
                <w:rFonts w:ascii="Cambria Math" w:hAnsi="Cambria Math"/>
              </w:rPr>
            </m:ctrlPr>
          </m:sSupPr>
          <m:e>
            <m:r>
              <w:rPr>
                <w:rFonts w:ascii="Cambria Math" w:hAnsi="Cambria Math"/>
              </w:rPr>
              <m:t>T</m:t>
            </m:r>
          </m:e>
          <m:sup>
            <m:r>
              <w:rPr>
                <w:rFonts w:ascii="Cambria Math" w:hAnsi="Cambria Math"/>
              </w:rPr>
              <m:t>'</m:t>
            </m:r>
          </m:sup>
        </m:sSup>
      </m:oMath>
      <w:r>
        <w:rPr>
          <w:rFonts w:hint="eastAsia"/>
        </w:rPr>
        <w:t>，如果·</w:t>
      </w:r>
      <m:oMath>
        <m:sSub>
          <m:sSubPr>
            <m:ctrlPr>
              <w:rPr>
                <w:rFonts w:ascii="Cambria Math" w:hAnsi="Cambria Math"/>
              </w:rPr>
            </m:ctrlPr>
          </m:sSubPr>
          <m:e>
            <m:r>
              <w:rPr>
                <w:rFonts w:ascii="Cambria Math" w:hAnsi="Cambria Math"/>
              </w:rPr>
              <m:t>t</m:t>
            </m:r>
          </m:e>
          <m:sub>
            <m:r>
              <w:rPr>
                <w:rFonts w:ascii="Cambria Math" w:hAnsi="Cambria Math"/>
              </w:rPr>
              <m:t>1</m:t>
            </m:r>
          </m:sub>
        </m:sSub>
      </m:oMath>
      <w:r>
        <w:rPr>
          <w:rFonts w:hint="eastAsia"/>
        </w:rPr>
        <w:t xml:space="preserve"> = </w:t>
      </w:r>
      <w:r>
        <w:rPr>
          <w:rFonts w:hint="eastAsia"/>
        </w:rPr>
        <w:t>·</w:t>
      </w:r>
      <m:oMath>
        <m:sSub>
          <m:sSubPr>
            <m:ctrlPr>
              <w:rPr>
                <w:rFonts w:ascii="Cambria Math" w:hAnsi="Cambria Math"/>
              </w:rPr>
            </m:ctrlPr>
          </m:sSubPr>
          <m:e>
            <m:r>
              <w:rPr>
                <w:rFonts w:ascii="Cambria Math" w:hAnsi="Cambria Math"/>
              </w:rPr>
              <m:t>t</m:t>
            </m:r>
          </m:e>
          <m:sub>
            <m:r>
              <w:rPr>
                <w:rFonts w:ascii="Cambria Math" w:hAnsi="Cambria Math"/>
              </w:rPr>
              <m:t>2</m:t>
            </m:r>
          </m:sub>
        </m:sSub>
      </m:oMath>
      <w:r>
        <w:rPr>
          <w:rFonts w:hint="eastAsia"/>
        </w:rPr>
        <w:t xml:space="preserve"> </w:t>
      </w:r>
      <w:r>
        <w:rPr>
          <w:rFonts w:hint="eastAsia"/>
        </w:rPr>
        <w:t>且</w:t>
      </w:r>
      <m:oMath>
        <m:r>
          <m:rPr>
            <m:sty m:val="p"/>
          </m:rPr>
          <w:rPr>
            <w:rFonts w:ascii="Cambria Math" w:hAnsi="Cambria Math"/>
          </w:rPr>
          <m:t>π</m:t>
        </m:r>
      </m:oMath>
      <w:r>
        <w:rPr>
          <w:rFonts w:hint="eastAsia"/>
        </w:rPr>
        <w:t>(</w:t>
      </w:r>
      <m:oMath>
        <m:sSub>
          <m:sSubPr>
            <m:ctrlPr>
              <w:rPr>
                <w:rFonts w:ascii="Cambria Math" w:hAnsi="Cambria Math"/>
              </w:rPr>
            </m:ctrlPr>
          </m:sSubPr>
          <m:e>
            <m:r>
              <w:rPr>
                <w:rFonts w:ascii="Cambria Math" w:hAnsi="Cambria Math"/>
              </w:rPr>
              <m:t>t</m:t>
            </m:r>
          </m:e>
          <m:sub>
            <m:r>
              <w:rPr>
                <w:rFonts w:ascii="Cambria Math" w:hAnsi="Cambria Math"/>
              </w:rPr>
              <m:t>1</m:t>
            </m:r>
          </m:sub>
        </m:sSub>
      </m:oMath>
      <w:r>
        <w:rPr>
          <w:rFonts w:hint="eastAsia"/>
        </w:rPr>
        <w:t>) =</w:t>
      </w:r>
      <m:oMath>
        <m:r>
          <m:rPr>
            <m:sty m:val="p"/>
          </m:rPr>
          <w:rPr>
            <w:rFonts w:ascii="Cambria Math" w:hAnsi="Cambria Math"/>
          </w:rPr>
          <m:t>π</m:t>
        </m:r>
      </m:oMath>
      <w:r>
        <w:rPr>
          <w:rFonts w:hint="eastAsia"/>
        </w:rPr>
        <w:t>(</w:t>
      </w:r>
      <m:oMath>
        <m:sSub>
          <m:sSubPr>
            <m:ctrlPr>
              <w:rPr>
                <w:rFonts w:ascii="Cambria Math" w:hAnsi="Cambria Math"/>
              </w:rPr>
            </m:ctrlPr>
          </m:sSubPr>
          <m:e>
            <m:r>
              <w:rPr>
                <w:rFonts w:ascii="Cambria Math" w:hAnsi="Cambria Math"/>
              </w:rPr>
              <m:t>t</m:t>
            </m:r>
          </m:e>
          <m:sub>
            <m:r>
              <w:rPr>
                <w:rFonts w:ascii="Cambria Math" w:hAnsi="Cambria Math"/>
              </w:rPr>
              <m:t>2</m:t>
            </m:r>
          </m:sub>
        </m:sSub>
      </m:oMath>
      <w:r>
        <w:rPr>
          <w:rFonts w:hint="eastAsia"/>
        </w:rPr>
        <w:t>)</w:t>
      </w:r>
      <w:r>
        <w:rPr>
          <w:rFonts w:hint="eastAsia"/>
        </w:rPr>
        <w:t>，那么</w:t>
      </w:r>
      <m:oMath>
        <m:sSub>
          <m:sSubPr>
            <m:ctrlPr>
              <w:rPr>
                <w:rFonts w:ascii="Cambria Math" w:hAnsi="Cambria Math"/>
              </w:rPr>
            </m:ctrlPr>
          </m:sSubPr>
          <m:e>
            <m:r>
              <w:rPr>
                <w:rFonts w:ascii="Cambria Math" w:hAnsi="Cambria Math"/>
              </w:rPr>
              <m:t>t</m:t>
            </m:r>
          </m:e>
          <m:sub>
            <m:r>
              <w:rPr>
                <w:rFonts w:ascii="Cambria Math" w:hAnsi="Cambria Math"/>
              </w:rPr>
              <m:t>1</m:t>
            </m:r>
          </m:sub>
        </m:sSub>
      </m:oMath>
      <w:r>
        <w:rPr>
          <w:rFonts w:hint="eastAsia"/>
        </w:rPr>
        <w:t xml:space="preserve"> =</w:t>
      </w:r>
      <m:oMath>
        <m:sSub>
          <m:sSubPr>
            <m:ctrlPr>
              <w:rPr>
                <w:rFonts w:ascii="Cambria Math" w:hAnsi="Cambria Math"/>
              </w:rPr>
            </m:ctrlPr>
          </m:sSubPr>
          <m:e>
            <m:r>
              <w:rPr>
                <w:rFonts w:ascii="Cambria Math" w:hAnsi="Cambria Math"/>
              </w:rPr>
              <m:t>t</m:t>
            </m:r>
          </m:e>
          <m:sub>
            <m:r>
              <w:rPr>
                <w:rFonts w:ascii="Cambria Math" w:hAnsi="Cambria Math"/>
              </w:rPr>
              <m:t>2</m:t>
            </m:r>
          </m:sub>
        </m:sSub>
      </m:oMath>
      <w:r>
        <w:rPr>
          <w:rFonts w:hint="eastAsia"/>
        </w:rPr>
        <w:t>。</w:t>
      </w:r>
    </w:p>
    <w:p w14:paraId="2E2E289F" w14:textId="24F53159" w:rsidR="00601758" w:rsidRDefault="00601758" w:rsidP="00601758">
      <w:pPr>
        <w:ind w:firstLine="420"/>
      </w:pPr>
      <w:r>
        <w:rPr>
          <w:rFonts w:hint="eastAsia"/>
        </w:rPr>
        <w:t>对于</w:t>
      </w:r>
      <w:r w:rsidR="00081D27">
        <w:fldChar w:fldCharType="begin"/>
      </w:r>
      <w:r w:rsidR="00081D27">
        <w:instrText xml:space="preserve"> </w:instrText>
      </w:r>
      <w:r w:rsidR="00081D27">
        <w:rPr>
          <w:rFonts w:hint="eastAsia"/>
        </w:rPr>
        <w:instrText>REF _Ref430682664 \h</w:instrText>
      </w:r>
      <w:r w:rsidR="00081D27">
        <w:instrText xml:space="preserve"> </w:instrText>
      </w:r>
      <w:r w:rsidR="00081D27">
        <w:fldChar w:fldCharType="separate"/>
      </w:r>
      <w:ins w:id="547" w:author="肖永博" w:date="2015-09-22T22:22:00Z">
        <w:r w:rsidR="002C56ED">
          <w:rPr>
            <w:rFonts w:hint="eastAsia"/>
          </w:rPr>
          <w:t>图</w:t>
        </w:r>
        <w:r w:rsidR="002C56ED">
          <w:rPr>
            <w:rFonts w:hint="eastAsia"/>
          </w:rPr>
          <w:t xml:space="preserve"> </w:t>
        </w:r>
        <w:r w:rsidR="002C56ED">
          <w:rPr>
            <w:noProof/>
          </w:rPr>
          <w:t>2</w:t>
        </w:r>
        <w:r w:rsidR="002C56ED">
          <w:noBreakHyphen/>
        </w:r>
        <w:r w:rsidR="002C56ED">
          <w:rPr>
            <w:noProof/>
          </w:rPr>
          <w:t>10</w:t>
        </w:r>
      </w:ins>
      <w:del w:id="548" w:author="肖永博" w:date="2015-09-22T15:16:00Z">
        <w:r w:rsidR="00081D27" w:rsidDel="00F02427">
          <w:rPr>
            <w:rFonts w:hint="eastAsia"/>
          </w:rPr>
          <w:delText>图</w:delText>
        </w:r>
        <w:r w:rsidR="00081D27" w:rsidDel="00F02427">
          <w:rPr>
            <w:rFonts w:hint="eastAsia"/>
          </w:rPr>
          <w:delText xml:space="preserve"> </w:delText>
        </w:r>
        <w:r w:rsidR="00081D27" w:rsidDel="00F02427">
          <w:rPr>
            <w:noProof/>
          </w:rPr>
          <w:delText>2</w:delText>
        </w:r>
        <w:r w:rsidR="00081D27" w:rsidDel="00F02427">
          <w:noBreakHyphen/>
        </w:r>
        <w:r w:rsidR="00081D27" w:rsidDel="00F02427">
          <w:rPr>
            <w:noProof/>
          </w:rPr>
          <w:delText>9</w:delText>
        </w:r>
      </w:del>
      <w:r w:rsidR="00081D27">
        <w:fldChar w:fldCharType="end"/>
      </w:r>
      <w:r w:rsidR="000634E8">
        <w:rPr>
          <w:rFonts w:hint="eastAsia"/>
        </w:rPr>
        <w:t>(</w:t>
      </w:r>
      <w:r>
        <w:rPr>
          <w:rFonts w:hint="eastAsia"/>
        </w:rPr>
        <w:t>a</w:t>
      </w:r>
      <w:r w:rsidR="000634E8">
        <w:t>)</w:t>
      </w:r>
      <w:r>
        <w:rPr>
          <w:rFonts w:hint="eastAsia"/>
        </w:rPr>
        <w:t>中的网络</w:t>
      </w:r>
      <w:r>
        <w:rPr>
          <w:rFonts w:hint="eastAsia"/>
        </w:rPr>
        <w:t>N</w:t>
      </w:r>
      <w:r>
        <w:rPr>
          <w:rFonts w:hint="eastAsia"/>
        </w:rPr>
        <w:t>，它对应的流程分支即为</w:t>
      </w:r>
      <w:r w:rsidR="00081D27">
        <w:fldChar w:fldCharType="begin"/>
      </w:r>
      <w:r w:rsidR="00081D27">
        <w:instrText xml:space="preserve"> </w:instrText>
      </w:r>
      <w:r w:rsidR="00081D27">
        <w:rPr>
          <w:rFonts w:hint="eastAsia"/>
        </w:rPr>
        <w:instrText>REF _Ref430682664 \h</w:instrText>
      </w:r>
      <w:r w:rsidR="00081D27">
        <w:instrText xml:space="preserve"> </w:instrText>
      </w:r>
      <w:r w:rsidR="00081D27">
        <w:fldChar w:fldCharType="separate"/>
      </w:r>
      <w:ins w:id="549" w:author="肖永博" w:date="2015-09-22T22:22:00Z">
        <w:r w:rsidR="002C56ED">
          <w:rPr>
            <w:rFonts w:hint="eastAsia"/>
          </w:rPr>
          <w:t>图</w:t>
        </w:r>
        <w:r w:rsidR="002C56ED">
          <w:rPr>
            <w:rFonts w:hint="eastAsia"/>
          </w:rPr>
          <w:t xml:space="preserve"> </w:t>
        </w:r>
        <w:r w:rsidR="002C56ED">
          <w:rPr>
            <w:noProof/>
          </w:rPr>
          <w:t>2</w:t>
        </w:r>
        <w:r w:rsidR="002C56ED">
          <w:noBreakHyphen/>
        </w:r>
        <w:r w:rsidR="002C56ED">
          <w:rPr>
            <w:noProof/>
          </w:rPr>
          <w:t>10</w:t>
        </w:r>
      </w:ins>
      <w:del w:id="550" w:author="肖永博" w:date="2015-09-22T22:22:00Z">
        <w:r w:rsidR="00081D27" w:rsidDel="002C56ED">
          <w:rPr>
            <w:rFonts w:hint="eastAsia"/>
          </w:rPr>
          <w:delText>图</w:delText>
        </w:r>
        <w:r w:rsidR="00081D27" w:rsidDel="002C56ED">
          <w:rPr>
            <w:rFonts w:hint="eastAsia"/>
          </w:rPr>
          <w:delText xml:space="preserve"> </w:delText>
        </w:r>
        <w:r w:rsidR="00081D27" w:rsidDel="002C56ED">
          <w:rPr>
            <w:noProof/>
          </w:rPr>
          <w:delText>2</w:delText>
        </w:r>
        <w:r w:rsidR="00081D27" w:rsidDel="002C56ED">
          <w:noBreakHyphen/>
        </w:r>
        <w:r w:rsidR="00081D27" w:rsidDel="002C56ED">
          <w:rPr>
            <w:noProof/>
          </w:rPr>
          <w:delText>9</w:delText>
        </w:r>
      </w:del>
      <w:r w:rsidR="00081D27">
        <w:fldChar w:fldCharType="end"/>
      </w:r>
      <w:r w:rsidR="000634E8">
        <w:rPr>
          <w:rFonts w:hint="eastAsia"/>
        </w:rPr>
        <w:t>(</w:t>
      </w:r>
      <w:r w:rsidR="000634E8">
        <w:t>b</w:t>
      </w:r>
      <w:r w:rsidR="000634E8">
        <w:rPr>
          <w:rFonts w:hint="eastAsia"/>
        </w:rPr>
        <w:t>)</w:t>
      </w:r>
      <w:r>
        <w:rPr>
          <w:rFonts w:hint="eastAsia"/>
        </w:rPr>
        <w:t>所示。</w:t>
      </w:r>
      <w:r w:rsidR="00081D27">
        <w:fldChar w:fldCharType="begin"/>
      </w:r>
      <w:r w:rsidR="00081D27">
        <w:instrText xml:space="preserve"> </w:instrText>
      </w:r>
      <w:r w:rsidR="00081D27">
        <w:rPr>
          <w:rFonts w:hint="eastAsia"/>
        </w:rPr>
        <w:instrText>REF _Ref430682664 \h</w:instrText>
      </w:r>
      <w:r w:rsidR="00081D27">
        <w:instrText xml:space="preserve"> </w:instrText>
      </w:r>
      <w:r w:rsidR="00081D27">
        <w:fldChar w:fldCharType="separate"/>
      </w:r>
      <w:ins w:id="551" w:author="肖永博" w:date="2015-09-22T22:22:00Z">
        <w:r w:rsidR="002C56ED">
          <w:rPr>
            <w:rFonts w:hint="eastAsia"/>
          </w:rPr>
          <w:t>图</w:t>
        </w:r>
        <w:r w:rsidR="002C56ED">
          <w:rPr>
            <w:rFonts w:hint="eastAsia"/>
          </w:rPr>
          <w:t xml:space="preserve"> </w:t>
        </w:r>
        <w:r w:rsidR="002C56ED">
          <w:rPr>
            <w:noProof/>
          </w:rPr>
          <w:t>2</w:t>
        </w:r>
        <w:r w:rsidR="002C56ED">
          <w:noBreakHyphen/>
        </w:r>
        <w:r w:rsidR="002C56ED">
          <w:rPr>
            <w:noProof/>
          </w:rPr>
          <w:t>10</w:t>
        </w:r>
      </w:ins>
      <w:del w:id="552" w:author="肖永博" w:date="2015-09-22T22:22:00Z">
        <w:r w:rsidR="00081D27" w:rsidDel="002C56ED">
          <w:rPr>
            <w:rFonts w:hint="eastAsia"/>
          </w:rPr>
          <w:delText>图</w:delText>
        </w:r>
        <w:r w:rsidR="00081D27" w:rsidDel="002C56ED">
          <w:rPr>
            <w:rFonts w:hint="eastAsia"/>
          </w:rPr>
          <w:delText xml:space="preserve"> </w:delText>
        </w:r>
        <w:r w:rsidR="00081D27" w:rsidDel="002C56ED">
          <w:rPr>
            <w:noProof/>
          </w:rPr>
          <w:delText>2</w:delText>
        </w:r>
        <w:r w:rsidR="00081D27" w:rsidDel="002C56ED">
          <w:noBreakHyphen/>
        </w:r>
        <w:r w:rsidR="00081D27" w:rsidDel="002C56ED">
          <w:rPr>
            <w:noProof/>
          </w:rPr>
          <w:delText>9</w:delText>
        </w:r>
      </w:del>
      <w:r w:rsidR="00081D27">
        <w:fldChar w:fldCharType="end"/>
      </w:r>
      <w:r w:rsidR="000634E8">
        <w:rPr>
          <w:rFonts w:hint="eastAsia"/>
        </w:rPr>
        <w:t>(</w:t>
      </w:r>
      <w:r w:rsidR="000634E8">
        <w:t>b</w:t>
      </w:r>
      <w:r w:rsidR="000634E8">
        <w:rPr>
          <w:rFonts w:hint="eastAsia"/>
        </w:rPr>
        <w:t>)</w:t>
      </w:r>
      <w:r>
        <w:rPr>
          <w:rFonts w:hint="eastAsia"/>
        </w:rPr>
        <w:t>中的网络都是仅有选择分支没有选择合并的发生网。根据同态函数，分支中的每个节点都可以映射到原网络中，例如：在</w:t>
      </w:r>
      <w:r w:rsidR="00081D27">
        <w:fldChar w:fldCharType="begin"/>
      </w:r>
      <w:r w:rsidR="00081D27">
        <w:instrText xml:space="preserve"> </w:instrText>
      </w:r>
      <w:r w:rsidR="00081D27">
        <w:rPr>
          <w:rFonts w:hint="eastAsia"/>
        </w:rPr>
        <w:instrText>REF _Ref430682664 \h</w:instrText>
      </w:r>
      <w:r w:rsidR="00081D27">
        <w:instrText xml:space="preserve"> </w:instrText>
      </w:r>
      <w:r w:rsidR="00081D27">
        <w:fldChar w:fldCharType="separate"/>
      </w:r>
      <w:ins w:id="553" w:author="肖永博" w:date="2015-09-22T22:22:00Z">
        <w:r w:rsidR="002C56ED">
          <w:rPr>
            <w:rFonts w:hint="eastAsia"/>
          </w:rPr>
          <w:t>图</w:t>
        </w:r>
        <w:r w:rsidR="002C56ED">
          <w:rPr>
            <w:rFonts w:hint="eastAsia"/>
          </w:rPr>
          <w:t xml:space="preserve"> </w:t>
        </w:r>
        <w:r w:rsidR="002C56ED">
          <w:rPr>
            <w:noProof/>
          </w:rPr>
          <w:t>2</w:t>
        </w:r>
        <w:r w:rsidR="002C56ED">
          <w:noBreakHyphen/>
        </w:r>
        <w:r w:rsidR="002C56ED">
          <w:rPr>
            <w:noProof/>
          </w:rPr>
          <w:t>10</w:t>
        </w:r>
      </w:ins>
      <w:del w:id="554" w:author="肖永博" w:date="2015-09-22T22:22:00Z">
        <w:r w:rsidR="00081D27" w:rsidDel="002C56ED">
          <w:rPr>
            <w:rFonts w:hint="eastAsia"/>
          </w:rPr>
          <w:delText>图</w:delText>
        </w:r>
        <w:r w:rsidR="00081D27" w:rsidDel="002C56ED">
          <w:rPr>
            <w:rFonts w:hint="eastAsia"/>
          </w:rPr>
          <w:delText xml:space="preserve"> </w:delText>
        </w:r>
        <w:r w:rsidR="00081D27" w:rsidDel="002C56ED">
          <w:rPr>
            <w:noProof/>
          </w:rPr>
          <w:delText>2</w:delText>
        </w:r>
        <w:r w:rsidR="00081D27" w:rsidDel="002C56ED">
          <w:noBreakHyphen/>
        </w:r>
        <w:r w:rsidR="00081D27" w:rsidDel="002C56ED">
          <w:rPr>
            <w:noProof/>
          </w:rPr>
          <w:delText>9</w:delText>
        </w:r>
      </w:del>
      <w:r w:rsidR="00081D27">
        <w:fldChar w:fldCharType="end"/>
      </w:r>
      <w:r w:rsidR="00403A8C">
        <w:rPr>
          <w:rFonts w:hint="eastAsia"/>
        </w:rPr>
        <w:t>(</w:t>
      </w:r>
      <w:r w:rsidR="00403A8C">
        <w:t>b</w:t>
      </w:r>
      <w:r w:rsidR="00403A8C">
        <w:rPr>
          <w:rFonts w:hint="eastAsia"/>
        </w:rPr>
        <w:t>)</w:t>
      </w:r>
      <w:r>
        <w:rPr>
          <w:rFonts w:hint="eastAsia"/>
        </w:rPr>
        <w:t>中，有两个</w:t>
      </w:r>
      <w:r w:rsidR="000D0D8C">
        <w:rPr>
          <w:rFonts w:hint="eastAsia"/>
        </w:rPr>
        <w:t>库所</w:t>
      </w:r>
      <w:r>
        <w:rPr>
          <w:rFonts w:hint="eastAsia"/>
        </w:rPr>
        <w:t>可以被映射到</w:t>
      </w:r>
      <m:oMath>
        <m:sSub>
          <m:sSubPr>
            <m:ctrlPr>
              <w:rPr>
                <w:rFonts w:ascii="Cambria Math" w:hAnsi="Cambria Math"/>
              </w:rPr>
            </m:ctrlPr>
          </m:sSubPr>
          <m:e>
            <m:r>
              <w:rPr>
                <w:rFonts w:ascii="Cambria Math" w:hAnsi="Cambria Math"/>
              </w:rPr>
              <m:t>b</m:t>
            </m:r>
          </m:e>
          <m:sub>
            <m:r>
              <w:rPr>
                <w:rFonts w:ascii="Cambria Math" w:hAnsi="Cambria Math"/>
              </w:rPr>
              <m:t>end</m:t>
            </m:r>
          </m:sub>
        </m:sSub>
      </m:oMath>
      <w:r>
        <w:rPr>
          <w:rFonts w:hint="eastAsia"/>
        </w:rPr>
        <w:t>，即</w:t>
      </w:r>
      <m:oMath>
        <m:sSub>
          <m:sSubPr>
            <m:ctrlPr>
              <w:rPr>
                <w:rFonts w:ascii="Cambria Math" w:hAnsi="Cambria Math"/>
              </w:rPr>
            </m:ctrlPr>
          </m:sSubPr>
          <m:e>
            <m:r>
              <w:rPr>
                <w:rFonts w:ascii="Cambria Math" w:hAnsi="Cambria Math"/>
              </w:rPr>
              <m:t>p</m:t>
            </m:r>
          </m:e>
          <m:sub>
            <m:r>
              <w:rPr>
                <w:rFonts w:ascii="Cambria Math" w:hAnsi="Cambria Math"/>
              </w:rPr>
              <m:t>4</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end</m:t>
            </m:r>
          </m:sub>
        </m:sSub>
      </m:oMath>
      <w:r>
        <w:rPr>
          <w:rFonts w:hint="eastAsia"/>
        </w:rPr>
        <w:t xml:space="preserve">, </w:t>
      </w:r>
      <m:oMath>
        <m:sSub>
          <m:sSubPr>
            <m:ctrlPr>
              <w:rPr>
                <w:rFonts w:ascii="Cambria Math" w:hAnsi="Cambria Math"/>
              </w:rPr>
            </m:ctrlPr>
          </m:sSubPr>
          <m:e>
            <m:r>
              <w:rPr>
                <w:rFonts w:ascii="Cambria Math" w:hAnsi="Cambria Math"/>
              </w:rPr>
              <m:t>p</m:t>
            </m:r>
          </m:e>
          <m:sub>
            <m:r>
              <w:rPr>
                <w:rFonts w:ascii="Cambria Math" w:hAnsi="Cambria Math"/>
              </w:rPr>
              <m:t>5</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end</m:t>
            </m:r>
          </m:sub>
        </m:sSub>
      </m:oMath>
      <w:r>
        <w:rPr>
          <w:rFonts w:hint="eastAsia"/>
        </w:rPr>
        <w:t>。</w:t>
      </w:r>
    </w:p>
    <w:p w14:paraId="3BD92425" w14:textId="77777777" w:rsidR="00577504" w:rsidRDefault="00601758" w:rsidP="00F02427">
      <w:pPr>
        <w:keepNext/>
        <w:jc w:val="center"/>
      </w:pPr>
      <w:r>
        <w:rPr>
          <w:rFonts w:hint="eastAsia"/>
          <w:noProof/>
          <w:sz w:val="24"/>
        </w:rPr>
        <w:drawing>
          <wp:inline distT="0" distB="0" distL="0" distR="0" wp14:anchorId="0146CF7F" wp14:editId="24979EA1">
            <wp:extent cx="4562593" cy="1721267"/>
            <wp:effectExtent l="0" t="0" r="9525" b="6350"/>
            <wp:docPr id="12" name="图片 12" descr="branchin-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ranchin-exampl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64254" cy="1721894"/>
                    </a:xfrm>
                    <a:prstGeom prst="rect">
                      <a:avLst/>
                    </a:prstGeom>
                    <a:noFill/>
                    <a:ln>
                      <a:noFill/>
                    </a:ln>
                  </pic:spPr>
                </pic:pic>
              </a:graphicData>
            </a:graphic>
          </wp:inline>
        </w:drawing>
      </w:r>
    </w:p>
    <w:p w14:paraId="144C64C1" w14:textId="37B8B91E" w:rsidR="00601758" w:rsidRPr="00601758" w:rsidRDefault="00577504" w:rsidP="00577504">
      <w:pPr>
        <w:pStyle w:val="a7"/>
        <w:jc w:val="center"/>
      </w:pPr>
      <w:bookmarkStart w:id="555" w:name="_Ref430682664"/>
      <w:r>
        <w:rPr>
          <w:rFonts w:hint="eastAsia"/>
        </w:rPr>
        <w:t>图</w:t>
      </w:r>
      <w:r>
        <w:rPr>
          <w:rFonts w:hint="eastAsia"/>
        </w:rPr>
        <w:t xml:space="preserve"> </w:t>
      </w:r>
      <w:ins w:id="556" w:author="肖永博" w:date="2015-09-22T16:08:00Z">
        <w:r w:rsidR="006330CD">
          <w:fldChar w:fldCharType="begin"/>
        </w:r>
        <w:r w:rsidR="006330CD">
          <w:instrText xml:space="preserve"> </w:instrText>
        </w:r>
        <w:r w:rsidR="006330CD">
          <w:rPr>
            <w:rFonts w:hint="eastAsia"/>
          </w:rPr>
          <w:instrText>STYLEREF 1 \s</w:instrText>
        </w:r>
        <w:r w:rsidR="006330CD">
          <w:instrText xml:space="preserve"> </w:instrText>
        </w:r>
      </w:ins>
      <w:r w:rsidR="006330CD">
        <w:fldChar w:fldCharType="separate"/>
      </w:r>
      <w:r w:rsidR="002C56ED">
        <w:rPr>
          <w:noProof/>
        </w:rPr>
        <w:t>2</w:t>
      </w:r>
      <w:ins w:id="557" w:author="肖永博" w:date="2015-09-22T16:08:00Z">
        <w:r w:rsidR="006330CD">
          <w:fldChar w:fldCharType="end"/>
        </w:r>
        <w:r w:rsidR="006330CD">
          <w:noBreakHyphen/>
        </w:r>
        <w:r w:rsidR="006330CD">
          <w:fldChar w:fldCharType="begin"/>
        </w:r>
        <w:r w:rsidR="006330CD">
          <w:instrText xml:space="preserve"> </w:instrText>
        </w:r>
        <w:r w:rsidR="006330CD">
          <w:rPr>
            <w:rFonts w:hint="eastAsia"/>
          </w:rPr>
          <w:instrText xml:space="preserve">SEQ </w:instrText>
        </w:r>
        <w:r w:rsidR="006330CD">
          <w:rPr>
            <w:rFonts w:hint="eastAsia"/>
          </w:rPr>
          <w:instrText>图</w:instrText>
        </w:r>
        <w:r w:rsidR="006330CD">
          <w:rPr>
            <w:rFonts w:hint="eastAsia"/>
          </w:rPr>
          <w:instrText xml:space="preserve"> \* ARABIC \s 1</w:instrText>
        </w:r>
        <w:r w:rsidR="006330CD">
          <w:instrText xml:space="preserve"> </w:instrText>
        </w:r>
      </w:ins>
      <w:r w:rsidR="006330CD">
        <w:fldChar w:fldCharType="separate"/>
      </w:r>
      <w:ins w:id="558" w:author="肖永博" w:date="2015-09-22T22:22:00Z">
        <w:r w:rsidR="002C56ED">
          <w:rPr>
            <w:noProof/>
          </w:rPr>
          <w:t>10</w:t>
        </w:r>
      </w:ins>
      <w:ins w:id="559" w:author="肖永博" w:date="2015-09-22T16:08:00Z">
        <w:r w:rsidR="006330CD">
          <w:fldChar w:fldCharType="end"/>
        </w:r>
      </w:ins>
      <w:del w:id="560" w:author="肖永博" w:date="2015-09-22T16:08:00Z">
        <w:r w:rsidR="00F16FF0" w:rsidDel="006330CD">
          <w:fldChar w:fldCharType="begin"/>
        </w:r>
        <w:r w:rsidR="00F16FF0" w:rsidDel="006330CD">
          <w:delInstrText xml:space="preserve"> </w:delInstrText>
        </w:r>
        <w:r w:rsidR="00F16FF0" w:rsidDel="006330CD">
          <w:rPr>
            <w:rFonts w:hint="eastAsia"/>
          </w:rPr>
          <w:delInstrText>STYLEREF 1 \s</w:delInstrText>
        </w:r>
        <w:r w:rsidR="00F16FF0" w:rsidDel="006330CD">
          <w:delInstrText xml:space="preserve"> </w:delInstrText>
        </w:r>
        <w:r w:rsidR="00F16FF0" w:rsidDel="006330CD">
          <w:fldChar w:fldCharType="separate"/>
        </w:r>
        <w:r w:rsidR="00F16FF0" w:rsidDel="006330CD">
          <w:rPr>
            <w:noProof/>
          </w:rPr>
          <w:delText>2</w:delText>
        </w:r>
        <w:r w:rsidR="00F16FF0" w:rsidDel="006330CD">
          <w:fldChar w:fldCharType="end"/>
        </w:r>
        <w:r w:rsidR="00F16FF0" w:rsidDel="006330CD">
          <w:noBreakHyphen/>
        </w:r>
        <w:r w:rsidR="00F16FF0" w:rsidDel="006330CD">
          <w:fldChar w:fldCharType="begin"/>
        </w:r>
        <w:r w:rsidR="00F16FF0" w:rsidDel="006330CD">
          <w:delInstrText xml:space="preserve"> </w:delInstrText>
        </w:r>
        <w:r w:rsidR="00F16FF0" w:rsidDel="006330CD">
          <w:rPr>
            <w:rFonts w:hint="eastAsia"/>
          </w:rPr>
          <w:delInstrText xml:space="preserve">SEQ </w:delInstrText>
        </w:r>
        <w:r w:rsidR="00F16FF0" w:rsidDel="006330CD">
          <w:rPr>
            <w:rFonts w:hint="eastAsia"/>
          </w:rPr>
          <w:delInstrText>图</w:delInstrText>
        </w:r>
        <w:r w:rsidR="00F16FF0" w:rsidDel="006330CD">
          <w:rPr>
            <w:rFonts w:hint="eastAsia"/>
          </w:rPr>
          <w:delInstrText xml:space="preserve"> \* ARABIC \s 1</w:delInstrText>
        </w:r>
        <w:r w:rsidR="00F16FF0" w:rsidDel="006330CD">
          <w:delInstrText xml:space="preserve"> </w:delInstrText>
        </w:r>
        <w:r w:rsidR="00F16FF0" w:rsidDel="006330CD">
          <w:fldChar w:fldCharType="separate"/>
        </w:r>
        <w:r w:rsidR="00F16FF0" w:rsidDel="006330CD">
          <w:rPr>
            <w:noProof/>
          </w:rPr>
          <w:delText>10</w:delText>
        </w:r>
        <w:r w:rsidR="00F16FF0" w:rsidDel="006330CD">
          <w:fldChar w:fldCharType="end"/>
        </w:r>
      </w:del>
      <w:bookmarkEnd w:id="555"/>
      <w:r>
        <w:t xml:space="preserve"> </w:t>
      </w:r>
      <w:r w:rsidRPr="00474E7C">
        <w:rPr>
          <w:rFonts w:hint="eastAsia"/>
        </w:rPr>
        <w:t>流程分支</w:t>
      </w:r>
      <w:r>
        <w:rPr>
          <w:rFonts w:hint="eastAsia"/>
        </w:rPr>
        <w:t>示例</w:t>
      </w:r>
    </w:p>
    <w:p w14:paraId="51C1F443" w14:textId="77777777" w:rsidR="00DC10EE" w:rsidRDefault="00DC10EE" w:rsidP="00631E12">
      <w:pPr>
        <w:pStyle w:val="3"/>
      </w:pPr>
      <w:bookmarkStart w:id="561" w:name="_Toc430716789"/>
      <w:r w:rsidRPr="00DC10EE">
        <w:rPr>
          <w:rFonts w:hint="eastAsia"/>
        </w:rPr>
        <w:t>完全有限前缀</w:t>
      </w:r>
      <w:bookmarkEnd w:id="561"/>
    </w:p>
    <w:p w14:paraId="18C4985E" w14:textId="77777777" w:rsidR="00601758" w:rsidRDefault="00601758" w:rsidP="00601758">
      <w:pPr>
        <w:ind w:firstLine="420"/>
      </w:pPr>
      <w:r>
        <w:rPr>
          <w:rFonts w:hint="eastAsia"/>
        </w:rPr>
        <w:t>原始</w:t>
      </w:r>
      <w:r>
        <w:rPr>
          <w:rFonts w:hint="eastAsia"/>
        </w:rPr>
        <w:t xml:space="preserve">Petri </w:t>
      </w:r>
      <w:r>
        <w:rPr>
          <w:rFonts w:hint="eastAsia"/>
        </w:rPr>
        <w:t>网描述的是结构信息，并非行为信息，即图结构上存在通路的在实际执行时并不一定存在通路，而完全有限前缀可以用于刻画行为特性。因此</w:t>
      </w:r>
      <w:r w:rsidR="00E70536">
        <w:rPr>
          <w:rFonts w:hint="eastAsia"/>
        </w:rPr>
        <w:t>本文</w:t>
      </w:r>
      <w:r>
        <w:rPr>
          <w:rFonts w:hint="eastAsia"/>
        </w:rPr>
        <w:t>需要对原始</w:t>
      </w:r>
      <w:r>
        <w:rPr>
          <w:rFonts w:hint="eastAsia"/>
        </w:rPr>
        <w:t>Petri</w:t>
      </w:r>
      <w:r>
        <w:rPr>
          <w:rFonts w:hint="eastAsia"/>
        </w:rPr>
        <w:t>网进行处理，得到其对应的完全有限前缀。</w:t>
      </w:r>
    </w:p>
    <w:p w14:paraId="49160273" w14:textId="77777777" w:rsidR="00601758" w:rsidRDefault="00601758" w:rsidP="00601758">
      <w:pPr>
        <w:ind w:firstLine="420"/>
      </w:pPr>
      <w:r w:rsidRPr="006421E8">
        <w:rPr>
          <w:rFonts w:hint="eastAsia"/>
          <w:b/>
          <w:rPrChange w:id="562" w:author="肖永博" w:date="2015-09-22T20:27:00Z">
            <w:rPr>
              <w:rFonts w:hint="eastAsia"/>
            </w:rPr>
          </w:rPrChange>
        </w:rPr>
        <w:t>定义</w:t>
      </w:r>
      <w:r w:rsidR="00376370" w:rsidRPr="006421E8">
        <w:rPr>
          <w:rFonts w:hint="eastAsia"/>
          <w:b/>
          <w:rPrChange w:id="563" w:author="肖永博" w:date="2015-09-22T20:27:00Z">
            <w:rPr>
              <w:rFonts w:hint="eastAsia"/>
            </w:rPr>
          </w:rPrChange>
        </w:rPr>
        <w:t>（</w:t>
      </w:r>
      <w:r w:rsidRPr="006421E8">
        <w:rPr>
          <w:rFonts w:hint="eastAsia"/>
          <w:b/>
          <w:rPrChange w:id="564" w:author="肖永博" w:date="2015-09-22T20:27:00Z">
            <w:rPr>
              <w:rFonts w:hint="eastAsia"/>
            </w:rPr>
          </w:rPrChange>
        </w:rPr>
        <w:t>序关系</w:t>
      </w:r>
      <w:r w:rsidR="00376370" w:rsidRPr="006421E8">
        <w:rPr>
          <w:rFonts w:hint="eastAsia"/>
          <w:b/>
          <w:rPrChange w:id="565" w:author="肖永博" w:date="2015-09-22T20:27:00Z">
            <w:rPr>
              <w:rFonts w:hint="eastAsia"/>
            </w:rPr>
          </w:rPrChange>
        </w:rPr>
        <w:t>）</w:t>
      </w:r>
      <w:r w:rsidR="00376370">
        <w:rPr>
          <w:rFonts w:hint="eastAsia"/>
        </w:rPr>
        <w:t>：</w:t>
      </w:r>
      <w:r>
        <w:rPr>
          <w:rFonts w:hint="eastAsia"/>
        </w:rPr>
        <w:t>N=(P,</w:t>
      </w:r>
      <w:r w:rsidR="003C62F8">
        <w:t xml:space="preserve"> </w:t>
      </w:r>
      <w:r>
        <w:rPr>
          <w:rFonts w:hint="eastAsia"/>
        </w:rPr>
        <w:t>T,</w:t>
      </w:r>
      <w:r w:rsidR="003C62F8">
        <w:t xml:space="preserve"> </w:t>
      </w:r>
      <w:r>
        <w:rPr>
          <w:rFonts w:hint="eastAsia"/>
        </w:rPr>
        <w:t>F)</w:t>
      </w:r>
      <w:r>
        <w:rPr>
          <w:rFonts w:hint="eastAsia"/>
        </w:rPr>
        <w:t>是一个出现网</w:t>
      </w:r>
      <w:r w:rsidR="00DA5265">
        <w:rPr>
          <w:rFonts w:hint="eastAsia"/>
        </w:rPr>
        <w:t>，</w:t>
      </w:r>
      <w:r>
        <w:rPr>
          <w:rFonts w:hint="eastAsia"/>
        </w:rPr>
        <w:t xml:space="preserve"> x</w:t>
      </w:r>
      <w:r w:rsidR="00DA5265">
        <w:rPr>
          <w:rFonts w:hint="eastAsia"/>
        </w:rPr>
        <w:t>、</w:t>
      </w:r>
      <w:r>
        <w:rPr>
          <w:rFonts w:hint="eastAsia"/>
        </w:rPr>
        <w:t>y</w:t>
      </w:r>
      <w:r>
        <w:rPr>
          <w:rFonts w:hint="eastAsia"/>
        </w:rPr>
        <w:t>∈</w:t>
      </w:r>
      <w:r>
        <w:rPr>
          <w:rFonts w:hint="eastAsia"/>
        </w:rPr>
        <w:t>P</w:t>
      </w:r>
      <w:r>
        <w:rPr>
          <w:rFonts w:hint="eastAsia"/>
        </w:rPr>
        <w:t>∪</w:t>
      </w:r>
      <w:r>
        <w:rPr>
          <w:rFonts w:hint="eastAsia"/>
        </w:rPr>
        <w:t>T</w:t>
      </w:r>
      <w:r>
        <w:rPr>
          <w:rFonts w:hint="eastAsia"/>
        </w:rPr>
        <w:t>是</w:t>
      </w:r>
      <w:r w:rsidR="003C62F8">
        <w:rPr>
          <w:rFonts w:hint="eastAsia"/>
        </w:rPr>
        <w:t>N</w:t>
      </w:r>
      <w:r>
        <w:rPr>
          <w:rFonts w:hint="eastAsia"/>
        </w:rPr>
        <w:t>中的两个结点</w:t>
      </w:r>
      <w:r w:rsidR="00DA5265">
        <w:rPr>
          <w:rFonts w:hint="eastAsia"/>
        </w:rPr>
        <w:t>：</w:t>
      </w:r>
    </w:p>
    <w:p w14:paraId="6C68C75F" w14:textId="77777777" w:rsidR="00B37864" w:rsidRDefault="00601758" w:rsidP="00B37864">
      <w:pPr>
        <w:pStyle w:val="a3"/>
        <w:numPr>
          <w:ilvl w:val="0"/>
          <w:numId w:val="7"/>
        </w:numPr>
        <w:ind w:firstLineChars="0"/>
      </w:pPr>
      <w:r>
        <w:rPr>
          <w:rFonts w:hint="eastAsia"/>
        </w:rPr>
        <w:t>x</w:t>
      </w:r>
      <w:r>
        <w:rPr>
          <w:rFonts w:hint="eastAsia"/>
        </w:rPr>
        <w:t>和</w:t>
      </w:r>
      <w:r>
        <w:rPr>
          <w:rFonts w:hint="eastAsia"/>
        </w:rPr>
        <w:t>y</w:t>
      </w:r>
      <w:r>
        <w:rPr>
          <w:rFonts w:hint="eastAsia"/>
        </w:rPr>
        <w:t>存在因果关系</w:t>
      </w:r>
      <w:r w:rsidR="00DA5265">
        <w:rPr>
          <w:rFonts w:hint="eastAsia"/>
        </w:rPr>
        <w:t>，</w:t>
      </w:r>
      <w:r>
        <w:rPr>
          <w:rFonts w:hint="eastAsia"/>
        </w:rPr>
        <w:t>如果</w:t>
      </w:r>
      <w:r>
        <w:rPr>
          <w:rFonts w:hint="eastAsia"/>
        </w:rPr>
        <w:t>N</w:t>
      </w:r>
      <w:r>
        <w:rPr>
          <w:rFonts w:hint="eastAsia"/>
        </w:rPr>
        <w:t>中存在一条从</w:t>
      </w:r>
      <w:r>
        <w:rPr>
          <w:rFonts w:hint="eastAsia"/>
        </w:rPr>
        <w:t>x</w:t>
      </w:r>
      <w:r>
        <w:rPr>
          <w:rFonts w:hint="eastAsia"/>
        </w:rPr>
        <w:t>到</w:t>
      </w:r>
      <w:r>
        <w:rPr>
          <w:rFonts w:hint="eastAsia"/>
        </w:rPr>
        <w:t>y</w:t>
      </w:r>
      <w:r>
        <w:rPr>
          <w:rFonts w:hint="eastAsia"/>
        </w:rPr>
        <w:t>的通路</w:t>
      </w:r>
      <w:r w:rsidR="00DA5265">
        <w:rPr>
          <w:rFonts w:hint="eastAsia"/>
        </w:rPr>
        <w:t>，</w:t>
      </w:r>
      <w:r>
        <w:rPr>
          <w:rFonts w:hint="eastAsia"/>
        </w:rPr>
        <w:t>记为</w:t>
      </w:r>
      <w:r>
        <w:rPr>
          <w:rFonts w:hint="eastAsia"/>
        </w:rPr>
        <w:t>x</w:t>
      </w:r>
      <w:r w:rsidR="003C62F8">
        <w:t xml:space="preserve"> </w:t>
      </w:r>
      <w:r>
        <w:rPr>
          <w:rFonts w:hint="eastAsia"/>
        </w:rPr>
        <w:t>&lt;</w:t>
      </w:r>
      <w:r w:rsidR="003C62F8">
        <w:t xml:space="preserve"> </w:t>
      </w:r>
      <w:r>
        <w:rPr>
          <w:rFonts w:hint="eastAsia"/>
        </w:rPr>
        <w:t>y</w:t>
      </w:r>
      <w:r w:rsidR="00DA5265">
        <w:rPr>
          <w:rFonts w:hint="eastAsia"/>
        </w:rPr>
        <w:t>；</w:t>
      </w:r>
    </w:p>
    <w:p w14:paraId="0AB5804D" w14:textId="77777777" w:rsidR="00B37864" w:rsidRDefault="00601758" w:rsidP="00B37864">
      <w:pPr>
        <w:pStyle w:val="a3"/>
        <w:numPr>
          <w:ilvl w:val="0"/>
          <w:numId w:val="7"/>
        </w:numPr>
        <w:ind w:firstLineChars="0"/>
      </w:pPr>
      <w:r>
        <w:rPr>
          <w:rFonts w:hint="eastAsia"/>
        </w:rPr>
        <w:t>x</w:t>
      </w:r>
      <w:r>
        <w:rPr>
          <w:rFonts w:hint="eastAsia"/>
        </w:rPr>
        <w:t>和</w:t>
      </w:r>
      <w:r>
        <w:rPr>
          <w:rFonts w:hint="eastAsia"/>
        </w:rPr>
        <w:t>y</w:t>
      </w:r>
      <w:r>
        <w:rPr>
          <w:rFonts w:hint="eastAsia"/>
        </w:rPr>
        <w:t>是互斥关系</w:t>
      </w:r>
      <w:r w:rsidR="00DA5265">
        <w:rPr>
          <w:rFonts w:hint="eastAsia"/>
        </w:rPr>
        <w:t>，</w:t>
      </w:r>
      <w:r>
        <w:rPr>
          <w:rFonts w:hint="eastAsia"/>
        </w:rPr>
        <w:t>如果</w:t>
      </w:r>
      <w:r w:rsidR="00DA5265">
        <w:rPr>
          <w:rFonts w:hint="eastAsia"/>
        </w:rPr>
        <w:t>N</w:t>
      </w:r>
      <w:r>
        <w:rPr>
          <w:rFonts w:hint="eastAsia"/>
        </w:rPr>
        <w:t>中存在两条路径各自通向</w:t>
      </w:r>
      <w:r>
        <w:rPr>
          <w:rFonts w:hint="eastAsia"/>
        </w:rPr>
        <w:t>x</w:t>
      </w:r>
      <w:r>
        <w:rPr>
          <w:rFonts w:hint="eastAsia"/>
        </w:rPr>
        <w:t>、</w:t>
      </w:r>
      <w:r>
        <w:rPr>
          <w:rFonts w:hint="eastAsia"/>
        </w:rPr>
        <w:t>y</w:t>
      </w:r>
      <w:r w:rsidR="00DA5265">
        <w:rPr>
          <w:rFonts w:hint="eastAsia"/>
        </w:rPr>
        <w:t>，</w:t>
      </w:r>
      <w:r>
        <w:rPr>
          <w:rFonts w:hint="eastAsia"/>
        </w:rPr>
        <w:t>并且这两条路径开始于一个共同的库所</w:t>
      </w:r>
      <w:r>
        <w:rPr>
          <w:rFonts w:hint="eastAsia"/>
        </w:rPr>
        <w:t>,</w:t>
      </w:r>
      <w:r>
        <w:rPr>
          <w:rFonts w:hint="eastAsia"/>
        </w:rPr>
        <w:t>记为</w:t>
      </w:r>
      <w:r>
        <w:rPr>
          <w:rFonts w:hint="eastAsia"/>
        </w:rPr>
        <w:t xml:space="preserve"> x</w:t>
      </w:r>
      <w:r w:rsidR="00DA3BCF">
        <w:t xml:space="preserve"> </w:t>
      </w:r>
      <w:r>
        <w:rPr>
          <w:rFonts w:hint="eastAsia"/>
        </w:rPr>
        <w:t>#</w:t>
      </w:r>
      <w:r w:rsidR="00DA3BCF">
        <w:t xml:space="preserve"> </w:t>
      </w:r>
      <w:r>
        <w:rPr>
          <w:rFonts w:hint="eastAsia"/>
        </w:rPr>
        <w:t>y</w:t>
      </w:r>
      <w:r w:rsidR="00DA5265">
        <w:rPr>
          <w:rFonts w:hint="eastAsia"/>
        </w:rPr>
        <w:t>；</w:t>
      </w:r>
    </w:p>
    <w:p w14:paraId="7007B5F4" w14:textId="77777777" w:rsidR="00601758" w:rsidRDefault="00601758" w:rsidP="00B37864">
      <w:pPr>
        <w:pStyle w:val="a3"/>
        <w:numPr>
          <w:ilvl w:val="0"/>
          <w:numId w:val="7"/>
        </w:numPr>
        <w:ind w:firstLineChars="0"/>
      </w:pPr>
      <w:r>
        <w:rPr>
          <w:rFonts w:hint="eastAsia"/>
        </w:rPr>
        <w:t>如果</w:t>
      </w:r>
      <w:r>
        <w:rPr>
          <w:rFonts w:hint="eastAsia"/>
        </w:rPr>
        <w:t>x</w:t>
      </w:r>
      <w:r>
        <w:rPr>
          <w:rFonts w:hint="eastAsia"/>
        </w:rPr>
        <w:t>和</w:t>
      </w:r>
      <w:r>
        <w:rPr>
          <w:rFonts w:hint="eastAsia"/>
        </w:rPr>
        <w:t>y</w:t>
      </w:r>
      <w:r>
        <w:rPr>
          <w:rFonts w:hint="eastAsia"/>
        </w:rPr>
        <w:t>既不是因果关系</w:t>
      </w:r>
      <w:r>
        <w:rPr>
          <w:rFonts w:hint="eastAsia"/>
        </w:rPr>
        <w:t>,</w:t>
      </w:r>
      <w:r>
        <w:rPr>
          <w:rFonts w:hint="eastAsia"/>
        </w:rPr>
        <w:t>也不是互斥关系</w:t>
      </w:r>
      <w:r>
        <w:rPr>
          <w:rFonts w:hint="eastAsia"/>
        </w:rPr>
        <w:t>,</w:t>
      </w:r>
      <w:r>
        <w:rPr>
          <w:rFonts w:hint="eastAsia"/>
        </w:rPr>
        <w:t>则和</w:t>
      </w:r>
      <w:r>
        <w:rPr>
          <w:rFonts w:hint="eastAsia"/>
        </w:rPr>
        <w:t>y</w:t>
      </w:r>
      <w:r>
        <w:rPr>
          <w:rFonts w:hint="eastAsia"/>
        </w:rPr>
        <w:t>是并发关系，记为</w:t>
      </w:r>
      <w:r>
        <w:rPr>
          <w:rFonts w:hint="eastAsia"/>
        </w:rPr>
        <w:t xml:space="preserve">x </w:t>
      </w:r>
      <w:r w:rsidRPr="00B37864">
        <w:rPr>
          <w:rFonts w:hint="eastAsia"/>
          <w:i/>
        </w:rPr>
        <w:t>co</w:t>
      </w:r>
      <w:r>
        <w:rPr>
          <w:rFonts w:hint="eastAsia"/>
        </w:rPr>
        <w:t xml:space="preserve"> y</w:t>
      </w:r>
      <w:r>
        <w:rPr>
          <w:rFonts w:hint="eastAsia"/>
        </w:rPr>
        <w:t>。</w:t>
      </w:r>
    </w:p>
    <w:p w14:paraId="72DC4361" w14:textId="77777777" w:rsidR="00601758" w:rsidRDefault="00DA5265" w:rsidP="00393B69">
      <w:pPr>
        <w:ind w:firstLine="420"/>
      </w:pPr>
      <w:r w:rsidRPr="006421E8">
        <w:rPr>
          <w:rFonts w:hint="eastAsia"/>
          <w:b/>
          <w:rPrChange w:id="566" w:author="肖永博" w:date="2015-09-22T20:27:00Z">
            <w:rPr>
              <w:rFonts w:hint="eastAsia"/>
            </w:rPr>
          </w:rPrChange>
        </w:rPr>
        <w:t>定义（</w:t>
      </w:r>
      <w:r w:rsidR="00601758" w:rsidRPr="006421E8">
        <w:rPr>
          <w:rFonts w:hint="eastAsia"/>
          <w:b/>
          <w:rPrChange w:id="567" w:author="肖永博" w:date="2015-09-22T20:27:00Z">
            <w:rPr>
              <w:rFonts w:hint="eastAsia"/>
            </w:rPr>
          </w:rPrChange>
        </w:rPr>
        <w:t>完全有限前缀</w:t>
      </w:r>
      <w:r w:rsidRPr="006421E8">
        <w:rPr>
          <w:rFonts w:hint="eastAsia"/>
          <w:b/>
          <w:rPrChange w:id="568" w:author="肖永博" w:date="2015-09-22T20:27:00Z">
            <w:rPr>
              <w:rFonts w:hint="eastAsia"/>
            </w:rPr>
          </w:rPrChange>
        </w:rPr>
        <w:t>）</w:t>
      </w:r>
      <w:r>
        <w:rPr>
          <w:rFonts w:hint="eastAsia"/>
        </w:rPr>
        <w:t>：</w:t>
      </w:r>
      <w:r w:rsidR="00601758">
        <w:rPr>
          <w:rFonts w:hint="eastAsia"/>
        </w:rPr>
        <w:t>一个</w:t>
      </w:r>
      <w:r w:rsidR="00601758">
        <w:rPr>
          <w:rFonts w:hint="eastAsia"/>
        </w:rPr>
        <w:t>Petri</w:t>
      </w:r>
      <w:r w:rsidR="00601758">
        <w:rPr>
          <w:rFonts w:hint="eastAsia"/>
        </w:rPr>
        <w:t>网系统可以展开成一个出现网</w:t>
      </w:r>
      <w:r w:rsidR="00601758">
        <w:rPr>
          <w:rFonts w:hint="eastAsia"/>
        </w:rPr>
        <w:t>,</w:t>
      </w:r>
      <w:r w:rsidR="00601758">
        <w:rPr>
          <w:rFonts w:hint="eastAsia"/>
        </w:rPr>
        <w:t>而完全有限前缀则是展开后的出现网的前缀部分</w:t>
      </w:r>
      <w:r>
        <w:rPr>
          <w:rFonts w:hint="eastAsia"/>
        </w:rPr>
        <w:t>，</w:t>
      </w:r>
      <w:r w:rsidR="00601758">
        <w:rPr>
          <w:rFonts w:hint="eastAsia"/>
        </w:rPr>
        <w:t>包含了出现网中的所有状态</w:t>
      </w:r>
      <w:r>
        <w:rPr>
          <w:rFonts w:hint="eastAsia"/>
        </w:rPr>
        <w:t>，</w:t>
      </w:r>
      <w:r w:rsidR="00C05796">
        <w:rPr>
          <w:rFonts w:hint="eastAsia"/>
        </w:rPr>
        <w:t>并且在即将出现重复状态的位置截断，其中：</w:t>
      </w:r>
    </w:p>
    <w:p w14:paraId="0711D641" w14:textId="593E824C" w:rsidR="00C05796" w:rsidRDefault="00601758" w:rsidP="00C05796">
      <w:pPr>
        <w:pStyle w:val="a3"/>
        <w:numPr>
          <w:ilvl w:val="0"/>
          <w:numId w:val="9"/>
        </w:numPr>
        <w:ind w:firstLineChars="0"/>
      </w:pPr>
      <w:commentRangeStart w:id="569"/>
      <w:r>
        <w:rPr>
          <w:rFonts w:hint="eastAsia"/>
        </w:rPr>
        <w:lastRenderedPageBreak/>
        <w:t>「</w:t>
      </w:r>
      <w:r>
        <w:rPr>
          <w:rFonts w:hint="eastAsia"/>
        </w:rPr>
        <w:t>t</w:t>
      </w:r>
      <m:oMath>
        <m:r>
          <m:rPr>
            <m:sty m:val="p"/>
          </m:rPr>
          <w:rPr>
            <w:rFonts w:ascii="Cambria Math" w:hAnsi="Cambria Math" w:hint="eastAsia"/>
          </w:rPr>
          <m:t>」</m:t>
        </m:r>
        <w:commentRangeEnd w:id="569"/>
        <m:r>
          <m:rPr>
            <m:sty m:val="p"/>
          </m:rPr>
          <w:rPr>
            <w:rStyle w:val="aa"/>
            <w:rFonts w:ascii="Cambria Math" w:hAnsi="Cambria Math"/>
            <w:rPrChange w:id="570" w:author="肖永博" w:date="2015-09-22T10:56:00Z">
              <w:rPr>
                <w:rStyle w:val="aa"/>
              </w:rPr>
            </w:rPrChange>
          </w:rPr>
          <w:commentReference w:id="569"/>
        </m:r>
      </m:oMath>
      <w:r>
        <w:rPr>
          <w:rFonts w:hint="eastAsia"/>
        </w:rPr>
        <w:t>={x|</w:t>
      </w:r>
      <w:r w:rsidR="00DA3BCF">
        <w:t xml:space="preserve"> </w:t>
      </w:r>
      <w:r>
        <w:rPr>
          <w:rFonts w:hint="eastAsia"/>
        </w:rPr>
        <w:t>x</w:t>
      </w:r>
      <w:r>
        <w:rPr>
          <w:rFonts w:hint="eastAsia"/>
        </w:rPr>
        <w:t>∈</w:t>
      </w:r>
      <w:r>
        <w:rPr>
          <w:rFonts w:hint="eastAsia"/>
        </w:rPr>
        <w:t>T,</w:t>
      </w:r>
      <w:r w:rsidR="00DA3BCF">
        <w:t xml:space="preserve"> </w:t>
      </w:r>
      <w:r>
        <w:rPr>
          <w:rFonts w:hint="eastAsia"/>
        </w:rPr>
        <w:t>x</w:t>
      </w:r>
      <m:oMath>
        <m:r>
          <m:rPr>
            <m:sty m:val="p"/>
          </m:rPr>
          <w:rPr>
            <w:rFonts w:ascii="Cambria Math" w:hAnsi="Cambria Math" w:cs="MS Mincho"/>
          </w:rPr>
          <m:t>→</m:t>
        </m:r>
      </m:oMath>
      <w:r>
        <w:rPr>
          <w:rFonts w:hint="eastAsia"/>
        </w:rPr>
        <w:t>t}</w:t>
      </w:r>
      <w:r>
        <w:rPr>
          <w:rFonts w:hint="eastAsia"/>
        </w:rPr>
        <w:t>∪</w:t>
      </w:r>
      <w:r>
        <w:rPr>
          <w:rFonts w:hint="eastAsia"/>
        </w:rPr>
        <w:t>{t}</w:t>
      </w:r>
      <w:r w:rsidR="00C05796">
        <w:rPr>
          <w:rFonts w:hint="eastAsia"/>
        </w:rPr>
        <w:t>；</w:t>
      </w:r>
    </w:p>
    <w:p w14:paraId="52553263" w14:textId="77777777" w:rsidR="00C05796" w:rsidRDefault="00601758" w:rsidP="00C05796">
      <w:pPr>
        <w:pStyle w:val="a3"/>
        <w:numPr>
          <w:ilvl w:val="0"/>
          <w:numId w:val="9"/>
        </w:numPr>
        <w:ind w:firstLineChars="0"/>
      </w:pPr>
      <w:r>
        <w:rPr>
          <w:rFonts w:hint="eastAsia"/>
        </w:rPr>
        <w:t>Mark(</w:t>
      </w:r>
      <w:r>
        <w:rPr>
          <w:rFonts w:hint="eastAsia"/>
        </w:rPr>
        <w:t>「</w:t>
      </w:r>
      <w:r>
        <w:rPr>
          <w:rFonts w:hint="eastAsia"/>
        </w:rPr>
        <w:t>t</w:t>
      </w:r>
      <w:r>
        <w:rPr>
          <w:rFonts w:hint="eastAsia"/>
        </w:rPr>
        <w:t>」</w:t>
      </w:r>
      <w:r>
        <w:rPr>
          <w:rFonts w:hint="eastAsia"/>
        </w:rPr>
        <w:t>)</w:t>
      </w:r>
      <w:r>
        <w:rPr>
          <w:rFonts w:hint="eastAsia"/>
        </w:rPr>
        <w:t>表示「</w:t>
      </w:r>
      <w:r>
        <w:rPr>
          <w:rFonts w:hint="eastAsia"/>
        </w:rPr>
        <w:t>t</w:t>
      </w:r>
      <w:r>
        <w:rPr>
          <w:rFonts w:hint="eastAsia"/>
        </w:rPr>
        <w:t>」中所有变迁执行后的状态</w:t>
      </w:r>
      <w:r w:rsidR="00C05796">
        <w:rPr>
          <w:rFonts w:hint="eastAsia"/>
        </w:rPr>
        <w:t>；</w:t>
      </w:r>
    </w:p>
    <w:p w14:paraId="297AD157" w14:textId="77777777" w:rsidR="00C05796" w:rsidRDefault="00601758" w:rsidP="00C05796">
      <w:pPr>
        <w:pStyle w:val="a3"/>
        <w:numPr>
          <w:ilvl w:val="0"/>
          <w:numId w:val="9"/>
        </w:numPr>
        <w:ind w:firstLineChars="0"/>
      </w:pPr>
      <w:r>
        <w:t>&lt;</w:t>
      </w:r>
      <w:r>
        <w:rPr>
          <w:rFonts w:hint="eastAsia"/>
        </w:rPr>
        <w:t>是一个偏序关系</w:t>
      </w:r>
      <w:r w:rsidR="00C05796">
        <w:rPr>
          <w:rFonts w:hint="eastAsia"/>
        </w:rPr>
        <w:t>，</w:t>
      </w:r>
      <w:r>
        <w:rPr>
          <w:rFonts w:hint="eastAsia"/>
        </w:rPr>
        <w:t>如果「</w:t>
      </w:r>
      <w:r>
        <w:t>t</w:t>
      </w:r>
      <w:r>
        <w:rPr>
          <w:rFonts w:hint="eastAsia"/>
        </w:rPr>
        <w:t>」</w:t>
      </w:r>
      <w:r w:rsidRPr="00C05796">
        <w:rPr>
          <w:rFonts w:ascii="Cambria Math" w:hAnsi="Cambria Math" w:cs="Cambria Math"/>
        </w:rPr>
        <w:t>⊂</w:t>
      </w:r>
      <w:r>
        <w:rPr>
          <w:rFonts w:hint="eastAsia"/>
        </w:rPr>
        <w:t>「</w:t>
      </w:r>
      <m:oMath>
        <m:sSup>
          <m:sSupPr>
            <m:ctrlPr>
              <w:rPr>
                <w:rFonts w:ascii="Cambria Math" w:hAnsi="Cambria Math"/>
              </w:rPr>
            </m:ctrlPr>
          </m:sSupPr>
          <m:e>
            <m:r>
              <w:rPr>
                <w:rFonts w:ascii="Cambria Math" w:hAnsi="Cambria Math"/>
              </w:rPr>
              <m:t>t</m:t>
            </m:r>
          </m:e>
          <m:sup>
            <m:r>
              <w:rPr>
                <w:rFonts w:ascii="Cambria Math" w:hAnsi="Cambria Math"/>
              </w:rPr>
              <m:t>'</m:t>
            </m:r>
          </m:sup>
        </m:sSup>
      </m:oMath>
      <w:r>
        <w:rPr>
          <w:rFonts w:hint="eastAsia"/>
        </w:rPr>
        <w:t>」则「</w:t>
      </w:r>
      <w:r>
        <w:t>t</w:t>
      </w:r>
      <w:r>
        <w:rPr>
          <w:rFonts w:hint="eastAsia"/>
        </w:rPr>
        <w:t>」</w:t>
      </w:r>
      <w:r>
        <w:t>&lt;</w:t>
      </w:r>
      <w:r>
        <w:rPr>
          <w:rFonts w:hint="eastAsia"/>
        </w:rPr>
        <w:t>「</w:t>
      </w:r>
      <m:oMath>
        <m:sSup>
          <m:sSupPr>
            <m:ctrlPr>
              <w:rPr>
                <w:rFonts w:ascii="Cambria Math" w:hAnsi="Cambria Math"/>
              </w:rPr>
            </m:ctrlPr>
          </m:sSupPr>
          <m:e>
            <m:r>
              <w:rPr>
                <w:rFonts w:ascii="Cambria Math" w:hAnsi="Cambria Math"/>
              </w:rPr>
              <m:t>t</m:t>
            </m:r>
          </m:e>
          <m:sup>
            <m:r>
              <w:rPr>
                <w:rFonts w:ascii="Cambria Math" w:hAnsi="Cambria Math"/>
              </w:rPr>
              <m:t>'</m:t>
            </m:r>
          </m:sup>
        </m:sSup>
      </m:oMath>
      <w:r>
        <w:rPr>
          <w:rFonts w:hint="eastAsia"/>
        </w:rPr>
        <w:t>」</w:t>
      </w:r>
      <w:r w:rsidR="00C05796">
        <w:rPr>
          <w:rFonts w:hint="eastAsia"/>
        </w:rPr>
        <w:t>；</w:t>
      </w:r>
    </w:p>
    <w:p w14:paraId="67BDB41F" w14:textId="77777777" w:rsidR="00C05796" w:rsidRDefault="00601758" w:rsidP="00C05796">
      <w:pPr>
        <w:pStyle w:val="a3"/>
        <w:numPr>
          <w:ilvl w:val="0"/>
          <w:numId w:val="9"/>
        </w:numPr>
        <w:ind w:firstLineChars="0"/>
      </w:pPr>
      <w:r>
        <w:rPr>
          <w:rFonts w:hint="eastAsia"/>
        </w:rPr>
        <w:t>变迁</w:t>
      </w:r>
      <w:r w:rsidR="00C05796">
        <w:rPr>
          <w:rFonts w:hint="eastAsia"/>
        </w:rPr>
        <w:t>t</w:t>
      </w:r>
      <w:r>
        <w:rPr>
          <w:rFonts w:hint="eastAsia"/>
        </w:rPr>
        <w:t>是一个截断变迁</w:t>
      </w:r>
      <w:r w:rsidR="00C05796">
        <w:rPr>
          <w:rFonts w:hint="eastAsia"/>
        </w:rPr>
        <w:t>，</w:t>
      </w:r>
      <w:r>
        <w:rPr>
          <w:rFonts w:hint="eastAsia"/>
        </w:rPr>
        <w:t>如果存在另一个变迁</w:t>
      </w:r>
      <m:oMath>
        <m:sSup>
          <m:sSupPr>
            <m:ctrlPr>
              <w:rPr>
                <w:rFonts w:ascii="Cambria Math" w:hAnsi="Cambria Math"/>
              </w:rPr>
            </m:ctrlPr>
          </m:sSupPr>
          <m:e>
            <m:r>
              <w:rPr>
                <w:rFonts w:ascii="Cambria Math" w:hAnsi="Cambria Math"/>
              </w:rPr>
              <m:t>t</m:t>
            </m:r>
          </m:e>
          <m:sup>
            <m:r>
              <w:rPr>
                <w:rFonts w:ascii="Cambria Math" w:hAnsi="Cambria Math"/>
              </w:rPr>
              <m:t>'</m:t>
            </m:r>
          </m:sup>
        </m:sSup>
      </m:oMath>
      <w:r>
        <w:rPr>
          <w:rFonts w:hint="eastAsia"/>
        </w:rPr>
        <w:t>满足「</w:t>
      </w:r>
      <m:oMath>
        <m:sSup>
          <m:sSupPr>
            <m:ctrlPr>
              <w:rPr>
                <w:rFonts w:ascii="Cambria Math" w:hAnsi="Cambria Math"/>
              </w:rPr>
            </m:ctrlPr>
          </m:sSupPr>
          <m:e>
            <m:r>
              <w:rPr>
                <w:rFonts w:ascii="Cambria Math" w:hAnsi="Cambria Math"/>
              </w:rPr>
              <m:t>t</m:t>
            </m:r>
          </m:e>
          <m:sup>
            <m:r>
              <w:rPr>
                <w:rFonts w:ascii="Cambria Math" w:hAnsi="Cambria Math"/>
              </w:rPr>
              <m:t>'</m:t>
            </m:r>
          </m:sup>
        </m:sSup>
      </m:oMath>
      <w:r>
        <w:rPr>
          <w:rFonts w:hint="eastAsia"/>
        </w:rPr>
        <w:t>」</w:t>
      </w:r>
      <w:r>
        <w:rPr>
          <w:rFonts w:hint="eastAsia"/>
        </w:rPr>
        <w:t>&lt;</w:t>
      </w:r>
      <w:r>
        <w:rPr>
          <w:rFonts w:hint="eastAsia"/>
        </w:rPr>
        <w:t>「</w:t>
      </w:r>
      <w:r>
        <w:rPr>
          <w:rFonts w:hint="eastAsia"/>
        </w:rPr>
        <w:t>t</w:t>
      </w:r>
      <w:r>
        <w:rPr>
          <w:rFonts w:hint="eastAsia"/>
        </w:rPr>
        <w:t>」并且</w:t>
      </w:r>
      <w:r>
        <w:rPr>
          <w:rFonts w:hint="eastAsia"/>
        </w:rPr>
        <w:t xml:space="preserve"> Mark(</w:t>
      </w:r>
      <w:r>
        <w:rPr>
          <w:rFonts w:hint="eastAsia"/>
        </w:rPr>
        <w:t>「</w:t>
      </w:r>
      <w:r>
        <w:rPr>
          <w:rFonts w:hint="eastAsia"/>
        </w:rPr>
        <w:t>t</w:t>
      </w:r>
      <w:r>
        <w:rPr>
          <w:rFonts w:hint="eastAsia"/>
        </w:rPr>
        <w:t>」</w:t>
      </w:r>
      <w:r>
        <w:rPr>
          <w:rFonts w:hint="eastAsia"/>
        </w:rPr>
        <w:t>)=Mark(</w:t>
      </w:r>
      <w:r>
        <w:rPr>
          <w:rFonts w:hint="eastAsia"/>
        </w:rPr>
        <w:t>「</w:t>
      </w:r>
      <m:oMath>
        <m:sSup>
          <m:sSupPr>
            <m:ctrlPr>
              <w:rPr>
                <w:rFonts w:ascii="Cambria Math" w:hAnsi="Cambria Math"/>
              </w:rPr>
            </m:ctrlPr>
          </m:sSupPr>
          <m:e>
            <m:r>
              <w:rPr>
                <w:rFonts w:ascii="Cambria Math" w:hAnsi="Cambria Math"/>
              </w:rPr>
              <m:t>t</m:t>
            </m:r>
          </m:e>
          <m:sup>
            <m:r>
              <w:rPr>
                <w:rFonts w:ascii="Cambria Math" w:hAnsi="Cambria Math"/>
              </w:rPr>
              <m:t>'</m:t>
            </m:r>
          </m:sup>
        </m:sSup>
      </m:oMath>
      <w:r>
        <w:rPr>
          <w:rFonts w:hint="eastAsia"/>
        </w:rPr>
        <w:t>」</w:t>
      </w:r>
      <w:r>
        <w:rPr>
          <w:rFonts w:hint="eastAsia"/>
        </w:rPr>
        <w:t>)</w:t>
      </w:r>
      <w:r w:rsidR="00C05796">
        <w:rPr>
          <w:rFonts w:hint="eastAsia"/>
        </w:rPr>
        <w:t>，</w:t>
      </w:r>
      <m:oMath>
        <m:r>
          <m:rPr>
            <m:sty m:val="p"/>
          </m:rPr>
          <w:rPr>
            <w:rFonts w:ascii="Cambria Math" w:hAnsi="Cambria Math"/>
          </w:rPr>
          <m:t xml:space="preserve"> </m:t>
        </m:r>
        <m:sSup>
          <m:sSupPr>
            <m:ctrlPr>
              <w:rPr>
                <w:rFonts w:ascii="Cambria Math" w:hAnsi="Cambria Math"/>
              </w:rPr>
            </m:ctrlPr>
          </m:sSupPr>
          <m:e>
            <m:r>
              <w:rPr>
                <w:rFonts w:ascii="Cambria Math" w:hAnsi="Cambria Math"/>
              </w:rPr>
              <m:t>t</m:t>
            </m:r>
          </m:e>
          <m:sup>
            <m:r>
              <w:rPr>
                <w:rFonts w:ascii="Cambria Math" w:hAnsi="Cambria Math"/>
              </w:rPr>
              <m:t>'</m:t>
            </m:r>
          </m:sup>
        </m:sSup>
      </m:oMath>
      <w:r>
        <w:rPr>
          <w:rFonts w:hint="eastAsia"/>
        </w:rPr>
        <w:t>即为</w:t>
      </w:r>
      <w:r>
        <w:rPr>
          <w:rFonts w:hint="eastAsia"/>
        </w:rPr>
        <w:t xml:space="preserve"> t </w:t>
      </w:r>
      <w:r w:rsidR="00C05796">
        <w:rPr>
          <w:rFonts w:hint="eastAsia"/>
        </w:rPr>
        <w:t>的对应变迁；</w:t>
      </w:r>
    </w:p>
    <w:p w14:paraId="73B3E7F8" w14:textId="77777777" w:rsidR="00601758" w:rsidRDefault="00601758" w:rsidP="00C05796">
      <w:pPr>
        <w:pStyle w:val="a3"/>
        <w:numPr>
          <w:ilvl w:val="0"/>
          <w:numId w:val="9"/>
        </w:numPr>
        <w:ind w:firstLineChars="0"/>
      </w:pPr>
      <w:r>
        <w:rPr>
          <w:rFonts w:hint="eastAsia"/>
        </w:rPr>
        <w:t>完全有限前缀是出现网的子图</w:t>
      </w:r>
      <w:r w:rsidR="00C05796">
        <w:rPr>
          <w:rFonts w:hint="eastAsia"/>
        </w:rPr>
        <w:t>，</w:t>
      </w:r>
      <w:r>
        <w:rPr>
          <w:rFonts w:hint="eastAsia"/>
        </w:rPr>
        <w:t>在截断变迁之后不再包含任何后续变迁并且包含了出现网的所有状态。</w:t>
      </w:r>
    </w:p>
    <w:p w14:paraId="57D705B6" w14:textId="7D97F0AA" w:rsidR="00601758" w:rsidRDefault="00601758" w:rsidP="00393B69">
      <w:pPr>
        <w:ind w:firstLine="420"/>
      </w:pPr>
      <w:r>
        <w:rPr>
          <w:rFonts w:hint="eastAsia"/>
        </w:rPr>
        <w:t>MacMillan</w:t>
      </w:r>
      <w:r>
        <w:rPr>
          <w:rFonts w:hint="eastAsia"/>
        </w:rPr>
        <w:t>在</w:t>
      </w:r>
      <w:r w:rsidR="000C50E0">
        <w:fldChar w:fldCharType="begin"/>
      </w:r>
      <w:r w:rsidR="000C50E0">
        <w:instrText xml:space="preserve"> </w:instrText>
      </w:r>
      <w:r w:rsidR="000C50E0">
        <w:rPr>
          <w:rFonts w:hint="eastAsia"/>
        </w:rPr>
        <w:instrText>REF _Ref430510982 \r \h</w:instrText>
      </w:r>
      <w:r w:rsidR="000C50E0">
        <w:instrText xml:space="preserve"> </w:instrText>
      </w:r>
      <w:r w:rsidR="000C50E0">
        <w:fldChar w:fldCharType="separate"/>
      </w:r>
      <w:ins w:id="571" w:author="肖永博" w:date="2015-09-22T22:22:00Z">
        <w:r w:rsidR="002C56ED">
          <w:t>[11]</w:t>
        </w:r>
      </w:ins>
      <w:del w:id="572" w:author="肖永博" w:date="2015-09-22T22:22:00Z">
        <w:r w:rsidR="00F3369B" w:rsidDel="002C56ED">
          <w:delText>[10]</w:delText>
        </w:r>
      </w:del>
      <w:r w:rsidR="000C50E0">
        <w:fldChar w:fldCharType="end"/>
      </w:r>
      <w:r>
        <w:rPr>
          <w:rFonts w:hint="eastAsia"/>
        </w:rPr>
        <w:t>中的研究可以通过对网络的进行展开，并构建出一种初始状态有限、包含所有可达信息的</w:t>
      </w:r>
      <w:ins w:id="573" w:author="肖永博" w:date="2015-09-22T20:26:00Z">
        <w:r w:rsidR="006421E8">
          <w:t>P</w:t>
        </w:r>
      </w:ins>
      <w:del w:id="574" w:author="肖永博" w:date="2015-09-22T20:26:00Z">
        <w:r w:rsidDel="006421E8">
          <w:rPr>
            <w:rFonts w:hint="eastAsia"/>
          </w:rPr>
          <w:delText>p</w:delText>
        </w:r>
      </w:del>
      <w:r>
        <w:rPr>
          <w:rFonts w:hint="eastAsia"/>
        </w:rPr>
        <w:t>etri</w:t>
      </w:r>
      <w:r>
        <w:rPr>
          <w:rFonts w:hint="eastAsia"/>
        </w:rPr>
        <w:t>网模型的子结构（即完全有限前缀），避免了模型的状态爆炸问题。然而在某些情况下，该方法产生的最小完全前缀会比</w:t>
      </w:r>
      <w:del w:id="575" w:author="肖永博" w:date="2015-09-22T20:26:00Z">
        <w:r w:rsidDel="006421E8">
          <w:rPr>
            <w:rFonts w:hint="eastAsia"/>
          </w:rPr>
          <w:delText>p</w:delText>
        </w:r>
      </w:del>
      <w:ins w:id="576" w:author="肖永博" w:date="2015-09-22T20:26:00Z">
        <w:r w:rsidR="006421E8">
          <w:t>P</w:t>
        </w:r>
      </w:ins>
      <w:r>
        <w:rPr>
          <w:rFonts w:hint="eastAsia"/>
        </w:rPr>
        <w:t>etri</w:t>
      </w:r>
      <w:r>
        <w:rPr>
          <w:rFonts w:hint="eastAsia"/>
        </w:rPr>
        <w:t>网本身还要大。为了解决这个问题，</w:t>
      </w:r>
      <w:r>
        <w:rPr>
          <w:rFonts w:hint="eastAsia"/>
        </w:rPr>
        <w:t>Javier Esparaza</w:t>
      </w:r>
      <w:r>
        <w:rPr>
          <w:rFonts w:hint="eastAsia"/>
        </w:rPr>
        <w:t>在</w:t>
      </w:r>
      <w:r w:rsidR="00D159A7" w:rsidRPr="00D159A7">
        <w:fldChar w:fldCharType="begin"/>
      </w:r>
      <w:r w:rsidR="00D159A7" w:rsidRPr="00D159A7">
        <w:instrText xml:space="preserve"> </w:instrText>
      </w:r>
      <w:r w:rsidR="00D159A7" w:rsidRPr="00D159A7">
        <w:rPr>
          <w:rFonts w:hint="eastAsia"/>
        </w:rPr>
        <w:instrText>REF _Ref430454048 \r \h</w:instrText>
      </w:r>
      <w:r w:rsidR="00D159A7" w:rsidRPr="00D159A7">
        <w:instrText xml:space="preserve">  \* MERGEFORMAT </w:instrText>
      </w:r>
      <w:r w:rsidR="00D159A7" w:rsidRPr="00D159A7">
        <w:fldChar w:fldCharType="separate"/>
      </w:r>
      <w:ins w:id="577" w:author="肖永博" w:date="2015-09-22T22:22:00Z">
        <w:r w:rsidR="002C56ED">
          <w:t>[12]</w:t>
        </w:r>
      </w:ins>
      <w:del w:id="578" w:author="肖永博" w:date="2015-09-22T22:22:00Z">
        <w:r w:rsidR="00F3369B" w:rsidDel="002C56ED">
          <w:delText>[11]</w:delText>
        </w:r>
      </w:del>
      <w:r w:rsidR="00D159A7" w:rsidRPr="00D159A7">
        <w:fldChar w:fldCharType="end"/>
      </w:r>
      <w:r>
        <w:rPr>
          <w:rFonts w:hint="eastAsia"/>
        </w:rPr>
        <w:t>提出了一种对</w:t>
      </w:r>
      <w:r>
        <w:rPr>
          <w:rFonts w:hint="eastAsia"/>
        </w:rPr>
        <w:t>MacMillan</w:t>
      </w:r>
      <w:r>
        <w:rPr>
          <w:rFonts w:hint="eastAsia"/>
        </w:rPr>
        <w:t>展开方法的改进办法，使得展开得到的最小完全前缀始终小于</w:t>
      </w:r>
      <w:ins w:id="579" w:author="肖永博" w:date="2015-09-22T20:26:00Z">
        <w:r w:rsidR="006421E8">
          <w:t>P</w:t>
        </w:r>
      </w:ins>
      <w:del w:id="580" w:author="肖永博" w:date="2015-09-22T20:26:00Z">
        <w:r w:rsidDel="006421E8">
          <w:rPr>
            <w:rFonts w:hint="eastAsia"/>
          </w:rPr>
          <w:delText>p</w:delText>
        </w:r>
      </w:del>
      <w:r>
        <w:rPr>
          <w:rFonts w:hint="eastAsia"/>
        </w:rPr>
        <w:t>etri</w:t>
      </w:r>
      <w:r>
        <w:rPr>
          <w:rFonts w:hint="eastAsia"/>
        </w:rPr>
        <w:t>网原有的状态空间。</w:t>
      </w:r>
    </w:p>
    <w:p w14:paraId="6F02F141" w14:textId="77777777" w:rsidR="00577504" w:rsidRDefault="00393B69" w:rsidP="00577504">
      <w:pPr>
        <w:keepNext/>
      </w:pPr>
      <w:r w:rsidRPr="00786B50">
        <w:rPr>
          <w:noProof/>
          <w:sz w:val="24"/>
        </w:rPr>
        <w:drawing>
          <wp:inline distT="0" distB="0" distL="0" distR="0" wp14:anchorId="61BF46E4" wp14:editId="020F8118">
            <wp:extent cx="5274310" cy="1729594"/>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1729594"/>
                    </a:xfrm>
                    <a:prstGeom prst="rect">
                      <a:avLst/>
                    </a:prstGeom>
                    <a:noFill/>
                    <a:ln>
                      <a:noFill/>
                    </a:ln>
                  </pic:spPr>
                </pic:pic>
              </a:graphicData>
            </a:graphic>
          </wp:inline>
        </w:drawing>
      </w:r>
    </w:p>
    <w:p w14:paraId="5EEE3828" w14:textId="48F8A5B0" w:rsidR="00393B69" w:rsidRDefault="00577504" w:rsidP="00577504">
      <w:pPr>
        <w:pStyle w:val="a7"/>
        <w:jc w:val="center"/>
      </w:pPr>
      <w:bookmarkStart w:id="581" w:name="_Ref430682910"/>
      <w:r>
        <w:rPr>
          <w:rFonts w:hint="eastAsia"/>
        </w:rPr>
        <w:t>图</w:t>
      </w:r>
      <w:r>
        <w:rPr>
          <w:rFonts w:hint="eastAsia"/>
        </w:rPr>
        <w:t xml:space="preserve"> </w:t>
      </w:r>
      <w:ins w:id="582" w:author="肖永博" w:date="2015-09-22T16:08:00Z">
        <w:r w:rsidR="006330CD">
          <w:fldChar w:fldCharType="begin"/>
        </w:r>
        <w:r w:rsidR="006330CD">
          <w:instrText xml:space="preserve"> </w:instrText>
        </w:r>
        <w:r w:rsidR="006330CD">
          <w:rPr>
            <w:rFonts w:hint="eastAsia"/>
          </w:rPr>
          <w:instrText>STYLEREF 1 \s</w:instrText>
        </w:r>
        <w:r w:rsidR="006330CD">
          <w:instrText xml:space="preserve"> </w:instrText>
        </w:r>
      </w:ins>
      <w:r w:rsidR="006330CD">
        <w:fldChar w:fldCharType="separate"/>
      </w:r>
      <w:r w:rsidR="002C56ED">
        <w:rPr>
          <w:noProof/>
        </w:rPr>
        <w:t>2</w:t>
      </w:r>
      <w:ins w:id="583" w:author="肖永博" w:date="2015-09-22T16:08:00Z">
        <w:r w:rsidR="006330CD">
          <w:fldChar w:fldCharType="end"/>
        </w:r>
        <w:r w:rsidR="006330CD">
          <w:noBreakHyphen/>
        </w:r>
        <w:r w:rsidR="006330CD">
          <w:fldChar w:fldCharType="begin"/>
        </w:r>
        <w:r w:rsidR="006330CD">
          <w:instrText xml:space="preserve"> </w:instrText>
        </w:r>
        <w:r w:rsidR="006330CD">
          <w:rPr>
            <w:rFonts w:hint="eastAsia"/>
          </w:rPr>
          <w:instrText xml:space="preserve">SEQ </w:instrText>
        </w:r>
        <w:r w:rsidR="006330CD">
          <w:rPr>
            <w:rFonts w:hint="eastAsia"/>
          </w:rPr>
          <w:instrText>图</w:instrText>
        </w:r>
        <w:r w:rsidR="006330CD">
          <w:rPr>
            <w:rFonts w:hint="eastAsia"/>
          </w:rPr>
          <w:instrText xml:space="preserve"> \* ARABIC \s 1</w:instrText>
        </w:r>
        <w:r w:rsidR="006330CD">
          <w:instrText xml:space="preserve"> </w:instrText>
        </w:r>
      </w:ins>
      <w:r w:rsidR="006330CD">
        <w:fldChar w:fldCharType="separate"/>
      </w:r>
      <w:ins w:id="584" w:author="肖永博" w:date="2015-09-22T22:22:00Z">
        <w:r w:rsidR="002C56ED">
          <w:rPr>
            <w:noProof/>
          </w:rPr>
          <w:t>11</w:t>
        </w:r>
      </w:ins>
      <w:ins w:id="585" w:author="肖永博" w:date="2015-09-22T16:08:00Z">
        <w:r w:rsidR="006330CD">
          <w:fldChar w:fldCharType="end"/>
        </w:r>
      </w:ins>
      <w:del w:id="586" w:author="肖永博" w:date="2015-09-22T14:43:00Z">
        <w:r w:rsidR="00226282" w:rsidDel="00F16FF0">
          <w:fldChar w:fldCharType="begin"/>
        </w:r>
        <w:r w:rsidR="00226282" w:rsidDel="00F16FF0">
          <w:delInstrText xml:space="preserve"> </w:delInstrText>
        </w:r>
        <w:r w:rsidR="00226282" w:rsidDel="00F16FF0">
          <w:rPr>
            <w:rFonts w:hint="eastAsia"/>
          </w:rPr>
          <w:delInstrText>STYLEREF 1 \s</w:delInstrText>
        </w:r>
        <w:r w:rsidR="00226282" w:rsidDel="00F16FF0">
          <w:delInstrText xml:space="preserve"> </w:delInstrText>
        </w:r>
        <w:r w:rsidR="00226282" w:rsidDel="00F16FF0">
          <w:fldChar w:fldCharType="separate"/>
        </w:r>
        <w:r w:rsidR="00F3369B" w:rsidDel="00F16FF0">
          <w:rPr>
            <w:noProof/>
          </w:rPr>
          <w:delText>2</w:delText>
        </w:r>
        <w:r w:rsidR="00226282" w:rsidDel="00F16FF0">
          <w:fldChar w:fldCharType="end"/>
        </w:r>
        <w:r w:rsidR="00226282" w:rsidDel="00F16FF0">
          <w:noBreakHyphen/>
        </w:r>
        <w:r w:rsidR="00226282" w:rsidDel="00F16FF0">
          <w:fldChar w:fldCharType="begin"/>
        </w:r>
        <w:r w:rsidR="00226282" w:rsidDel="00F16FF0">
          <w:delInstrText xml:space="preserve"> </w:delInstrText>
        </w:r>
        <w:r w:rsidR="00226282" w:rsidDel="00F16FF0">
          <w:rPr>
            <w:rFonts w:hint="eastAsia"/>
          </w:rPr>
          <w:delInstrText xml:space="preserve">SEQ </w:delInstrText>
        </w:r>
        <w:r w:rsidR="00226282" w:rsidDel="00F16FF0">
          <w:rPr>
            <w:rFonts w:hint="eastAsia"/>
          </w:rPr>
          <w:delInstrText>图</w:delInstrText>
        </w:r>
        <w:r w:rsidR="00226282" w:rsidDel="00F16FF0">
          <w:rPr>
            <w:rFonts w:hint="eastAsia"/>
          </w:rPr>
          <w:delInstrText xml:space="preserve"> \* ARABIC \s 1</w:delInstrText>
        </w:r>
        <w:r w:rsidR="00226282" w:rsidDel="00F16FF0">
          <w:delInstrText xml:space="preserve"> </w:delInstrText>
        </w:r>
        <w:r w:rsidR="00226282" w:rsidDel="00F16FF0">
          <w:fldChar w:fldCharType="separate"/>
        </w:r>
        <w:r w:rsidR="00F3369B" w:rsidDel="00F16FF0">
          <w:rPr>
            <w:noProof/>
          </w:rPr>
          <w:delText>10</w:delText>
        </w:r>
        <w:r w:rsidR="00226282" w:rsidDel="00F16FF0">
          <w:fldChar w:fldCharType="end"/>
        </w:r>
      </w:del>
      <w:bookmarkEnd w:id="581"/>
      <w:r>
        <w:t xml:space="preserve"> </w:t>
      </w:r>
      <w:ins w:id="587" w:author="肖永博" w:date="2015-09-22T20:26:00Z">
        <w:r w:rsidR="006421E8">
          <w:t>P</w:t>
        </w:r>
      </w:ins>
      <w:del w:id="588" w:author="肖永博" w:date="2015-09-22T20:26:00Z">
        <w:r w:rsidRPr="005B5AF7" w:rsidDel="006421E8">
          <w:rPr>
            <w:rFonts w:hint="eastAsia"/>
          </w:rPr>
          <w:delText>p</w:delText>
        </w:r>
      </w:del>
      <w:r w:rsidRPr="005B5AF7">
        <w:rPr>
          <w:rFonts w:hint="eastAsia"/>
        </w:rPr>
        <w:t xml:space="preserve">etri </w:t>
      </w:r>
      <w:r w:rsidRPr="005B5AF7">
        <w:rPr>
          <w:rFonts w:hint="eastAsia"/>
        </w:rPr>
        <w:t>网模型</w:t>
      </w:r>
      <w:r>
        <w:rPr>
          <w:rFonts w:hint="eastAsia"/>
        </w:rPr>
        <w:t>III</w:t>
      </w:r>
    </w:p>
    <w:p w14:paraId="73ED45F2" w14:textId="77777777" w:rsidR="00577504" w:rsidRDefault="00393B69" w:rsidP="00577504">
      <w:pPr>
        <w:keepNext/>
      </w:pPr>
      <w:r w:rsidRPr="00786B50">
        <w:rPr>
          <w:noProof/>
          <w:sz w:val="24"/>
        </w:rPr>
        <w:drawing>
          <wp:inline distT="0" distB="0" distL="0" distR="0" wp14:anchorId="27D832DD" wp14:editId="2C240428">
            <wp:extent cx="5274310" cy="969333"/>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969333"/>
                    </a:xfrm>
                    <a:prstGeom prst="rect">
                      <a:avLst/>
                    </a:prstGeom>
                    <a:noFill/>
                    <a:ln>
                      <a:noFill/>
                    </a:ln>
                  </pic:spPr>
                </pic:pic>
              </a:graphicData>
            </a:graphic>
          </wp:inline>
        </w:drawing>
      </w:r>
    </w:p>
    <w:p w14:paraId="70A158EF" w14:textId="05F93B90" w:rsidR="00393B69" w:rsidRDefault="00577504" w:rsidP="00577504">
      <w:pPr>
        <w:pStyle w:val="a7"/>
        <w:jc w:val="center"/>
      </w:pPr>
      <w:bookmarkStart w:id="589" w:name="_Ref430682918"/>
      <w:r>
        <w:rPr>
          <w:rFonts w:hint="eastAsia"/>
        </w:rPr>
        <w:t>图</w:t>
      </w:r>
      <w:r>
        <w:rPr>
          <w:rFonts w:hint="eastAsia"/>
        </w:rPr>
        <w:t xml:space="preserve"> </w:t>
      </w:r>
      <w:ins w:id="590" w:author="肖永博" w:date="2015-09-22T16:08:00Z">
        <w:r w:rsidR="006330CD">
          <w:fldChar w:fldCharType="begin"/>
        </w:r>
        <w:r w:rsidR="006330CD">
          <w:instrText xml:space="preserve"> </w:instrText>
        </w:r>
        <w:r w:rsidR="006330CD">
          <w:rPr>
            <w:rFonts w:hint="eastAsia"/>
          </w:rPr>
          <w:instrText>STYLEREF 1 \s</w:instrText>
        </w:r>
        <w:r w:rsidR="006330CD">
          <w:instrText xml:space="preserve"> </w:instrText>
        </w:r>
      </w:ins>
      <w:r w:rsidR="006330CD">
        <w:fldChar w:fldCharType="separate"/>
      </w:r>
      <w:r w:rsidR="002C56ED">
        <w:rPr>
          <w:noProof/>
        </w:rPr>
        <w:t>2</w:t>
      </w:r>
      <w:ins w:id="591" w:author="肖永博" w:date="2015-09-22T16:08:00Z">
        <w:r w:rsidR="006330CD">
          <w:fldChar w:fldCharType="end"/>
        </w:r>
        <w:r w:rsidR="006330CD">
          <w:noBreakHyphen/>
        </w:r>
        <w:r w:rsidR="006330CD">
          <w:fldChar w:fldCharType="begin"/>
        </w:r>
        <w:r w:rsidR="006330CD">
          <w:instrText xml:space="preserve"> </w:instrText>
        </w:r>
        <w:r w:rsidR="006330CD">
          <w:rPr>
            <w:rFonts w:hint="eastAsia"/>
          </w:rPr>
          <w:instrText xml:space="preserve">SEQ </w:instrText>
        </w:r>
        <w:r w:rsidR="006330CD">
          <w:rPr>
            <w:rFonts w:hint="eastAsia"/>
          </w:rPr>
          <w:instrText>图</w:instrText>
        </w:r>
        <w:r w:rsidR="006330CD">
          <w:rPr>
            <w:rFonts w:hint="eastAsia"/>
          </w:rPr>
          <w:instrText xml:space="preserve"> \* ARABIC \s 1</w:instrText>
        </w:r>
        <w:r w:rsidR="006330CD">
          <w:instrText xml:space="preserve"> </w:instrText>
        </w:r>
      </w:ins>
      <w:r w:rsidR="006330CD">
        <w:fldChar w:fldCharType="separate"/>
      </w:r>
      <w:ins w:id="592" w:author="肖永博" w:date="2015-09-22T22:22:00Z">
        <w:r w:rsidR="002C56ED">
          <w:rPr>
            <w:noProof/>
          </w:rPr>
          <w:t>12</w:t>
        </w:r>
      </w:ins>
      <w:ins w:id="593" w:author="肖永博" w:date="2015-09-22T16:08:00Z">
        <w:r w:rsidR="006330CD">
          <w:fldChar w:fldCharType="end"/>
        </w:r>
      </w:ins>
      <w:del w:id="594" w:author="肖永博" w:date="2015-09-22T14:43:00Z">
        <w:r w:rsidR="00226282" w:rsidDel="00F16FF0">
          <w:fldChar w:fldCharType="begin"/>
        </w:r>
        <w:r w:rsidR="00226282" w:rsidDel="00F16FF0">
          <w:delInstrText xml:space="preserve"> </w:delInstrText>
        </w:r>
        <w:r w:rsidR="00226282" w:rsidDel="00F16FF0">
          <w:rPr>
            <w:rFonts w:hint="eastAsia"/>
          </w:rPr>
          <w:delInstrText>STYLEREF 1 \s</w:delInstrText>
        </w:r>
        <w:r w:rsidR="00226282" w:rsidDel="00F16FF0">
          <w:delInstrText xml:space="preserve"> </w:delInstrText>
        </w:r>
        <w:r w:rsidR="00226282" w:rsidDel="00F16FF0">
          <w:fldChar w:fldCharType="separate"/>
        </w:r>
        <w:r w:rsidR="00F3369B" w:rsidDel="00F16FF0">
          <w:rPr>
            <w:noProof/>
          </w:rPr>
          <w:delText>2</w:delText>
        </w:r>
        <w:r w:rsidR="00226282" w:rsidDel="00F16FF0">
          <w:fldChar w:fldCharType="end"/>
        </w:r>
        <w:r w:rsidR="00226282" w:rsidDel="00F16FF0">
          <w:noBreakHyphen/>
        </w:r>
        <w:r w:rsidR="00226282" w:rsidDel="00F16FF0">
          <w:fldChar w:fldCharType="begin"/>
        </w:r>
        <w:r w:rsidR="00226282" w:rsidDel="00F16FF0">
          <w:delInstrText xml:space="preserve"> </w:delInstrText>
        </w:r>
        <w:r w:rsidR="00226282" w:rsidDel="00F16FF0">
          <w:rPr>
            <w:rFonts w:hint="eastAsia"/>
          </w:rPr>
          <w:delInstrText xml:space="preserve">SEQ </w:delInstrText>
        </w:r>
        <w:r w:rsidR="00226282" w:rsidDel="00F16FF0">
          <w:rPr>
            <w:rFonts w:hint="eastAsia"/>
          </w:rPr>
          <w:delInstrText>图</w:delInstrText>
        </w:r>
        <w:r w:rsidR="00226282" w:rsidDel="00F16FF0">
          <w:rPr>
            <w:rFonts w:hint="eastAsia"/>
          </w:rPr>
          <w:delInstrText xml:space="preserve"> \* ARABIC \s 1</w:delInstrText>
        </w:r>
        <w:r w:rsidR="00226282" w:rsidDel="00F16FF0">
          <w:delInstrText xml:space="preserve"> </w:delInstrText>
        </w:r>
        <w:r w:rsidR="00226282" w:rsidDel="00F16FF0">
          <w:fldChar w:fldCharType="separate"/>
        </w:r>
        <w:r w:rsidR="00F3369B" w:rsidDel="00F16FF0">
          <w:rPr>
            <w:noProof/>
          </w:rPr>
          <w:delText>11</w:delText>
        </w:r>
        <w:r w:rsidR="00226282" w:rsidDel="00F16FF0">
          <w:fldChar w:fldCharType="end"/>
        </w:r>
      </w:del>
      <w:bookmarkEnd w:id="589"/>
      <w:r>
        <w:t xml:space="preserve"> </w:t>
      </w:r>
      <w:ins w:id="595" w:author="肖永博" w:date="2015-09-22T20:26:00Z">
        <w:r w:rsidR="006421E8">
          <w:t>P</w:t>
        </w:r>
      </w:ins>
      <w:del w:id="596" w:author="肖永博" w:date="2015-09-22T20:26:00Z">
        <w:r w:rsidRPr="004433AD" w:rsidDel="006421E8">
          <w:rPr>
            <w:rFonts w:hint="eastAsia"/>
          </w:rPr>
          <w:delText>p</w:delText>
        </w:r>
      </w:del>
      <w:r w:rsidRPr="004433AD">
        <w:rPr>
          <w:rFonts w:hint="eastAsia"/>
        </w:rPr>
        <w:t xml:space="preserve">etri </w:t>
      </w:r>
      <w:r w:rsidRPr="004433AD">
        <w:rPr>
          <w:rFonts w:hint="eastAsia"/>
        </w:rPr>
        <w:t>网模型</w:t>
      </w:r>
      <w:r>
        <w:rPr>
          <w:rFonts w:hint="eastAsia"/>
        </w:rPr>
        <w:t>III</w:t>
      </w:r>
      <w:r>
        <w:rPr>
          <w:rFonts w:hint="eastAsia"/>
        </w:rPr>
        <w:t>的完全有限前缀展开</w:t>
      </w:r>
    </w:p>
    <w:p w14:paraId="78DDCB1F" w14:textId="456EC8FF" w:rsidR="00393B69" w:rsidRPr="00601758" w:rsidRDefault="00081D27" w:rsidP="00393B69">
      <w:pPr>
        <w:ind w:firstLine="420"/>
      </w:pPr>
      <w:ins w:id="597" w:author="肖永博" w:date="2015-09-22T10:59:00Z">
        <w:r>
          <w:rPr>
            <w:sz w:val="24"/>
          </w:rPr>
          <w:fldChar w:fldCharType="begin"/>
        </w:r>
        <w:r>
          <w:rPr>
            <w:sz w:val="24"/>
          </w:rPr>
          <w:instrText xml:space="preserve"> </w:instrText>
        </w:r>
        <w:r>
          <w:rPr>
            <w:rFonts w:hint="eastAsia"/>
            <w:sz w:val="24"/>
          </w:rPr>
          <w:instrText>REF _Ref430682918 \h</w:instrText>
        </w:r>
        <w:r>
          <w:rPr>
            <w:sz w:val="24"/>
          </w:rPr>
          <w:instrText xml:space="preserve"> </w:instrText>
        </w:r>
      </w:ins>
      <w:r>
        <w:rPr>
          <w:sz w:val="24"/>
        </w:rPr>
      </w:r>
      <w:r>
        <w:rPr>
          <w:sz w:val="24"/>
        </w:rPr>
        <w:fldChar w:fldCharType="separate"/>
      </w:r>
      <w:ins w:id="598" w:author="肖永博" w:date="2015-09-22T22:22:00Z">
        <w:r w:rsidR="002C56ED">
          <w:rPr>
            <w:rFonts w:hint="eastAsia"/>
          </w:rPr>
          <w:t>图</w:t>
        </w:r>
        <w:r w:rsidR="002C56ED">
          <w:rPr>
            <w:rFonts w:hint="eastAsia"/>
          </w:rPr>
          <w:t xml:space="preserve"> </w:t>
        </w:r>
        <w:r w:rsidR="002C56ED">
          <w:rPr>
            <w:noProof/>
          </w:rPr>
          <w:t>2</w:t>
        </w:r>
        <w:r w:rsidR="002C56ED">
          <w:noBreakHyphen/>
        </w:r>
        <w:r w:rsidR="002C56ED">
          <w:rPr>
            <w:noProof/>
          </w:rPr>
          <w:t>12</w:t>
        </w:r>
      </w:ins>
      <w:ins w:id="599" w:author="肖永博" w:date="2015-09-22T10:59:00Z">
        <w:r>
          <w:rPr>
            <w:sz w:val="24"/>
          </w:rPr>
          <w:fldChar w:fldCharType="end"/>
        </w:r>
      </w:ins>
      <w:del w:id="600" w:author="肖永博" w:date="2015-09-22T10:59:00Z">
        <w:r w:rsidR="00393B69" w:rsidDel="00081D27">
          <w:rPr>
            <w:rFonts w:hint="eastAsia"/>
            <w:sz w:val="24"/>
          </w:rPr>
          <w:delText>图</w:delText>
        </w:r>
        <w:r w:rsidR="00DF599A" w:rsidDel="00081D27">
          <w:rPr>
            <w:rFonts w:hint="eastAsia"/>
            <w:sz w:val="24"/>
          </w:rPr>
          <w:delText>2-</w:delText>
        </w:r>
        <w:r w:rsidR="00DF599A" w:rsidDel="00081D27">
          <w:rPr>
            <w:sz w:val="24"/>
          </w:rPr>
          <w:delText>1</w:delText>
        </w:r>
        <w:r w:rsidR="00C05796" w:rsidDel="00081D27">
          <w:rPr>
            <w:sz w:val="24"/>
          </w:rPr>
          <w:delText>1</w:delText>
        </w:r>
      </w:del>
      <w:r w:rsidR="00393B69">
        <w:rPr>
          <w:rFonts w:hint="eastAsia"/>
          <w:sz w:val="24"/>
        </w:rPr>
        <w:t>给出了</w:t>
      </w:r>
      <w:r w:rsidR="00393B69">
        <w:rPr>
          <w:sz w:val="24"/>
        </w:rPr>
        <w:t>一个</w:t>
      </w:r>
      <w:ins w:id="601" w:author="肖永博" w:date="2015-09-22T10:59:00Z">
        <w:r>
          <w:rPr>
            <w:sz w:val="24"/>
          </w:rPr>
          <w:fldChar w:fldCharType="begin"/>
        </w:r>
        <w:r>
          <w:rPr>
            <w:sz w:val="24"/>
          </w:rPr>
          <w:instrText xml:space="preserve"> REF _Ref430682910 \h </w:instrText>
        </w:r>
      </w:ins>
      <w:r>
        <w:rPr>
          <w:sz w:val="24"/>
        </w:rPr>
      </w:r>
      <w:r>
        <w:rPr>
          <w:sz w:val="24"/>
        </w:rPr>
        <w:fldChar w:fldCharType="separate"/>
      </w:r>
      <w:ins w:id="602" w:author="肖永博" w:date="2015-09-22T22:22:00Z">
        <w:r w:rsidR="002C56ED">
          <w:rPr>
            <w:rFonts w:hint="eastAsia"/>
          </w:rPr>
          <w:t>图</w:t>
        </w:r>
        <w:r w:rsidR="002C56ED">
          <w:rPr>
            <w:rFonts w:hint="eastAsia"/>
          </w:rPr>
          <w:t xml:space="preserve"> </w:t>
        </w:r>
        <w:r w:rsidR="002C56ED">
          <w:rPr>
            <w:noProof/>
          </w:rPr>
          <w:t>2</w:t>
        </w:r>
        <w:r w:rsidR="002C56ED">
          <w:noBreakHyphen/>
        </w:r>
        <w:r w:rsidR="002C56ED">
          <w:rPr>
            <w:noProof/>
          </w:rPr>
          <w:t>11</w:t>
        </w:r>
      </w:ins>
      <w:ins w:id="603" w:author="肖永博" w:date="2015-09-22T10:59:00Z">
        <w:r>
          <w:rPr>
            <w:sz w:val="24"/>
          </w:rPr>
          <w:fldChar w:fldCharType="end"/>
        </w:r>
      </w:ins>
      <w:del w:id="604" w:author="肖永博" w:date="2015-09-22T10:59:00Z">
        <w:r w:rsidR="00393B69" w:rsidDel="00081D27">
          <w:rPr>
            <w:sz w:val="24"/>
          </w:rPr>
          <w:delText>图</w:delText>
        </w:r>
        <w:r w:rsidR="00DF599A" w:rsidDel="00081D27">
          <w:rPr>
            <w:rFonts w:hint="eastAsia"/>
            <w:sz w:val="24"/>
          </w:rPr>
          <w:delText>2-</w:delText>
        </w:r>
        <w:r w:rsidR="00C05796" w:rsidDel="00081D27">
          <w:rPr>
            <w:sz w:val="24"/>
          </w:rPr>
          <w:delText>10</w:delText>
        </w:r>
      </w:del>
      <w:r w:rsidR="00393B69">
        <w:rPr>
          <w:sz w:val="24"/>
        </w:rPr>
        <w:t>中</w:t>
      </w:r>
      <w:r w:rsidR="00393B69">
        <w:rPr>
          <w:rFonts w:hint="eastAsia"/>
          <w:sz w:val="24"/>
        </w:rPr>
        <w:t>的</w:t>
      </w:r>
      <w:ins w:id="605" w:author="肖永博" w:date="2015-09-22T20:26:00Z">
        <w:r w:rsidR="006421E8">
          <w:t>P</w:t>
        </w:r>
      </w:ins>
      <w:del w:id="606" w:author="肖永博" w:date="2015-09-22T20:26:00Z">
        <w:r w:rsidR="00393B69" w:rsidDel="006421E8">
          <w:rPr>
            <w:sz w:val="24"/>
          </w:rPr>
          <w:delText>p</w:delText>
        </w:r>
      </w:del>
      <w:r w:rsidR="00393B69">
        <w:rPr>
          <w:sz w:val="24"/>
        </w:rPr>
        <w:t>etri</w:t>
      </w:r>
      <w:r w:rsidR="00393B69">
        <w:rPr>
          <w:sz w:val="24"/>
        </w:rPr>
        <w:t>网模型的完全有限前缀。</w:t>
      </w:r>
      <w:r w:rsidR="00393B69">
        <w:rPr>
          <w:rFonts w:hint="eastAsia"/>
          <w:sz w:val="24"/>
        </w:rPr>
        <w:t>其中</w:t>
      </w:r>
      <w:r w:rsidR="00393B69">
        <w:rPr>
          <w:sz w:val="24"/>
        </w:rPr>
        <w:t>，</w:t>
      </w:r>
      <w:r w:rsidR="00393B69">
        <w:rPr>
          <w:sz w:val="24"/>
        </w:rPr>
        <w:t>E</w:t>
      </w:r>
      <w:r w:rsidR="00393B69">
        <w:rPr>
          <w:rFonts w:hint="eastAsia"/>
          <w:sz w:val="24"/>
        </w:rPr>
        <w:t>和</w:t>
      </w:r>
      <w:r w:rsidR="00393B69">
        <w:rPr>
          <w:sz w:val="24"/>
        </w:rPr>
        <w:t>F</w:t>
      </w:r>
      <w:r w:rsidR="00393B69">
        <w:rPr>
          <w:sz w:val="24"/>
        </w:rPr>
        <w:t>是</w:t>
      </w:r>
      <w:r w:rsidR="00393B69">
        <w:rPr>
          <w:rFonts w:hint="eastAsia"/>
          <w:sz w:val="24"/>
        </w:rPr>
        <w:t>阶段</w:t>
      </w:r>
      <w:r w:rsidR="00393B69">
        <w:rPr>
          <w:sz w:val="24"/>
        </w:rPr>
        <w:t>变迁，</w:t>
      </w:r>
      <w:r w:rsidR="00393B69">
        <w:rPr>
          <w:rFonts w:hint="eastAsia"/>
          <w:sz w:val="24"/>
        </w:rPr>
        <w:t>G</w:t>
      </w:r>
      <w:r w:rsidR="00393B69">
        <w:rPr>
          <w:rFonts w:hint="eastAsia"/>
          <w:sz w:val="24"/>
        </w:rPr>
        <w:t>和</w:t>
      </w:r>
      <w:r w:rsidR="00393B69">
        <w:rPr>
          <w:sz w:val="24"/>
        </w:rPr>
        <w:t>I</w:t>
      </w:r>
      <w:r w:rsidR="00393B69">
        <w:rPr>
          <w:rFonts w:hint="eastAsia"/>
          <w:sz w:val="24"/>
        </w:rPr>
        <w:t>分别</w:t>
      </w:r>
      <w:r w:rsidR="00393B69">
        <w:rPr>
          <w:sz w:val="24"/>
        </w:rPr>
        <w:t>是它们</w:t>
      </w:r>
      <w:r w:rsidR="00393B69">
        <w:rPr>
          <w:rFonts w:hint="eastAsia"/>
          <w:sz w:val="24"/>
        </w:rPr>
        <w:t>的</w:t>
      </w:r>
      <w:r w:rsidR="00393B69">
        <w:rPr>
          <w:sz w:val="24"/>
        </w:rPr>
        <w:t>对应变迁。</w:t>
      </w:r>
    </w:p>
    <w:p w14:paraId="6FC65FAB" w14:textId="553C1260" w:rsidR="00DC10EE" w:rsidRDefault="00DC10EE" w:rsidP="00601758">
      <w:pPr>
        <w:pStyle w:val="2"/>
      </w:pPr>
      <w:bookmarkStart w:id="607" w:name="_Toc430716790"/>
      <w:r w:rsidRPr="00DC10EE">
        <w:rPr>
          <w:rFonts w:hint="eastAsia"/>
        </w:rPr>
        <w:t>日志</w:t>
      </w:r>
      <w:ins w:id="608" w:author="Wen Lijie" w:date="2015-09-22T09:51:00Z">
        <w:r w:rsidR="00B60B33">
          <w:rPr>
            <w:rFonts w:hint="eastAsia"/>
          </w:rPr>
          <w:t>与</w:t>
        </w:r>
      </w:ins>
      <w:r w:rsidRPr="00DC10EE">
        <w:rPr>
          <w:rFonts w:hint="eastAsia"/>
        </w:rPr>
        <w:t>模型修复</w:t>
      </w:r>
      <w:bookmarkEnd w:id="607"/>
    </w:p>
    <w:p w14:paraId="28510342" w14:textId="609F1733" w:rsidR="00393B69" w:rsidRPr="00393B69" w:rsidRDefault="00393B69" w:rsidP="00393B69">
      <w:pPr>
        <w:ind w:firstLine="420"/>
      </w:pPr>
      <w:r w:rsidRPr="00393B69">
        <w:rPr>
          <w:rFonts w:hint="eastAsia"/>
        </w:rPr>
        <w:t>日志</w:t>
      </w:r>
      <w:ins w:id="609" w:author="Wen Lijie" w:date="2015-09-22T09:52:00Z">
        <w:r w:rsidR="00D65A35">
          <w:rPr>
            <w:rFonts w:hint="eastAsia"/>
          </w:rPr>
          <w:t>与</w:t>
        </w:r>
      </w:ins>
      <w:r w:rsidRPr="00393B69">
        <w:rPr>
          <w:rFonts w:hint="eastAsia"/>
        </w:rPr>
        <w:t>模型修复是指通过改变日志中的记录或者改变模型的结构使得日志中记录的操作行为能够符合模型中的定义。</w:t>
      </w:r>
    </w:p>
    <w:p w14:paraId="46F6B040" w14:textId="77777777" w:rsidR="00DC10EE" w:rsidRDefault="00DC10EE" w:rsidP="00601758">
      <w:pPr>
        <w:pStyle w:val="3"/>
      </w:pPr>
      <w:bookmarkStart w:id="610" w:name="_Toc430716791"/>
      <w:r w:rsidRPr="00DC10EE">
        <w:t>基于控制流的日志模型修复</w:t>
      </w:r>
      <w:bookmarkEnd w:id="610"/>
    </w:p>
    <w:p w14:paraId="00D466B6" w14:textId="77777777" w:rsidR="00393B69" w:rsidRPr="00577504" w:rsidRDefault="00393B69" w:rsidP="00393B69">
      <w:pPr>
        <w:ind w:firstLine="420"/>
        <w:rPr>
          <w:b/>
        </w:rPr>
      </w:pPr>
      <w:r w:rsidRPr="00577504">
        <w:rPr>
          <w:rFonts w:hint="eastAsia"/>
          <w:b/>
        </w:rPr>
        <w:t>模型修复</w:t>
      </w:r>
    </w:p>
    <w:p w14:paraId="6F751753" w14:textId="77777777" w:rsidR="00393B69" w:rsidRDefault="00393B69" w:rsidP="00393B69">
      <w:pPr>
        <w:ind w:firstLine="420"/>
      </w:pPr>
      <w:r>
        <w:rPr>
          <w:rFonts w:hint="eastAsia"/>
        </w:rPr>
        <w:t>Dirk Fahland</w:t>
      </w:r>
      <w:r>
        <w:rPr>
          <w:rFonts w:hint="eastAsia"/>
        </w:rPr>
        <w:t>等人在</w:t>
      </w:r>
      <w:r w:rsidR="00D159A7">
        <w:fldChar w:fldCharType="begin"/>
      </w:r>
      <w:r w:rsidR="00D159A7">
        <w:instrText xml:space="preserve"> </w:instrText>
      </w:r>
      <w:r w:rsidR="00D159A7">
        <w:rPr>
          <w:rFonts w:hint="eastAsia"/>
        </w:rPr>
        <w:instrText>REF _Ref430454567 \r \h</w:instrText>
      </w:r>
      <w:r w:rsidR="00D159A7">
        <w:instrText xml:space="preserve"> </w:instrText>
      </w:r>
      <w:r w:rsidR="00D159A7">
        <w:fldChar w:fldCharType="separate"/>
      </w:r>
      <w:ins w:id="611" w:author="肖永博" w:date="2015-09-22T22:22:00Z">
        <w:r w:rsidR="002C56ED">
          <w:t>[23]</w:t>
        </w:r>
      </w:ins>
      <w:del w:id="612" w:author="肖永博" w:date="2015-09-22T22:22:00Z">
        <w:r w:rsidR="00F3369B" w:rsidDel="002C56ED">
          <w:delText>[22]</w:delText>
        </w:r>
      </w:del>
      <w:r w:rsidR="00D159A7">
        <w:fldChar w:fldCharType="end"/>
      </w:r>
      <w:r>
        <w:rPr>
          <w:rFonts w:hint="eastAsia"/>
        </w:rPr>
        <w:t>中提出，给定一个</w:t>
      </w:r>
      <w:r>
        <w:rPr>
          <w:rFonts w:hint="eastAsia"/>
        </w:rPr>
        <w:t>Petri</w:t>
      </w:r>
      <w:r>
        <w:rPr>
          <w:rFonts w:hint="eastAsia"/>
        </w:rPr>
        <w:t>网模型</w:t>
      </w:r>
      <w:r>
        <w:rPr>
          <w:rFonts w:hint="eastAsia"/>
        </w:rPr>
        <w:t>N</w:t>
      </w:r>
      <w:r>
        <w:rPr>
          <w:rFonts w:hint="eastAsia"/>
        </w:rPr>
        <w:t>和一个日志</w:t>
      </w:r>
      <w:r>
        <w:rPr>
          <w:rFonts w:hint="eastAsia"/>
        </w:rPr>
        <w:t>L</w:t>
      </w:r>
      <w:r>
        <w:rPr>
          <w:rFonts w:hint="eastAsia"/>
        </w:rPr>
        <w:t>，如果</w:t>
      </w:r>
      <w:r>
        <w:rPr>
          <w:rFonts w:hint="eastAsia"/>
        </w:rPr>
        <w:t>L</w:t>
      </w:r>
      <w:r>
        <w:rPr>
          <w:rFonts w:hint="eastAsia"/>
        </w:rPr>
        <w:t>中所记录的所有执行信息都符合</w:t>
      </w:r>
      <w:r>
        <w:rPr>
          <w:rFonts w:hint="eastAsia"/>
        </w:rPr>
        <w:t>N</w:t>
      </w:r>
      <w:r>
        <w:rPr>
          <w:rFonts w:hint="eastAsia"/>
        </w:rPr>
        <w:t>中的定义，那么模型</w:t>
      </w:r>
      <w:r>
        <w:rPr>
          <w:rFonts w:hint="eastAsia"/>
        </w:rPr>
        <w:t>N</w:t>
      </w:r>
      <w:r>
        <w:rPr>
          <w:rFonts w:hint="eastAsia"/>
        </w:rPr>
        <w:t>就是符合与日志</w:t>
      </w:r>
      <w:r>
        <w:rPr>
          <w:rFonts w:hint="eastAsia"/>
        </w:rPr>
        <w:t>L</w:t>
      </w:r>
      <w:r>
        <w:rPr>
          <w:rFonts w:hint="eastAsia"/>
        </w:rPr>
        <w:t>的，即模型</w:t>
      </w:r>
      <w:r>
        <w:rPr>
          <w:rFonts w:hint="eastAsia"/>
        </w:rPr>
        <w:t>N</w:t>
      </w:r>
      <w:r>
        <w:rPr>
          <w:rFonts w:hint="eastAsia"/>
        </w:rPr>
        <w:t>可以重现日志</w:t>
      </w:r>
      <w:r>
        <w:rPr>
          <w:rFonts w:hint="eastAsia"/>
        </w:rPr>
        <w:t>L</w:t>
      </w:r>
      <w:r>
        <w:rPr>
          <w:rFonts w:hint="eastAsia"/>
        </w:rPr>
        <w:t>；如果模型</w:t>
      </w:r>
      <w:r>
        <w:rPr>
          <w:rFonts w:hint="eastAsia"/>
        </w:rPr>
        <w:t>N</w:t>
      </w:r>
      <w:r>
        <w:rPr>
          <w:rFonts w:hint="eastAsia"/>
        </w:rPr>
        <w:t>不能重现日志</w:t>
      </w:r>
      <w:r>
        <w:rPr>
          <w:rFonts w:hint="eastAsia"/>
        </w:rPr>
        <w:t>L</w:t>
      </w:r>
      <w:r>
        <w:rPr>
          <w:rFonts w:hint="eastAsia"/>
        </w:rPr>
        <w:t>，那么就需要在模型</w:t>
      </w:r>
      <w:r>
        <w:rPr>
          <w:rFonts w:hint="eastAsia"/>
        </w:rPr>
        <w:t>N</w:t>
      </w:r>
      <w:r>
        <w:rPr>
          <w:rFonts w:hint="eastAsia"/>
        </w:rPr>
        <w:t>的基础上改变模型的结构使之成为能够符合于日志</w:t>
      </w:r>
      <w:r>
        <w:rPr>
          <w:rFonts w:hint="eastAsia"/>
        </w:rPr>
        <w:t>L</w:t>
      </w:r>
      <w:r>
        <w:rPr>
          <w:rFonts w:hint="eastAsia"/>
        </w:rPr>
        <w:t>的新模型</w:t>
      </w:r>
      <m:oMath>
        <m:sSup>
          <m:sSupPr>
            <m:ctrlPr>
              <w:rPr>
                <w:rFonts w:ascii="Cambria Math" w:hAnsi="Cambria Math"/>
              </w:rPr>
            </m:ctrlPr>
          </m:sSupPr>
          <m:e>
            <m:r>
              <w:rPr>
                <w:rFonts w:ascii="Cambria Math" w:hAnsi="Cambria Math"/>
              </w:rPr>
              <m:t>N</m:t>
            </m:r>
          </m:e>
          <m:sup>
            <m:r>
              <w:rPr>
                <w:rFonts w:ascii="Cambria Math" w:hAnsi="Cambria Math"/>
              </w:rPr>
              <m:t>'</m:t>
            </m:r>
          </m:sup>
        </m:sSup>
      </m:oMath>
      <w:r>
        <w:rPr>
          <w:rFonts w:hint="eastAsia"/>
        </w:rPr>
        <w:t>，同时保证原有模型</w:t>
      </w:r>
      <w:r>
        <w:rPr>
          <w:rFonts w:hint="eastAsia"/>
        </w:rPr>
        <w:t>N</w:t>
      </w:r>
      <w:r>
        <w:rPr>
          <w:rFonts w:hint="eastAsia"/>
        </w:rPr>
        <w:t>和新的模型</w:t>
      </w:r>
      <m:oMath>
        <m:sSup>
          <m:sSupPr>
            <m:ctrlPr>
              <w:rPr>
                <w:rFonts w:ascii="Cambria Math" w:hAnsi="Cambria Math"/>
              </w:rPr>
            </m:ctrlPr>
          </m:sSupPr>
          <m:e>
            <m:r>
              <w:rPr>
                <w:rFonts w:ascii="Cambria Math" w:hAnsi="Cambria Math"/>
              </w:rPr>
              <m:t>N</m:t>
            </m:r>
          </m:e>
          <m:sup>
            <m:r>
              <w:rPr>
                <w:rFonts w:ascii="Cambria Math" w:hAnsi="Cambria Math"/>
              </w:rPr>
              <m:t>'</m:t>
            </m:r>
          </m:sup>
        </m:sSup>
      </m:oMath>
      <w:r>
        <w:rPr>
          <w:rFonts w:hint="eastAsia"/>
        </w:rPr>
        <w:t>尽可能的相似。</w:t>
      </w:r>
      <w:r w:rsidR="00D159A7">
        <w:lastRenderedPageBreak/>
        <w:fldChar w:fldCharType="begin"/>
      </w:r>
      <w:r w:rsidR="00D159A7">
        <w:instrText xml:space="preserve"> </w:instrText>
      </w:r>
      <w:r w:rsidR="00D159A7">
        <w:rPr>
          <w:rFonts w:hint="eastAsia"/>
        </w:rPr>
        <w:instrText>REF _Ref430454567 \r \h</w:instrText>
      </w:r>
      <w:r w:rsidR="00D159A7">
        <w:instrText xml:space="preserve"> </w:instrText>
      </w:r>
      <w:r w:rsidR="00D159A7">
        <w:fldChar w:fldCharType="separate"/>
      </w:r>
      <w:ins w:id="613" w:author="肖永博" w:date="2015-09-22T22:22:00Z">
        <w:r w:rsidR="002C56ED">
          <w:t>[23]</w:t>
        </w:r>
      </w:ins>
      <w:del w:id="614" w:author="肖永博" w:date="2015-09-22T22:22:00Z">
        <w:r w:rsidR="00F3369B" w:rsidDel="002C56ED">
          <w:delText>[22]</w:delText>
        </w:r>
      </w:del>
      <w:r w:rsidR="00D159A7">
        <w:fldChar w:fldCharType="end"/>
      </w:r>
      <w:r>
        <w:rPr>
          <w:rFonts w:hint="eastAsia"/>
        </w:rPr>
        <w:t>中的具体方法如下：首先在日志</w:t>
      </w:r>
      <w:r>
        <w:rPr>
          <w:rFonts w:hint="eastAsia"/>
        </w:rPr>
        <w:t>L</w:t>
      </w:r>
      <w:r>
        <w:rPr>
          <w:rFonts w:hint="eastAsia"/>
        </w:rPr>
        <w:t>中，根据日志与模型发生偏离的位置将这些发生偏离的日志组成</w:t>
      </w:r>
      <w:r>
        <w:rPr>
          <w:rFonts w:hint="eastAsia"/>
        </w:rPr>
        <w:t>L</w:t>
      </w:r>
      <w:r>
        <w:rPr>
          <w:rFonts w:hint="eastAsia"/>
        </w:rPr>
        <w:t>的子日志</w:t>
      </w:r>
      <m:oMath>
        <m:sSup>
          <m:sSupPr>
            <m:ctrlPr>
              <w:rPr>
                <w:rFonts w:ascii="Cambria Math" w:hAnsi="Cambria Math"/>
              </w:rPr>
            </m:ctrlPr>
          </m:sSupPr>
          <m:e>
            <m:r>
              <w:rPr>
                <w:rFonts w:ascii="Cambria Math" w:hAnsi="Cambria Math"/>
              </w:rPr>
              <m:t>L</m:t>
            </m:r>
          </m:e>
          <m:sup>
            <m:r>
              <w:rPr>
                <w:rFonts w:ascii="Cambria Math" w:hAnsi="Cambria Math"/>
              </w:rPr>
              <m:t>'</m:t>
            </m:r>
          </m:sup>
        </m:sSup>
      </m:oMath>
      <w:r>
        <w:rPr>
          <w:rFonts w:hint="eastAsia"/>
        </w:rPr>
        <w:t>；然后利用流程发现算法对每一个这样的子日志集找到相应的模型</w:t>
      </w:r>
      <w:r>
        <w:rPr>
          <w:rFonts w:hint="eastAsia"/>
        </w:rPr>
        <w:t>N'</w:t>
      </w:r>
      <w:r>
        <w:rPr>
          <w:rFonts w:hint="eastAsia"/>
        </w:rPr>
        <w:t>；最后将这些模型</w:t>
      </w:r>
      <w:r>
        <w:rPr>
          <w:rFonts w:hint="eastAsia"/>
        </w:rPr>
        <w:t>N'</w:t>
      </w:r>
      <w:r>
        <w:rPr>
          <w:rFonts w:hint="eastAsia"/>
        </w:rPr>
        <w:t>插入到原有模型</w:t>
      </w:r>
      <w:r>
        <w:rPr>
          <w:rFonts w:hint="eastAsia"/>
        </w:rPr>
        <w:t>N</w:t>
      </w:r>
      <w:r>
        <w:rPr>
          <w:rFonts w:hint="eastAsia"/>
        </w:rPr>
        <w:t>中发生相应偏离的地方。通过这样的方法，就可以获得一个保留了原有模型结构且能够重现所有日志情况的修复模型。该方法综合利用了符合性检测和流程发现方法，在尽可能保留原有模型结构的基础上，获得了</w:t>
      </w:r>
      <w:r>
        <w:rPr>
          <w:rFonts w:hint="eastAsia"/>
        </w:rPr>
        <w:t>Fitness</w:t>
      </w:r>
      <w:r>
        <w:rPr>
          <w:rFonts w:hint="eastAsia"/>
        </w:rPr>
        <w:t>更高的新模型。然而，该方法在符合性检测上仅仅以</w:t>
      </w:r>
      <w:r>
        <w:rPr>
          <w:rFonts w:hint="eastAsia"/>
        </w:rPr>
        <w:t>Fitness</w:t>
      </w:r>
      <w:r>
        <w:rPr>
          <w:rFonts w:hint="eastAsia"/>
        </w:rPr>
        <w:t>为度量标准，没有考虑</w:t>
      </w:r>
      <w:r>
        <w:rPr>
          <w:rFonts w:hint="eastAsia"/>
        </w:rPr>
        <w:t>Generalization</w:t>
      </w:r>
      <w:r>
        <w:rPr>
          <w:rFonts w:hint="eastAsia"/>
        </w:rPr>
        <w:t>和</w:t>
      </w:r>
      <w:r>
        <w:rPr>
          <w:rFonts w:hint="eastAsia"/>
        </w:rPr>
        <w:t>Precision</w:t>
      </w:r>
      <w:r>
        <w:rPr>
          <w:rFonts w:hint="eastAsia"/>
        </w:rPr>
        <w:t>等度量，且不能确保对模型的修改是最小化的。同时该方法也仅关注于控制流维度的模型修复，没有扩展到对数据和资源维度的模型修复。</w:t>
      </w:r>
    </w:p>
    <w:p w14:paraId="7A0CC8BB" w14:textId="77777777" w:rsidR="00393B69" w:rsidRPr="00577504" w:rsidRDefault="00393B69" w:rsidP="00393B69">
      <w:pPr>
        <w:ind w:firstLine="420"/>
        <w:rPr>
          <w:b/>
        </w:rPr>
      </w:pPr>
      <w:r w:rsidRPr="00577504">
        <w:rPr>
          <w:rFonts w:hint="eastAsia"/>
          <w:b/>
        </w:rPr>
        <w:t>日志修复</w:t>
      </w:r>
    </w:p>
    <w:p w14:paraId="577DA3CB" w14:textId="77777777" w:rsidR="00393B69" w:rsidRDefault="00393B69" w:rsidP="00393B69">
      <w:pPr>
        <w:ind w:firstLine="420"/>
      </w:pPr>
      <w:r>
        <w:rPr>
          <w:rFonts w:hint="eastAsia"/>
        </w:rPr>
        <w:t>在统计学领域，信息缺失已经作为一个问题被广为研究。然而在业务流程领域里，相关问题的统计学方法却发展较慢。</w:t>
      </w:r>
      <w:r>
        <w:rPr>
          <w:rFonts w:hint="eastAsia"/>
        </w:rPr>
        <w:t>Andreas Rogge-Solti</w:t>
      </w:r>
      <w:r>
        <w:rPr>
          <w:rFonts w:hint="eastAsia"/>
        </w:rPr>
        <w:t>等人针对业务流程提出了一种基于概率的活动预测算法</w:t>
      </w:r>
      <w:r w:rsidR="00D159A7" w:rsidRPr="00D159A7">
        <w:rPr>
          <w:vertAlign w:val="superscript"/>
        </w:rPr>
        <w:fldChar w:fldCharType="begin"/>
      </w:r>
      <w:r w:rsidR="00D159A7" w:rsidRPr="00D159A7">
        <w:rPr>
          <w:vertAlign w:val="superscript"/>
        </w:rPr>
        <w:instrText xml:space="preserve"> </w:instrText>
      </w:r>
      <w:r w:rsidR="00D159A7" w:rsidRPr="00D159A7">
        <w:rPr>
          <w:rFonts w:hint="eastAsia"/>
          <w:vertAlign w:val="superscript"/>
        </w:rPr>
        <w:instrText>REF _Ref430454606 \r \h</w:instrText>
      </w:r>
      <w:r w:rsidR="00D159A7" w:rsidRPr="00D159A7">
        <w:rPr>
          <w:vertAlign w:val="superscript"/>
        </w:rPr>
        <w:instrText xml:space="preserve">  \* MERGEFORMAT </w:instrText>
      </w:r>
      <w:r w:rsidR="00D159A7" w:rsidRPr="00D159A7">
        <w:rPr>
          <w:vertAlign w:val="superscript"/>
        </w:rPr>
      </w:r>
      <w:r w:rsidR="00D159A7" w:rsidRPr="00D159A7">
        <w:rPr>
          <w:vertAlign w:val="superscript"/>
        </w:rPr>
        <w:fldChar w:fldCharType="separate"/>
      </w:r>
      <w:ins w:id="615" w:author="肖永博" w:date="2015-09-22T22:22:00Z">
        <w:r w:rsidR="002C56ED">
          <w:rPr>
            <w:vertAlign w:val="superscript"/>
          </w:rPr>
          <w:t>[24]</w:t>
        </w:r>
      </w:ins>
      <w:del w:id="616" w:author="肖永博" w:date="2015-09-22T22:22:00Z">
        <w:r w:rsidR="00F3369B" w:rsidDel="002C56ED">
          <w:rPr>
            <w:vertAlign w:val="superscript"/>
          </w:rPr>
          <w:delText>[23]</w:delText>
        </w:r>
      </w:del>
      <w:r w:rsidR="00D159A7" w:rsidRPr="00D159A7">
        <w:rPr>
          <w:vertAlign w:val="superscript"/>
        </w:rPr>
        <w:fldChar w:fldCharType="end"/>
      </w:r>
      <w:r>
        <w:rPr>
          <w:rFonts w:hint="eastAsia"/>
        </w:rPr>
        <w:t>。该算法首先使用对齐方法来实现对日志的结构修复，然后再使用贝叶斯网络对流程模型中的变迁执行时间进行概率预测，最终完成对带有时间戳的日志的修复。</w:t>
      </w:r>
    </w:p>
    <w:p w14:paraId="0A019850" w14:textId="200BF7EB" w:rsidR="00393B69" w:rsidRDefault="00D159A7" w:rsidP="00393B69">
      <w:pPr>
        <w:ind w:firstLine="420"/>
      </w:pPr>
      <w:r w:rsidRPr="00D159A7">
        <w:fldChar w:fldCharType="begin"/>
      </w:r>
      <w:r w:rsidRPr="00D159A7">
        <w:instrText xml:space="preserve"> </w:instrText>
      </w:r>
      <w:r w:rsidRPr="00D159A7">
        <w:rPr>
          <w:rFonts w:hint="eastAsia"/>
        </w:rPr>
        <w:instrText>REF _Ref430454629 \r \h</w:instrText>
      </w:r>
      <w:r w:rsidRPr="00D159A7">
        <w:instrText xml:space="preserve">  \* MERGEFORMAT </w:instrText>
      </w:r>
      <w:r w:rsidRPr="00D159A7">
        <w:fldChar w:fldCharType="separate"/>
      </w:r>
      <w:ins w:id="617" w:author="肖永博" w:date="2015-09-22T22:22:00Z">
        <w:r w:rsidR="002C56ED">
          <w:t>[27]</w:t>
        </w:r>
      </w:ins>
      <w:del w:id="618" w:author="肖永博" w:date="2015-09-22T22:22:00Z">
        <w:r w:rsidR="00F3369B" w:rsidDel="002C56ED">
          <w:delText>[26]</w:delText>
        </w:r>
      </w:del>
      <w:r w:rsidRPr="00D159A7">
        <w:fldChar w:fldCharType="end"/>
      </w:r>
      <w:r w:rsidR="00393B69">
        <w:rPr>
          <w:rFonts w:hint="eastAsia"/>
        </w:rPr>
        <w:t>中提出了一种日志与模型对齐的修复方法。对于给定的</w:t>
      </w:r>
      <w:r w:rsidR="00393B69">
        <w:rPr>
          <w:rFonts w:hint="eastAsia"/>
        </w:rPr>
        <w:t>Declarative</w:t>
      </w:r>
      <w:r w:rsidR="00393B69">
        <w:rPr>
          <w:rFonts w:hint="eastAsia"/>
        </w:rPr>
        <w:t>模型和一条轨迹，算法会构造两条路径，一条路径代表轨迹中的业务执行轨迹，另一条路径代表模型中的路径，如图所示。算法用</w:t>
      </w:r>
      <w:r w:rsidR="00393B69">
        <w:rPr>
          <w:rFonts w:hint="eastAsia"/>
        </w:rPr>
        <w:t>&gt;&gt;</w:t>
      </w:r>
      <w:r w:rsidR="00393B69">
        <w:rPr>
          <w:rFonts w:hint="eastAsia"/>
        </w:rPr>
        <w:t>表示略过该项活动，用√表示该活动不属于关注范围内的活动。</w:t>
      </w:r>
      <w:ins w:id="619" w:author="肖永博" w:date="2015-09-22T11:00:00Z">
        <w:r w:rsidR="00081D27">
          <w:fldChar w:fldCharType="begin"/>
        </w:r>
        <w:r w:rsidR="00081D27">
          <w:instrText xml:space="preserve"> </w:instrText>
        </w:r>
        <w:r w:rsidR="00081D27">
          <w:rPr>
            <w:rFonts w:hint="eastAsia"/>
          </w:rPr>
          <w:instrText>REF _Ref430682946 \h</w:instrText>
        </w:r>
        <w:r w:rsidR="00081D27">
          <w:instrText xml:space="preserve"> </w:instrText>
        </w:r>
      </w:ins>
      <w:r w:rsidR="00081D27">
        <w:fldChar w:fldCharType="separate"/>
      </w:r>
      <w:ins w:id="620" w:author="肖永博" w:date="2015-09-22T22:22:00Z">
        <w:r w:rsidR="002C56ED">
          <w:rPr>
            <w:rFonts w:hint="eastAsia"/>
          </w:rPr>
          <w:t>图</w:t>
        </w:r>
        <w:r w:rsidR="002C56ED">
          <w:rPr>
            <w:rFonts w:hint="eastAsia"/>
          </w:rPr>
          <w:t xml:space="preserve"> </w:t>
        </w:r>
        <w:r w:rsidR="002C56ED">
          <w:rPr>
            <w:noProof/>
          </w:rPr>
          <w:t>2</w:t>
        </w:r>
        <w:r w:rsidR="002C56ED">
          <w:noBreakHyphen/>
        </w:r>
        <w:r w:rsidR="002C56ED">
          <w:rPr>
            <w:noProof/>
          </w:rPr>
          <w:t>13</w:t>
        </w:r>
      </w:ins>
      <w:ins w:id="621" w:author="肖永博" w:date="2015-09-22T11:00:00Z">
        <w:r w:rsidR="00081D27">
          <w:fldChar w:fldCharType="end"/>
        </w:r>
      </w:ins>
      <w:del w:id="622" w:author="肖永博" w:date="2015-09-22T11:00:00Z">
        <w:r w:rsidR="00393B69" w:rsidDel="00081D27">
          <w:rPr>
            <w:rFonts w:hint="eastAsia"/>
          </w:rPr>
          <w:delText>图</w:delText>
        </w:r>
      </w:del>
      <w:r w:rsidR="00393B69">
        <w:rPr>
          <w:rFonts w:hint="eastAsia"/>
        </w:rPr>
        <w:t>中表示模型中略过了活动</w:t>
      </w:r>
      <w:r w:rsidR="00393B69">
        <w:rPr>
          <w:rFonts w:hint="eastAsia"/>
        </w:rPr>
        <w:t>LIC</w:t>
      </w:r>
      <w:r w:rsidR="00393B69">
        <w:rPr>
          <w:rFonts w:hint="eastAsia"/>
        </w:rPr>
        <w:t>，日志中略过了活动</w:t>
      </w:r>
      <w:r w:rsidR="00393B69">
        <w:rPr>
          <w:rFonts w:hint="eastAsia"/>
        </w:rPr>
        <w:t>SQ</w:t>
      </w:r>
      <w:r w:rsidR="00393B69">
        <w:rPr>
          <w:rFonts w:hint="eastAsia"/>
        </w:rPr>
        <w:t>。算法通过为不同的对齐方法定义不同的代价函数，得出使得日志和模型对齐所需要付出的总代价，最终获得代价最小的修复方法。</w:t>
      </w:r>
      <w:r>
        <w:fldChar w:fldCharType="begin"/>
      </w:r>
      <w:r>
        <w:instrText xml:space="preserve"> </w:instrText>
      </w:r>
      <w:r>
        <w:rPr>
          <w:rFonts w:hint="eastAsia"/>
        </w:rPr>
        <w:instrText>REF _Ref430454629 \r \h</w:instrText>
      </w:r>
      <w:r>
        <w:instrText xml:space="preserve"> </w:instrText>
      </w:r>
      <w:r>
        <w:fldChar w:fldCharType="separate"/>
      </w:r>
      <w:ins w:id="623" w:author="肖永博" w:date="2015-09-22T22:22:00Z">
        <w:r w:rsidR="002C56ED">
          <w:t>[27]</w:t>
        </w:r>
      </w:ins>
      <w:del w:id="624" w:author="肖永博" w:date="2015-09-22T22:22:00Z">
        <w:r w:rsidR="00F3369B" w:rsidDel="002C56ED">
          <w:delText>[26]</w:delText>
        </w:r>
      </w:del>
      <w:r>
        <w:fldChar w:fldCharType="end"/>
      </w:r>
      <w:r w:rsidR="00393B69">
        <w:rPr>
          <w:rFonts w:hint="eastAsia"/>
        </w:rPr>
        <w:t>使用了</w:t>
      </w:r>
      <w:r w:rsidR="00393B69">
        <w:rPr>
          <w:rFonts w:hint="eastAsia"/>
        </w:rPr>
        <w:t>A*</w:t>
      </w:r>
      <w:r w:rsidR="00393B69">
        <w:rPr>
          <w:rFonts w:hint="eastAsia"/>
        </w:rPr>
        <w:t>算法来寻找全局代价最小的对齐方式，保证了算法的正确性。该方法支持事件冗余、事件缺失和事件乱序等全部可能的轨迹出错情况。</w:t>
      </w:r>
    </w:p>
    <w:p w14:paraId="7A3CE84F" w14:textId="77777777" w:rsidR="00577504" w:rsidRDefault="00393B69" w:rsidP="00577504">
      <w:pPr>
        <w:keepNext/>
        <w:jc w:val="center"/>
      </w:pPr>
      <w:r w:rsidRPr="007A72A3">
        <w:rPr>
          <w:noProof/>
          <w:sz w:val="24"/>
        </w:rPr>
        <w:drawing>
          <wp:inline distT="0" distB="0" distL="0" distR="0" wp14:anchorId="7CC04207" wp14:editId="76B1FC07">
            <wp:extent cx="4059936" cy="393405"/>
            <wp:effectExtent l="0" t="0" r="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16817" cy="398917"/>
                    </a:xfrm>
                    <a:prstGeom prst="rect">
                      <a:avLst/>
                    </a:prstGeom>
                    <a:noFill/>
                    <a:ln>
                      <a:noFill/>
                    </a:ln>
                  </pic:spPr>
                </pic:pic>
              </a:graphicData>
            </a:graphic>
          </wp:inline>
        </w:drawing>
      </w:r>
    </w:p>
    <w:p w14:paraId="0DA92832" w14:textId="054C3960" w:rsidR="00393B69" w:rsidRDefault="00577504" w:rsidP="00577504">
      <w:pPr>
        <w:pStyle w:val="a7"/>
        <w:jc w:val="center"/>
      </w:pPr>
      <w:bookmarkStart w:id="625" w:name="_Ref430682946"/>
      <w:r>
        <w:rPr>
          <w:rFonts w:hint="eastAsia"/>
        </w:rPr>
        <w:t>图</w:t>
      </w:r>
      <w:r>
        <w:rPr>
          <w:rFonts w:hint="eastAsia"/>
        </w:rPr>
        <w:t xml:space="preserve"> </w:t>
      </w:r>
      <w:ins w:id="626" w:author="肖永博" w:date="2015-09-22T16:08:00Z">
        <w:r w:rsidR="006330CD">
          <w:fldChar w:fldCharType="begin"/>
        </w:r>
        <w:r w:rsidR="006330CD">
          <w:instrText xml:space="preserve"> </w:instrText>
        </w:r>
        <w:r w:rsidR="006330CD">
          <w:rPr>
            <w:rFonts w:hint="eastAsia"/>
          </w:rPr>
          <w:instrText>STYLEREF 1 \s</w:instrText>
        </w:r>
        <w:r w:rsidR="006330CD">
          <w:instrText xml:space="preserve"> </w:instrText>
        </w:r>
      </w:ins>
      <w:r w:rsidR="006330CD">
        <w:fldChar w:fldCharType="separate"/>
      </w:r>
      <w:r w:rsidR="002C56ED">
        <w:rPr>
          <w:noProof/>
        </w:rPr>
        <w:t>2</w:t>
      </w:r>
      <w:ins w:id="627" w:author="肖永博" w:date="2015-09-22T16:08:00Z">
        <w:r w:rsidR="006330CD">
          <w:fldChar w:fldCharType="end"/>
        </w:r>
        <w:r w:rsidR="006330CD">
          <w:noBreakHyphen/>
        </w:r>
        <w:r w:rsidR="006330CD">
          <w:fldChar w:fldCharType="begin"/>
        </w:r>
        <w:r w:rsidR="006330CD">
          <w:instrText xml:space="preserve"> </w:instrText>
        </w:r>
        <w:r w:rsidR="006330CD">
          <w:rPr>
            <w:rFonts w:hint="eastAsia"/>
          </w:rPr>
          <w:instrText xml:space="preserve">SEQ </w:instrText>
        </w:r>
        <w:r w:rsidR="006330CD">
          <w:rPr>
            <w:rFonts w:hint="eastAsia"/>
          </w:rPr>
          <w:instrText>图</w:instrText>
        </w:r>
        <w:r w:rsidR="006330CD">
          <w:rPr>
            <w:rFonts w:hint="eastAsia"/>
          </w:rPr>
          <w:instrText xml:space="preserve"> \* ARABIC \s 1</w:instrText>
        </w:r>
        <w:r w:rsidR="006330CD">
          <w:instrText xml:space="preserve"> </w:instrText>
        </w:r>
      </w:ins>
      <w:r w:rsidR="006330CD">
        <w:fldChar w:fldCharType="separate"/>
      </w:r>
      <w:ins w:id="628" w:author="肖永博" w:date="2015-09-22T22:22:00Z">
        <w:r w:rsidR="002C56ED">
          <w:rPr>
            <w:noProof/>
          </w:rPr>
          <w:t>13</w:t>
        </w:r>
      </w:ins>
      <w:ins w:id="629" w:author="肖永博" w:date="2015-09-22T16:08:00Z">
        <w:r w:rsidR="006330CD">
          <w:fldChar w:fldCharType="end"/>
        </w:r>
      </w:ins>
      <w:del w:id="630" w:author="肖永博" w:date="2015-09-22T14:43:00Z">
        <w:r w:rsidR="00226282" w:rsidDel="00F16FF0">
          <w:fldChar w:fldCharType="begin"/>
        </w:r>
        <w:r w:rsidR="00226282" w:rsidDel="00F16FF0">
          <w:delInstrText xml:space="preserve"> </w:delInstrText>
        </w:r>
        <w:r w:rsidR="00226282" w:rsidDel="00F16FF0">
          <w:rPr>
            <w:rFonts w:hint="eastAsia"/>
          </w:rPr>
          <w:delInstrText>STYLEREF 1 \s</w:delInstrText>
        </w:r>
        <w:r w:rsidR="00226282" w:rsidDel="00F16FF0">
          <w:delInstrText xml:space="preserve"> </w:delInstrText>
        </w:r>
        <w:r w:rsidR="00226282" w:rsidDel="00F16FF0">
          <w:fldChar w:fldCharType="separate"/>
        </w:r>
        <w:r w:rsidR="00F3369B" w:rsidDel="00F16FF0">
          <w:rPr>
            <w:noProof/>
          </w:rPr>
          <w:delText>2</w:delText>
        </w:r>
        <w:r w:rsidR="00226282" w:rsidDel="00F16FF0">
          <w:fldChar w:fldCharType="end"/>
        </w:r>
        <w:r w:rsidR="00226282" w:rsidDel="00F16FF0">
          <w:noBreakHyphen/>
        </w:r>
        <w:r w:rsidR="00226282" w:rsidDel="00F16FF0">
          <w:fldChar w:fldCharType="begin"/>
        </w:r>
        <w:r w:rsidR="00226282" w:rsidDel="00F16FF0">
          <w:delInstrText xml:space="preserve"> </w:delInstrText>
        </w:r>
        <w:r w:rsidR="00226282" w:rsidDel="00F16FF0">
          <w:rPr>
            <w:rFonts w:hint="eastAsia"/>
          </w:rPr>
          <w:delInstrText xml:space="preserve">SEQ </w:delInstrText>
        </w:r>
        <w:r w:rsidR="00226282" w:rsidDel="00F16FF0">
          <w:rPr>
            <w:rFonts w:hint="eastAsia"/>
          </w:rPr>
          <w:delInstrText>图</w:delInstrText>
        </w:r>
        <w:r w:rsidR="00226282" w:rsidDel="00F16FF0">
          <w:rPr>
            <w:rFonts w:hint="eastAsia"/>
          </w:rPr>
          <w:delInstrText xml:space="preserve"> \* ARABIC \s 1</w:delInstrText>
        </w:r>
        <w:r w:rsidR="00226282" w:rsidDel="00F16FF0">
          <w:delInstrText xml:space="preserve"> </w:delInstrText>
        </w:r>
        <w:r w:rsidR="00226282" w:rsidDel="00F16FF0">
          <w:fldChar w:fldCharType="separate"/>
        </w:r>
        <w:r w:rsidR="00F3369B" w:rsidDel="00F16FF0">
          <w:rPr>
            <w:noProof/>
          </w:rPr>
          <w:delText>12</w:delText>
        </w:r>
        <w:r w:rsidR="00226282" w:rsidDel="00F16FF0">
          <w:fldChar w:fldCharType="end"/>
        </w:r>
      </w:del>
      <w:bookmarkEnd w:id="625"/>
      <w:r>
        <w:t xml:space="preserve"> </w:t>
      </w:r>
      <w:r w:rsidRPr="0053696F">
        <w:rPr>
          <w:rFonts w:hint="eastAsia"/>
        </w:rPr>
        <w:t>对齐修复的路径构造</w:t>
      </w:r>
    </w:p>
    <w:p w14:paraId="2D77C5A1" w14:textId="7B02B602" w:rsidR="00393B69" w:rsidRDefault="00393B69" w:rsidP="00393B69">
      <w:pPr>
        <w:ind w:firstLine="420"/>
      </w:pPr>
      <w:r w:rsidRPr="00393B69">
        <w:rPr>
          <w:rFonts w:hint="eastAsia"/>
        </w:rPr>
        <w:t>针对活动缺失的日志修复，</w:t>
      </w:r>
      <w:r w:rsidR="00D159A7">
        <w:fldChar w:fldCharType="begin"/>
      </w:r>
      <w:r w:rsidR="00D159A7">
        <w:instrText xml:space="preserve"> </w:instrText>
      </w:r>
      <w:r w:rsidR="00D159A7">
        <w:rPr>
          <w:rFonts w:hint="eastAsia"/>
        </w:rPr>
        <w:instrText>REF _Ref430454664 \r \h</w:instrText>
      </w:r>
      <w:r w:rsidR="00D159A7">
        <w:instrText xml:space="preserve"> </w:instrText>
      </w:r>
      <w:r w:rsidR="00D159A7">
        <w:fldChar w:fldCharType="separate"/>
      </w:r>
      <w:ins w:id="631" w:author="肖永博" w:date="2015-09-22T22:22:00Z">
        <w:r w:rsidR="002C56ED">
          <w:t>[25]</w:t>
        </w:r>
      </w:ins>
      <w:del w:id="632" w:author="肖永博" w:date="2015-09-22T22:22:00Z">
        <w:r w:rsidR="00F3369B" w:rsidDel="002C56ED">
          <w:delText>[24]</w:delText>
        </w:r>
      </w:del>
      <w:r w:rsidR="00D159A7">
        <w:fldChar w:fldCharType="end"/>
      </w:r>
      <w:r w:rsidRPr="00393B69">
        <w:rPr>
          <w:rFonts w:hint="eastAsia"/>
        </w:rPr>
        <w:t>提供了一种加速修复的方法。首先，通过比较两个活动的后继节点结合和前驱节点集合，该算法可以判断这两个活动之间是否有缺失的其他活动。</w:t>
      </w:r>
      <w:ins w:id="633" w:author="肖永博" w:date="2015-09-22T11:00:00Z">
        <w:r w:rsidR="00081D27">
          <w:fldChar w:fldCharType="begin"/>
        </w:r>
        <w:r w:rsidR="00081D27">
          <w:instrText xml:space="preserve"> </w:instrText>
        </w:r>
        <w:r w:rsidR="00081D27">
          <w:rPr>
            <w:rFonts w:hint="eastAsia"/>
          </w:rPr>
          <w:instrText>REF _Ref430682984 \h</w:instrText>
        </w:r>
        <w:r w:rsidR="00081D27">
          <w:instrText xml:space="preserve"> </w:instrText>
        </w:r>
      </w:ins>
      <w:r w:rsidR="00081D27">
        <w:fldChar w:fldCharType="separate"/>
      </w:r>
      <w:ins w:id="634" w:author="肖永博" w:date="2015-09-22T22:22:00Z">
        <w:r w:rsidR="002C56ED">
          <w:rPr>
            <w:rFonts w:hint="eastAsia"/>
          </w:rPr>
          <w:t>图</w:t>
        </w:r>
        <w:r w:rsidR="002C56ED">
          <w:rPr>
            <w:rFonts w:hint="eastAsia"/>
          </w:rPr>
          <w:t xml:space="preserve"> </w:t>
        </w:r>
        <w:r w:rsidR="002C56ED">
          <w:rPr>
            <w:noProof/>
          </w:rPr>
          <w:t>2</w:t>
        </w:r>
        <w:r w:rsidR="002C56ED">
          <w:noBreakHyphen/>
        </w:r>
        <w:r w:rsidR="002C56ED">
          <w:rPr>
            <w:noProof/>
          </w:rPr>
          <w:t>14</w:t>
        </w:r>
      </w:ins>
      <w:ins w:id="635" w:author="肖永博" w:date="2015-09-22T11:00:00Z">
        <w:r w:rsidR="00081D27">
          <w:fldChar w:fldCharType="end"/>
        </w:r>
      </w:ins>
      <w:del w:id="636" w:author="肖永博" w:date="2015-09-22T11:00:00Z">
        <w:r w:rsidRPr="00393B69" w:rsidDel="00081D27">
          <w:rPr>
            <w:rFonts w:hint="eastAsia"/>
          </w:rPr>
          <w:delText>图</w:delText>
        </w:r>
      </w:del>
      <w:r w:rsidRPr="00393B69">
        <w:rPr>
          <w:rFonts w:hint="eastAsia"/>
        </w:rPr>
        <w:t>表示了一个铁路工厂工程图的生产过程</w:t>
      </w:r>
      <w:ins w:id="637" w:author="肖永博" w:date="2015-09-22T11:01:00Z">
        <w:r w:rsidR="00081D27">
          <w:rPr>
            <w:rFonts w:hint="eastAsia"/>
          </w:rPr>
          <w:t>，</w:t>
        </w:r>
      </w:ins>
      <w:ins w:id="638" w:author="肖永博" w:date="2015-09-22T11:02:00Z">
        <w:r w:rsidR="00081D27">
          <w:fldChar w:fldCharType="begin"/>
        </w:r>
        <w:r w:rsidR="00081D27">
          <w:instrText xml:space="preserve"> </w:instrText>
        </w:r>
        <w:r w:rsidR="00081D27">
          <w:rPr>
            <w:rFonts w:hint="eastAsia"/>
          </w:rPr>
          <w:instrText>REF _Ref430683055 \h</w:instrText>
        </w:r>
        <w:r w:rsidR="00081D27">
          <w:instrText xml:space="preserve"> </w:instrText>
        </w:r>
      </w:ins>
      <w:r w:rsidR="00081D27">
        <w:fldChar w:fldCharType="separate"/>
      </w:r>
      <w:ins w:id="639" w:author="肖永博" w:date="2015-09-22T22:22:00Z">
        <w:r w:rsidR="002C56ED">
          <w:rPr>
            <w:rFonts w:hint="eastAsia"/>
          </w:rPr>
          <w:t>图</w:t>
        </w:r>
        <w:r w:rsidR="002C56ED">
          <w:rPr>
            <w:rFonts w:hint="eastAsia"/>
          </w:rPr>
          <w:t xml:space="preserve"> </w:t>
        </w:r>
        <w:r w:rsidR="002C56ED">
          <w:rPr>
            <w:noProof/>
          </w:rPr>
          <w:t>2</w:t>
        </w:r>
        <w:r w:rsidR="002C56ED">
          <w:noBreakHyphen/>
        </w:r>
        <w:r w:rsidR="002C56ED">
          <w:rPr>
            <w:noProof/>
          </w:rPr>
          <w:t>15</w:t>
        </w:r>
      </w:ins>
      <w:ins w:id="640" w:author="肖永博" w:date="2015-09-22T11:02:00Z">
        <w:r w:rsidR="00081D27">
          <w:fldChar w:fldCharType="end"/>
        </w:r>
      </w:ins>
      <w:ins w:id="641" w:author="肖永博" w:date="2015-09-22T11:01:00Z">
        <w:r w:rsidR="00081D27">
          <w:rPr>
            <w:rFonts w:hint="eastAsia"/>
          </w:rPr>
          <w:t>展现了</w:t>
        </w:r>
      </w:ins>
      <w:ins w:id="642" w:author="肖永博" w:date="2015-09-22T11:02:00Z">
        <w:r w:rsidR="00081D27">
          <w:rPr>
            <w:rFonts w:hint="eastAsia"/>
          </w:rPr>
          <w:t>记录</w:t>
        </w:r>
      </w:ins>
      <w:ins w:id="643" w:author="肖永博" w:date="2015-09-22T11:01:00Z">
        <w:r w:rsidR="00081D27">
          <w:rPr>
            <w:rFonts w:hint="eastAsia"/>
          </w:rPr>
          <w:t>该生产过程的三条轨迹</w:t>
        </w:r>
      </w:ins>
      <w:r w:rsidRPr="00393B69">
        <w:rPr>
          <w:rFonts w:hint="eastAsia"/>
        </w:rPr>
        <w:t>。对于序列</w:t>
      </w:r>
      <w:r w:rsidRPr="00393B69">
        <w:rPr>
          <w:rFonts w:hint="eastAsia"/>
        </w:rPr>
        <w:t>&lt;A</w:t>
      </w:r>
      <w:ins w:id="644" w:author="肖永博" w:date="2015-09-22T20:28:00Z">
        <w:r w:rsidR="006421E8">
          <w:t xml:space="preserve">, </w:t>
        </w:r>
      </w:ins>
      <w:r w:rsidRPr="00393B69">
        <w:rPr>
          <w:rFonts w:hint="eastAsia"/>
        </w:rPr>
        <w:t>B</w:t>
      </w:r>
      <w:ins w:id="645" w:author="肖永博" w:date="2015-09-22T20:28:00Z">
        <w:r w:rsidR="006421E8">
          <w:t xml:space="preserve">, </w:t>
        </w:r>
      </w:ins>
      <w:r w:rsidRPr="00393B69">
        <w:rPr>
          <w:rFonts w:hint="eastAsia"/>
        </w:rPr>
        <w:t>C</w:t>
      </w:r>
      <w:ins w:id="646" w:author="肖永博" w:date="2015-09-22T20:28:00Z">
        <w:r w:rsidR="006421E8">
          <w:t xml:space="preserve">, </w:t>
        </w:r>
      </w:ins>
      <w:r w:rsidRPr="00393B69">
        <w:rPr>
          <w:rFonts w:hint="eastAsia"/>
        </w:rPr>
        <w:t>E</w:t>
      </w:r>
      <w:ins w:id="647" w:author="肖永博" w:date="2015-09-22T20:28:00Z">
        <w:r w:rsidR="006421E8">
          <w:t xml:space="preserve">, </w:t>
        </w:r>
      </w:ins>
      <w:r w:rsidRPr="00393B69">
        <w:rPr>
          <w:rFonts w:hint="eastAsia"/>
        </w:rPr>
        <w:t>G&gt;</w:t>
      </w:r>
      <w:r w:rsidRPr="00393B69">
        <w:rPr>
          <w:rFonts w:hint="eastAsia"/>
        </w:rPr>
        <w:t>来说，</w:t>
      </w:r>
      <w:r w:rsidRPr="00393B69">
        <w:rPr>
          <w:rFonts w:hint="eastAsia"/>
        </w:rPr>
        <w:t>&lt;A</w:t>
      </w:r>
      <w:ins w:id="648" w:author="肖永博" w:date="2015-09-22T20:28:00Z">
        <w:r w:rsidR="006421E8">
          <w:t xml:space="preserve">, </w:t>
        </w:r>
      </w:ins>
      <w:r w:rsidRPr="00393B69">
        <w:rPr>
          <w:rFonts w:hint="eastAsia"/>
        </w:rPr>
        <w:t>B</w:t>
      </w:r>
      <w:ins w:id="649" w:author="肖永博" w:date="2015-09-22T20:28:00Z">
        <w:r w:rsidR="006421E8">
          <w:t xml:space="preserve">, </w:t>
        </w:r>
      </w:ins>
      <w:r w:rsidRPr="00393B69">
        <w:rPr>
          <w:rFonts w:hint="eastAsia"/>
        </w:rPr>
        <w:t>C&gt;</w:t>
      </w:r>
      <w:r w:rsidRPr="00393B69">
        <w:rPr>
          <w:rFonts w:hint="eastAsia"/>
        </w:rPr>
        <w:t>是一个发生序列，其后继节点</w:t>
      </w:r>
      <w:r w:rsidRPr="00393B69">
        <w:rPr>
          <w:rFonts w:hint="eastAsia"/>
        </w:rPr>
        <w:t>&lt;A</w:t>
      </w:r>
      <w:ins w:id="650" w:author="肖永博" w:date="2015-09-22T20:28:00Z">
        <w:r w:rsidR="006421E8">
          <w:t xml:space="preserve">, </w:t>
        </w:r>
      </w:ins>
      <w:r w:rsidRPr="00393B69">
        <w:rPr>
          <w:rFonts w:hint="eastAsia"/>
        </w:rPr>
        <w:t>B</w:t>
      </w:r>
      <w:ins w:id="651" w:author="肖永博" w:date="2015-09-22T20:28:00Z">
        <w:r w:rsidR="006421E8">
          <w:t xml:space="preserve">, </w:t>
        </w:r>
      </w:ins>
      <w:r w:rsidRPr="00393B69">
        <w:rPr>
          <w:rFonts w:hint="eastAsia"/>
        </w:rPr>
        <w:t>C&gt;</w:t>
      </w:r>
      <w:r w:rsidRPr="00393B69">
        <w:rPr>
          <w:rFonts w:hint="eastAsia"/>
        </w:rPr>
        <w:t>·</w:t>
      </w:r>
      <w:r w:rsidRPr="00393B69">
        <w:rPr>
          <w:rFonts w:hint="eastAsia"/>
        </w:rPr>
        <w:t>={b3, b4}</w:t>
      </w:r>
      <w:r w:rsidRPr="00393B69">
        <w:rPr>
          <w:rFonts w:hint="eastAsia"/>
        </w:rPr>
        <w:t>。对于活动</w:t>
      </w:r>
      <w:r w:rsidRPr="00393B69">
        <w:rPr>
          <w:rFonts w:hint="eastAsia"/>
        </w:rPr>
        <w:t>E</w:t>
      </w:r>
      <w:r w:rsidRPr="00393B69">
        <w:rPr>
          <w:rFonts w:hint="eastAsia"/>
        </w:rPr>
        <w:t>，其前驱节点为</w:t>
      </w:r>
      <w:r w:rsidRPr="00393B69">
        <w:rPr>
          <w:rFonts w:hint="eastAsia"/>
        </w:rPr>
        <w:t>{b4, b5}</w:t>
      </w:r>
      <w:r w:rsidRPr="00393B69">
        <w:rPr>
          <w:rFonts w:hint="eastAsia"/>
        </w:rPr>
        <w:t>，由于</w:t>
      </w:r>
      <w:r w:rsidRPr="00393B69">
        <w:rPr>
          <w:rFonts w:hint="eastAsia"/>
        </w:rPr>
        <w:t>E</w:t>
      </w:r>
      <w:r w:rsidRPr="00393B69">
        <w:rPr>
          <w:rFonts w:hint="eastAsia"/>
        </w:rPr>
        <w:t>的前驱集合并不属于序列</w:t>
      </w:r>
      <w:r w:rsidRPr="00393B69">
        <w:rPr>
          <w:rFonts w:hint="eastAsia"/>
        </w:rPr>
        <w:t>&lt;A</w:t>
      </w:r>
      <w:ins w:id="652" w:author="肖永博" w:date="2015-09-22T20:28:00Z">
        <w:r w:rsidR="006421E8">
          <w:t xml:space="preserve">, </w:t>
        </w:r>
      </w:ins>
      <w:r w:rsidRPr="00393B69">
        <w:rPr>
          <w:rFonts w:hint="eastAsia"/>
        </w:rPr>
        <w:t>B</w:t>
      </w:r>
      <w:ins w:id="653" w:author="肖永博" w:date="2015-09-22T20:28:00Z">
        <w:r w:rsidR="006421E8">
          <w:t xml:space="preserve">, </w:t>
        </w:r>
      </w:ins>
      <w:r w:rsidRPr="00393B69">
        <w:rPr>
          <w:rFonts w:hint="eastAsia"/>
        </w:rPr>
        <w:t>C&gt;</w:t>
      </w:r>
      <w:r w:rsidRPr="00393B69">
        <w:rPr>
          <w:rFonts w:hint="eastAsia"/>
        </w:rPr>
        <w:t>的后继集合，因此在序列</w:t>
      </w:r>
      <w:ins w:id="654" w:author="肖永博" w:date="2015-09-22T20:28:00Z">
        <w:r w:rsidR="006421E8">
          <w:t>&lt;</w:t>
        </w:r>
      </w:ins>
      <w:r w:rsidRPr="00393B69">
        <w:rPr>
          <w:rFonts w:hint="eastAsia"/>
        </w:rPr>
        <w:t>A</w:t>
      </w:r>
      <w:ins w:id="655" w:author="肖永博" w:date="2015-09-22T20:28:00Z">
        <w:r w:rsidR="006421E8">
          <w:t xml:space="preserve">, </w:t>
        </w:r>
      </w:ins>
      <w:r w:rsidRPr="00393B69">
        <w:rPr>
          <w:rFonts w:hint="eastAsia"/>
        </w:rPr>
        <w:t>B</w:t>
      </w:r>
      <w:ins w:id="656" w:author="肖永博" w:date="2015-09-22T20:28:00Z">
        <w:r w:rsidR="006421E8">
          <w:t xml:space="preserve">, </w:t>
        </w:r>
      </w:ins>
      <w:r w:rsidRPr="00393B69">
        <w:rPr>
          <w:rFonts w:hint="eastAsia"/>
        </w:rPr>
        <w:t>C</w:t>
      </w:r>
      <w:ins w:id="657" w:author="肖永博" w:date="2015-09-22T20:28:00Z">
        <w:r w:rsidR="006421E8">
          <w:t>&gt;</w:t>
        </w:r>
      </w:ins>
      <w:r w:rsidRPr="00393B69">
        <w:rPr>
          <w:rFonts w:hint="eastAsia"/>
        </w:rPr>
        <w:t>和活动</w:t>
      </w:r>
      <w:r w:rsidRPr="00393B69">
        <w:rPr>
          <w:rFonts w:hint="eastAsia"/>
        </w:rPr>
        <w:t>E</w:t>
      </w:r>
      <w:r w:rsidRPr="00393B69">
        <w:rPr>
          <w:rFonts w:hint="eastAsia"/>
        </w:rPr>
        <w:t>之间存在至少一个活动缺失。通过定义</w:t>
      </w:r>
      <w:r w:rsidRPr="00393B69">
        <w:rPr>
          <w:rFonts w:hint="eastAsia"/>
        </w:rPr>
        <w:t>gap</w:t>
      </w:r>
      <w:r w:rsidRPr="00393B69">
        <w:rPr>
          <w:rFonts w:hint="eastAsia"/>
        </w:rPr>
        <w:t>函数，该算法可以为中间存在活动缺失的两个活动填补所缺的活动序列。最后，通过综合利用</w:t>
      </w:r>
      <w:r w:rsidRPr="00393B69">
        <w:rPr>
          <w:rFonts w:hint="eastAsia"/>
        </w:rPr>
        <w:t>branching</w:t>
      </w:r>
      <w:r w:rsidRPr="00393B69">
        <w:rPr>
          <w:rFonts w:hint="eastAsia"/>
        </w:rPr>
        <w:t>索引、可达索引和剪枝技术，该算法在性能上得到了保证</w:t>
      </w:r>
      <w:r w:rsidRPr="00393B69">
        <w:rPr>
          <w:rFonts w:hint="eastAsia"/>
        </w:rPr>
        <w:t xml:space="preserve">, </w:t>
      </w:r>
      <w:r w:rsidRPr="00393B69">
        <w:rPr>
          <w:rFonts w:hint="eastAsia"/>
        </w:rPr>
        <w:t>与基于对齐的方法相比，缺失事件修复方法的效率提升了</w:t>
      </w:r>
      <w:r w:rsidRPr="00393B69">
        <w:rPr>
          <w:rFonts w:hint="eastAsia"/>
        </w:rPr>
        <w:t>3-5</w:t>
      </w:r>
      <w:r w:rsidRPr="00393B69">
        <w:rPr>
          <w:rFonts w:hint="eastAsia"/>
        </w:rPr>
        <w:t>个数量级。</w:t>
      </w:r>
    </w:p>
    <w:p w14:paraId="66E5858E" w14:textId="77777777" w:rsidR="00577504" w:rsidRDefault="00393B69" w:rsidP="00577504">
      <w:pPr>
        <w:keepNext/>
      </w:pPr>
      <w:r w:rsidRPr="009F7557">
        <w:rPr>
          <w:noProof/>
          <w:sz w:val="24"/>
        </w:rPr>
        <w:drawing>
          <wp:inline distT="0" distB="0" distL="0" distR="0" wp14:anchorId="251E918E" wp14:editId="20C2B58D">
            <wp:extent cx="5267325" cy="12573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325" cy="1257300"/>
                    </a:xfrm>
                    <a:prstGeom prst="rect">
                      <a:avLst/>
                    </a:prstGeom>
                    <a:noFill/>
                    <a:ln>
                      <a:noFill/>
                    </a:ln>
                  </pic:spPr>
                </pic:pic>
              </a:graphicData>
            </a:graphic>
          </wp:inline>
        </w:drawing>
      </w:r>
    </w:p>
    <w:p w14:paraId="0E419126" w14:textId="244BF937" w:rsidR="00393B69" w:rsidRDefault="00577504" w:rsidP="00577504">
      <w:pPr>
        <w:pStyle w:val="a7"/>
        <w:jc w:val="center"/>
      </w:pPr>
      <w:bookmarkStart w:id="658" w:name="_Ref430682984"/>
      <w:r>
        <w:rPr>
          <w:rFonts w:hint="eastAsia"/>
        </w:rPr>
        <w:t>图</w:t>
      </w:r>
      <w:r>
        <w:rPr>
          <w:rFonts w:hint="eastAsia"/>
        </w:rPr>
        <w:t xml:space="preserve"> </w:t>
      </w:r>
      <w:ins w:id="659" w:author="肖永博" w:date="2015-09-22T16:08:00Z">
        <w:r w:rsidR="006330CD">
          <w:fldChar w:fldCharType="begin"/>
        </w:r>
        <w:r w:rsidR="006330CD">
          <w:instrText xml:space="preserve"> </w:instrText>
        </w:r>
        <w:r w:rsidR="006330CD">
          <w:rPr>
            <w:rFonts w:hint="eastAsia"/>
          </w:rPr>
          <w:instrText>STYLEREF 1 \s</w:instrText>
        </w:r>
        <w:r w:rsidR="006330CD">
          <w:instrText xml:space="preserve"> </w:instrText>
        </w:r>
      </w:ins>
      <w:r w:rsidR="006330CD">
        <w:fldChar w:fldCharType="separate"/>
      </w:r>
      <w:r w:rsidR="002C56ED">
        <w:rPr>
          <w:noProof/>
        </w:rPr>
        <w:t>2</w:t>
      </w:r>
      <w:ins w:id="660" w:author="肖永博" w:date="2015-09-22T16:08:00Z">
        <w:r w:rsidR="006330CD">
          <w:fldChar w:fldCharType="end"/>
        </w:r>
        <w:r w:rsidR="006330CD">
          <w:noBreakHyphen/>
        </w:r>
        <w:r w:rsidR="006330CD">
          <w:fldChar w:fldCharType="begin"/>
        </w:r>
        <w:r w:rsidR="006330CD">
          <w:instrText xml:space="preserve"> </w:instrText>
        </w:r>
        <w:r w:rsidR="006330CD">
          <w:rPr>
            <w:rFonts w:hint="eastAsia"/>
          </w:rPr>
          <w:instrText xml:space="preserve">SEQ </w:instrText>
        </w:r>
        <w:r w:rsidR="006330CD">
          <w:rPr>
            <w:rFonts w:hint="eastAsia"/>
          </w:rPr>
          <w:instrText>图</w:instrText>
        </w:r>
        <w:r w:rsidR="006330CD">
          <w:rPr>
            <w:rFonts w:hint="eastAsia"/>
          </w:rPr>
          <w:instrText xml:space="preserve"> \* ARABIC \s 1</w:instrText>
        </w:r>
        <w:r w:rsidR="006330CD">
          <w:instrText xml:space="preserve"> </w:instrText>
        </w:r>
      </w:ins>
      <w:r w:rsidR="006330CD">
        <w:fldChar w:fldCharType="separate"/>
      </w:r>
      <w:ins w:id="661" w:author="肖永博" w:date="2015-09-22T22:22:00Z">
        <w:r w:rsidR="002C56ED">
          <w:rPr>
            <w:noProof/>
          </w:rPr>
          <w:t>14</w:t>
        </w:r>
      </w:ins>
      <w:ins w:id="662" w:author="肖永博" w:date="2015-09-22T16:08:00Z">
        <w:r w:rsidR="006330CD">
          <w:fldChar w:fldCharType="end"/>
        </w:r>
      </w:ins>
      <w:del w:id="663" w:author="肖永博" w:date="2015-09-22T14:43:00Z">
        <w:r w:rsidR="00226282" w:rsidDel="00F16FF0">
          <w:fldChar w:fldCharType="begin"/>
        </w:r>
        <w:r w:rsidR="00226282" w:rsidDel="00F16FF0">
          <w:delInstrText xml:space="preserve"> </w:delInstrText>
        </w:r>
        <w:r w:rsidR="00226282" w:rsidDel="00F16FF0">
          <w:rPr>
            <w:rFonts w:hint="eastAsia"/>
          </w:rPr>
          <w:delInstrText>STYLEREF 1 \s</w:delInstrText>
        </w:r>
        <w:r w:rsidR="00226282" w:rsidDel="00F16FF0">
          <w:delInstrText xml:space="preserve"> </w:delInstrText>
        </w:r>
        <w:r w:rsidR="00226282" w:rsidDel="00F16FF0">
          <w:fldChar w:fldCharType="separate"/>
        </w:r>
        <w:r w:rsidR="00F3369B" w:rsidDel="00F16FF0">
          <w:rPr>
            <w:noProof/>
          </w:rPr>
          <w:delText>2</w:delText>
        </w:r>
        <w:r w:rsidR="00226282" w:rsidDel="00F16FF0">
          <w:fldChar w:fldCharType="end"/>
        </w:r>
        <w:r w:rsidR="00226282" w:rsidDel="00F16FF0">
          <w:noBreakHyphen/>
        </w:r>
        <w:r w:rsidR="00226282" w:rsidDel="00F16FF0">
          <w:fldChar w:fldCharType="begin"/>
        </w:r>
        <w:r w:rsidR="00226282" w:rsidDel="00F16FF0">
          <w:delInstrText xml:space="preserve"> </w:delInstrText>
        </w:r>
        <w:r w:rsidR="00226282" w:rsidDel="00F16FF0">
          <w:rPr>
            <w:rFonts w:hint="eastAsia"/>
          </w:rPr>
          <w:delInstrText xml:space="preserve">SEQ </w:delInstrText>
        </w:r>
        <w:r w:rsidR="00226282" w:rsidDel="00F16FF0">
          <w:rPr>
            <w:rFonts w:hint="eastAsia"/>
          </w:rPr>
          <w:delInstrText>图</w:delInstrText>
        </w:r>
        <w:r w:rsidR="00226282" w:rsidDel="00F16FF0">
          <w:rPr>
            <w:rFonts w:hint="eastAsia"/>
          </w:rPr>
          <w:delInstrText xml:space="preserve"> \* ARABIC \s 1</w:delInstrText>
        </w:r>
        <w:r w:rsidR="00226282" w:rsidDel="00F16FF0">
          <w:delInstrText xml:space="preserve"> </w:delInstrText>
        </w:r>
        <w:r w:rsidR="00226282" w:rsidDel="00F16FF0">
          <w:fldChar w:fldCharType="separate"/>
        </w:r>
        <w:r w:rsidR="00F3369B" w:rsidDel="00F16FF0">
          <w:rPr>
            <w:noProof/>
          </w:rPr>
          <w:delText>13</w:delText>
        </w:r>
        <w:r w:rsidR="00226282" w:rsidDel="00F16FF0">
          <w:fldChar w:fldCharType="end"/>
        </w:r>
      </w:del>
      <w:bookmarkEnd w:id="658"/>
      <w:r>
        <w:t xml:space="preserve"> </w:t>
      </w:r>
      <w:r w:rsidRPr="00001B04">
        <w:rPr>
          <w:rFonts w:hint="eastAsia"/>
        </w:rPr>
        <w:t>铁路工厂工程图生产过程的流程模型</w:t>
      </w:r>
    </w:p>
    <w:p w14:paraId="046A1C40" w14:textId="77777777" w:rsidR="00577504" w:rsidRDefault="00393B69" w:rsidP="001E38A2">
      <w:pPr>
        <w:keepNext/>
        <w:jc w:val="center"/>
      </w:pPr>
      <w:r w:rsidRPr="009F7557">
        <w:rPr>
          <w:noProof/>
          <w:sz w:val="24"/>
        </w:rPr>
        <w:lastRenderedPageBreak/>
        <w:drawing>
          <wp:inline distT="0" distB="0" distL="0" distR="0" wp14:anchorId="68BBA834" wp14:editId="0230C5C3">
            <wp:extent cx="4693920" cy="113301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28759" cy="1141424"/>
                    </a:xfrm>
                    <a:prstGeom prst="rect">
                      <a:avLst/>
                    </a:prstGeom>
                    <a:noFill/>
                    <a:ln>
                      <a:noFill/>
                    </a:ln>
                  </pic:spPr>
                </pic:pic>
              </a:graphicData>
            </a:graphic>
          </wp:inline>
        </w:drawing>
      </w:r>
    </w:p>
    <w:p w14:paraId="75CA74A0" w14:textId="2D30FA5C" w:rsidR="00393B69" w:rsidRDefault="00577504" w:rsidP="00577504">
      <w:pPr>
        <w:pStyle w:val="a7"/>
        <w:jc w:val="center"/>
      </w:pPr>
      <w:bookmarkStart w:id="664" w:name="_Ref430683055"/>
      <w:r>
        <w:rPr>
          <w:rFonts w:hint="eastAsia"/>
        </w:rPr>
        <w:t>图</w:t>
      </w:r>
      <w:r>
        <w:rPr>
          <w:rFonts w:hint="eastAsia"/>
        </w:rPr>
        <w:t xml:space="preserve"> </w:t>
      </w:r>
      <w:ins w:id="665" w:author="肖永博" w:date="2015-09-22T16:08:00Z">
        <w:r w:rsidR="006330CD">
          <w:fldChar w:fldCharType="begin"/>
        </w:r>
        <w:r w:rsidR="006330CD">
          <w:instrText xml:space="preserve"> </w:instrText>
        </w:r>
        <w:r w:rsidR="006330CD">
          <w:rPr>
            <w:rFonts w:hint="eastAsia"/>
          </w:rPr>
          <w:instrText>STYLEREF 1 \s</w:instrText>
        </w:r>
        <w:r w:rsidR="006330CD">
          <w:instrText xml:space="preserve"> </w:instrText>
        </w:r>
      </w:ins>
      <w:r w:rsidR="006330CD">
        <w:fldChar w:fldCharType="separate"/>
      </w:r>
      <w:r w:rsidR="002C56ED">
        <w:rPr>
          <w:noProof/>
        </w:rPr>
        <w:t>2</w:t>
      </w:r>
      <w:ins w:id="666" w:author="肖永博" w:date="2015-09-22T16:08:00Z">
        <w:r w:rsidR="006330CD">
          <w:fldChar w:fldCharType="end"/>
        </w:r>
        <w:r w:rsidR="006330CD">
          <w:noBreakHyphen/>
        </w:r>
        <w:r w:rsidR="006330CD">
          <w:fldChar w:fldCharType="begin"/>
        </w:r>
        <w:r w:rsidR="006330CD">
          <w:instrText xml:space="preserve"> </w:instrText>
        </w:r>
        <w:r w:rsidR="006330CD">
          <w:rPr>
            <w:rFonts w:hint="eastAsia"/>
          </w:rPr>
          <w:instrText xml:space="preserve">SEQ </w:instrText>
        </w:r>
        <w:r w:rsidR="006330CD">
          <w:rPr>
            <w:rFonts w:hint="eastAsia"/>
          </w:rPr>
          <w:instrText>图</w:instrText>
        </w:r>
        <w:r w:rsidR="006330CD">
          <w:rPr>
            <w:rFonts w:hint="eastAsia"/>
          </w:rPr>
          <w:instrText xml:space="preserve"> \* ARABIC \s 1</w:instrText>
        </w:r>
        <w:r w:rsidR="006330CD">
          <w:instrText xml:space="preserve"> </w:instrText>
        </w:r>
      </w:ins>
      <w:r w:rsidR="006330CD">
        <w:fldChar w:fldCharType="separate"/>
      </w:r>
      <w:ins w:id="667" w:author="肖永博" w:date="2015-09-22T22:22:00Z">
        <w:r w:rsidR="002C56ED">
          <w:rPr>
            <w:noProof/>
          </w:rPr>
          <w:t>15</w:t>
        </w:r>
      </w:ins>
      <w:ins w:id="668" w:author="肖永博" w:date="2015-09-22T16:08:00Z">
        <w:r w:rsidR="006330CD">
          <w:fldChar w:fldCharType="end"/>
        </w:r>
      </w:ins>
      <w:del w:id="669" w:author="肖永博" w:date="2015-09-22T14:43:00Z">
        <w:r w:rsidR="00226282" w:rsidDel="00F16FF0">
          <w:fldChar w:fldCharType="begin"/>
        </w:r>
        <w:r w:rsidR="00226282" w:rsidDel="00F16FF0">
          <w:delInstrText xml:space="preserve"> </w:delInstrText>
        </w:r>
        <w:r w:rsidR="00226282" w:rsidDel="00F16FF0">
          <w:rPr>
            <w:rFonts w:hint="eastAsia"/>
          </w:rPr>
          <w:delInstrText>STYLEREF 1 \s</w:delInstrText>
        </w:r>
        <w:r w:rsidR="00226282" w:rsidDel="00F16FF0">
          <w:delInstrText xml:space="preserve"> </w:delInstrText>
        </w:r>
        <w:r w:rsidR="00226282" w:rsidDel="00F16FF0">
          <w:fldChar w:fldCharType="separate"/>
        </w:r>
        <w:r w:rsidR="00F3369B" w:rsidDel="00F16FF0">
          <w:rPr>
            <w:noProof/>
          </w:rPr>
          <w:delText>2</w:delText>
        </w:r>
        <w:r w:rsidR="00226282" w:rsidDel="00F16FF0">
          <w:fldChar w:fldCharType="end"/>
        </w:r>
        <w:r w:rsidR="00226282" w:rsidDel="00F16FF0">
          <w:noBreakHyphen/>
        </w:r>
        <w:r w:rsidR="00226282" w:rsidDel="00F16FF0">
          <w:fldChar w:fldCharType="begin"/>
        </w:r>
        <w:r w:rsidR="00226282" w:rsidDel="00F16FF0">
          <w:delInstrText xml:space="preserve"> </w:delInstrText>
        </w:r>
        <w:r w:rsidR="00226282" w:rsidDel="00F16FF0">
          <w:rPr>
            <w:rFonts w:hint="eastAsia"/>
          </w:rPr>
          <w:delInstrText xml:space="preserve">SEQ </w:delInstrText>
        </w:r>
        <w:r w:rsidR="00226282" w:rsidDel="00F16FF0">
          <w:rPr>
            <w:rFonts w:hint="eastAsia"/>
          </w:rPr>
          <w:delInstrText>图</w:delInstrText>
        </w:r>
        <w:r w:rsidR="00226282" w:rsidDel="00F16FF0">
          <w:rPr>
            <w:rFonts w:hint="eastAsia"/>
          </w:rPr>
          <w:delInstrText xml:space="preserve"> \* ARABIC \s 1</w:delInstrText>
        </w:r>
        <w:r w:rsidR="00226282" w:rsidDel="00F16FF0">
          <w:delInstrText xml:space="preserve"> </w:delInstrText>
        </w:r>
        <w:r w:rsidR="00226282" w:rsidDel="00F16FF0">
          <w:fldChar w:fldCharType="separate"/>
        </w:r>
        <w:r w:rsidR="00F3369B" w:rsidDel="00F16FF0">
          <w:rPr>
            <w:noProof/>
          </w:rPr>
          <w:delText>14</w:delText>
        </w:r>
        <w:r w:rsidR="00226282" w:rsidDel="00F16FF0">
          <w:fldChar w:fldCharType="end"/>
        </w:r>
      </w:del>
      <w:bookmarkEnd w:id="664"/>
      <w:r>
        <w:t xml:space="preserve"> </w:t>
      </w:r>
      <w:r w:rsidRPr="00FB465F">
        <w:rPr>
          <w:rFonts w:hint="eastAsia"/>
        </w:rPr>
        <w:t>铁路工厂工程图生产过程的部分日志</w:t>
      </w:r>
    </w:p>
    <w:p w14:paraId="72E912DC" w14:textId="77777777" w:rsidR="00393B69" w:rsidRPr="00577504" w:rsidRDefault="00393B69" w:rsidP="00393B69">
      <w:pPr>
        <w:ind w:firstLine="420"/>
        <w:rPr>
          <w:b/>
        </w:rPr>
      </w:pPr>
      <w:r w:rsidRPr="00577504">
        <w:rPr>
          <w:rFonts w:hint="eastAsia"/>
          <w:b/>
        </w:rPr>
        <w:t>标签修复</w:t>
      </w:r>
    </w:p>
    <w:p w14:paraId="7285821F" w14:textId="77777777" w:rsidR="00393B69" w:rsidRPr="00393B69" w:rsidRDefault="00393B69" w:rsidP="00393B69">
      <w:pPr>
        <w:ind w:firstLine="420"/>
      </w:pPr>
      <w:r>
        <w:rPr>
          <w:rFonts w:hint="eastAsia"/>
        </w:rPr>
        <w:t>现有的大多数日志修复方法都将日志视为一种序列信息而忽视了日志中存在的结构化信息，而对日志中的不健全结构化信息进行分析将有助于对日志数据的修复（不健全的结构化信息是指不能和模型中的描述相对应的结构化信息）。不同于从非结构化序列角度对日志进行修复的方法，在</w:t>
      </w:r>
      <w:r w:rsidR="009F66D0">
        <w:fldChar w:fldCharType="begin"/>
      </w:r>
      <w:r w:rsidR="009F66D0">
        <w:instrText xml:space="preserve"> </w:instrText>
      </w:r>
      <w:r w:rsidR="009F66D0">
        <w:rPr>
          <w:rFonts w:hint="eastAsia"/>
        </w:rPr>
        <w:instrText>REF _Ref430508973 \r \h</w:instrText>
      </w:r>
      <w:r w:rsidR="009F66D0">
        <w:instrText xml:space="preserve"> </w:instrText>
      </w:r>
      <w:r w:rsidR="009F66D0">
        <w:fldChar w:fldCharType="separate"/>
      </w:r>
      <w:ins w:id="670" w:author="肖永博" w:date="2015-09-22T22:22:00Z">
        <w:r w:rsidR="002C56ED">
          <w:t>[26]</w:t>
        </w:r>
      </w:ins>
      <w:del w:id="671" w:author="肖永博" w:date="2015-09-22T22:22:00Z">
        <w:r w:rsidR="00F3369B" w:rsidDel="002C56ED">
          <w:delText>[25]</w:delText>
        </w:r>
      </w:del>
      <w:r w:rsidR="009F66D0">
        <w:fldChar w:fldCharType="end"/>
      </w:r>
      <w:r>
        <w:rPr>
          <w:rFonts w:hint="eastAsia"/>
        </w:rPr>
        <w:t>中，王建民教授等第一次提出了利用日志结构化信息对日志中活动标签进行修复的方法。</w:t>
      </w:r>
      <w:r w:rsidR="009F66D0">
        <w:fldChar w:fldCharType="begin"/>
      </w:r>
      <w:r w:rsidR="009F66D0">
        <w:instrText xml:space="preserve"> </w:instrText>
      </w:r>
      <w:r w:rsidR="009F66D0">
        <w:rPr>
          <w:rFonts w:hint="eastAsia"/>
        </w:rPr>
        <w:instrText>REF _Ref430508973 \r \h</w:instrText>
      </w:r>
      <w:r w:rsidR="009F66D0">
        <w:instrText xml:space="preserve"> </w:instrText>
      </w:r>
      <w:r w:rsidR="009F66D0">
        <w:fldChar w:fldCharType="separate"/>
      </w:r>
      <w:ins w:id="672" w:author="肖永博" w:date="2015-09-22T22:22:00Z">
        <w:r w:rsidR="002C56ED">
          <w:t>[26]</w:t>
        </w:r>
      </w:ins>
      <w:del w:id="673" w:author="肖永博" w:date="2015-09-22T22:22:00Z">
        <w:r w:rsidR="00F3369B" w:rsidDel="002C56ED">
          <w:delText>[25]</w:delText>
        </w:r>
      </w:del>
      <w:r w:rsidR="009F66D0">
        <w:fldChar w:fldCharType="end"/>
      </w:r>
      <w:r>
        <w:rPr>
          <w:rFonts w:hint="eastAsia"/>
        </w:rPr>
        <w:t>中提出的</w:t>
      </w:r>
      <w:r>
        <w:rPr>
          <w:rFonts w:hint="eastAsia"/>
        </w:rPr>
        <w:t>PTIME one-pass</w:t>
      </w:r>
      <w:r>
        <w:rPr>
          <w:rFonts w:hint="eastAsia"/>
        </w:rPr>
        <w:t>算法从分析日志中的结构化信息入手，综合利用边界判断技术和剪枝技术，达到了快速有效地为执行序列的修复提供最佳解决方案的目的。针对结构较为丰富的事件日志，该算法的实验结果对比传统的序列修复有较大优势；而对于结构简略或是结构化信息不可靠的日志，该算法的修复能力就会受到限制。</w:t>
      </w:r>
    </w:p>
    <w:p w14:paraId="06DDD760" w14:textId="77777777" w:rsidR="00DC10EE" w:rsidRDefault="00DC10EE" w:rsidP="00601758">
      <w:pPr>
        <w:pStyle w:val="3"/>
      </w:pPr>
      <w:bookmarkStart w:id="674" w:name="_Toc430716792"/>
      <w:r w:rsidRPr="00DC10EE">
        <w:t>基于多维度的日志模型修复</w:t>
      </w:r>
      <w:bookmarkEnd w:id="674"/>
    </w:p>
    <w:p w14:paraId="079C37F3" w14:textId="77777777" w:rsidR="00393B69" w:rsidRDefault="00393B69" w:rsidP="00393B69">
      <w:pPr>
        <w:ind w:firstLine="420"/>
      </w:pPr>
      <w:r>
        <w:rPr>
          <w:rFonts w:hint="eastAsia"/>
        </w:rPr>
        <w:t>虽然学界和业界已有多种日志修复的方法，但是它们中的大多数都只关注于控制流上，即活动的执行顺序。这些方法没有考虑流程除控制流外的其他维度，例如说每个活动的分配资源、访问数据和活动执行时间。例如说当一个人去执行了不应该他去执行的活动的情况下，从控制流的角度来看，这个活动的执行符合了模型的规定，但是实际上业务的操作已经同流程模型发生了偏离。</w:t>
      </w:r>
    </w:p>
    <w:p w14:paraId="0F1B0FFD" w14:textId="405F7B8C" w:rsidR="00393B69" w:rsidRDefault="00393B69" w:rsidP="00393B69">
      <w:pPr>
        <w:ind w:firstLine="420"/>
      </w:pPr>
      <w:r>
        <w:rPr>
          <w:rFonts w:hint="eastAsia"/>
        </w:rPr>
        <w:t>对于如</w:t>
      </w:r>
      <w:ins w:id="675" w:author="肖永博" w:date="2015-09-22T11:02:00Z">
        <w:r w:rsidR="00081D27">
          <w:fldChar w:fldCharType="begin"/>
        </w:r>
        <w:r w:rsidR="00081D27">
          <w:instrText xml:space="preserve"> </w:instrText>
        </w:r>
        <w:r w:rsidR="00081D27">
          <w:rPr>
            <w:rFonts w:hint="eastAsia"/>
          </w:rPr>
          <w:instrText>REF _Ref430683074 \h</w:instrText>
        </w:r>
        <w:r w:rsidR="00081D27">
          <w:instrText xml:space="preserve"> </w:instrText>
        </w:r>
      </w:ins>
      <w:r w:rsidR="00081D27">
        <w:fldChar w:fldCharType="separate"/>
      </w:r>
      <w:ins w:id="676" w:author="肖永博" w:date="2015-09-22T22:22:00Z">
        <w:r w:rsidR="002C56ED">
          <w:rPr>
            <w:rFonts w:hint="eastAsia"/>
          </w:rPr>
          <w:t>图</w:t>
        </w:r>
        <w:r w:rsidR="002C56ED">
          <w:rPr>
            <w:rFonts w:hint="eastAsia"/>
          </w:rPr>
          <w:t xml:space="preserve"> </w:t>
        </w:r>
        <w:r w:rsidR="002C56ED">
          <w:rPr>
            <w:noProof/>
          </w:rPr>
          <w:t>2</w:t>
        </w:r>
        <w:r w:rsidR="002C56ED">
          <w:noBreakHyphen/>
        </w:r>
        <w:r w:rsidR="002C56ED">
          <w:rPr>
            <w:noProof/>
          </w:rPr>
          <w:t>16</w:t>
        </w:r>
      </w:ins>
      <w:ins w:id="677" w:author="肖永博" w:date="2015-09-22T11:02:00Z">
        <w:r w:rsidR="00081D27">
          <w:fldChar w:fldCharType="end"/>
        </w:r>
      </w:ins>
      <w:del w:id="678" w:author="肖永博" w:date="2015-09-22T11:02:00Z">
        <w:r w:rsidDel="00081D27">
          <w:rPr>
            <w:rFonts w:hint="eastAsia"/>
          </w:rPr>
          <w:delText>图</w:delText>
        </w:r>
        <w:r w:rsidR="001E38A2" w:rsidDel="00081D27">
          <w:delText>2-15</w:delText>
        </w:r>
      </w:del>
      <w:r>
        <w:rPr>
          <w:rFonts w:hint="eastAsia"/>
        </w:rPr>
        <w:t>中模型，传统的符合性检测只会考虑控制流而忽略每个活动的其他属性。因此，对于轨迹：</w:t>
      </w:r>
      <w:r>
        <w:rPr>
          <w:rFonts w:ascii="Segoe UI Symbol" w:hAnsi="Segoe UI Symbol" w:cs="Segoe UI Symbol"/>
        </w:rPr>
        <w:t>⟨</w:t>
      </w:r>
      <w:r>
        <w:t>(a,{A=3000, R=Michael, E=Pete}),</w:t>
      </w:r>
      <w:r w:rsidR="000D1F05">
        <w:t xml:space="preserve"> </w:t>
      </w:r>
      <w:r>
        <w:t>(b,{V=OK, E=Sue, A=3000, R=Michael}),</w:t>
      </w:r>
      <w:r w:rsidR="000D1F05">
        <w:t xml:space="preserve"> </w:t>
      </w:r>
      <w:r>
        <w:t>(c,{I=530, D=OK, E=Sue, A=3000, R=Michael}),</w:t>
      </w:r>
      <w:r w:rsidR="000D1F05">
        <w:t xml:space="preserve"> </w:t>
      </w:r>
      <w:r>
        <w:t>(f,{E=Pete, A=3000, R=Michael})</w:t>
      </w:r>
      <w:r>
        <w:rPr>
          <w:rFonts w:ascii="Segoe UI Symbol" w:hAnsi="Segoe UI Symbol" w:cs="Segoe UI Symbol"/>
        </w:rPr>
        <w:t>⟩</w:t>
      </w:r>
      <w:r>
        <w:rPr>
          <w:rFonts w:hint="eastAsia"/>
        </w:rPr>
        <w:t>，传统的符合性检测将认为它是有效的。</w:t>
      </w:r>
    </w:p>
    <w:p w14:paraId="1C4124EB" w14:textId="77777777" w:rsidR="00577504" w:rsidRDefault="00393B69" w:rsidP="00577504">
      <w:pPr>
        <w:keepNext/>
      </w:pPr>
      <w:r w:rsidRPr="00CA54A6">
        <w:rPr>
          <w:noProof/>
          <w:sz w:val="24"/>
        </w:rPr>
        <w:drawing>
          <wp:inline distT="0" distB="0" distL="0" distR="0" wp14:anchorId="241F686A" wp14:editId="63F5622E">
            <wp:extent cx="5274310" cy="2960849"/>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960849"/>
                    </a:xfrm>
                    <a:prstGeom prst="rect">
                      <a:avLst/>
                    </a:prstGeom>
                    <a:noFill/>
                    <a:ln>
                      <a:noFill/>
                    </a:ln>
                  </pic:spPr>
                </pic:pic>
              </a:graphicData>
            </a:graphic>
          </wp:inline>
        </w:drawing>
      </w:r>
    </w:p>
    <w:p w14:paraId="0A321434" w14:textId="46D004E9" w:rsidR="00393B69" w:rsidRDefault="00577504" w:rsidP="001E38A2">
      <w:pPr>
        <w:pStyle w:val="a7"/>
        <w:jc w:val="center"/>
      </w:pPr>
      <w:bookmarkStart w:id="679" w:name="_Ref430683074"/>
      <w:r>
        <w:rPr>
          <w:rFonts w:hint="eastAsia"/>
        </w:rPr>
        <w:t>图</w:t>
      </w:r>
      <w:r>
        <w:rPr>
          <w:rFonts w:hint="eastAsia"/>
        </w:rPr>
        <w:t xml:space="preserve"> </w:t>
      </w:r>
      <w:ins w:id="680" w:author="肖永博" w:date="2015-09-22T16:08:00Z">
        <w:r w:rsidR="006330CD">
          <w:fldChar w:fldCharType="begin"/>
        </w:r>
        <w:r w:rsidR="006330CD">
          <w:instrText xml:space="preserve"> </w:instrText>
        </w:r>
        <w:r w:rsidR="006330CD">
          <w:rPr>
            <w:rFonts w:hint="eastAsia"/>
          </w:rPr>
          <w:instrText>STYLEREF 1 \s</w:instrText>
        </w:r>
        <w:r w:rsidR="006330CD">
          <w:instrText xml:space="preserve"> </w:instrText>
        </w:r>
      </w:ins>
      <w:r w:rsidR="006330CD">
        <w:fldChar w:fldCharType="separate"/>
      </w:r>
      <w:r w:rsidR="002C56ED">
        <w:rPr>
          <w:noProof/>
        </w:rPr>
        <w:t>2</w:t>
      </w:r>
      <w:ins w:id="681" w:author="肖永博" w:date="2015-09-22T16:08:00Z">
        <w:r w:rsidR="006330CD">
          <w:fldChar w:fldCharType="end"/>
        </w:r>
        <w:r w:rsidR="006330CD">
          <w:noBreakHyphen/>
        </w:r>
        <w:r w:rsidR="006330CD">
          <w:fldChar w:fldCharType="begin"/>
        </w:r>
        <w:r w:rsidR="006330CD">
          <w:instrText xml:space="preserve"> </w:instrText>
        </w:r>
        <w:r w:rsidR="006330CD">
          <w:rPr>
            <w:rFonts w:hint="eastAsia"/>
          </w:rPr>
          <w:instrText xml:space="preserve">SEQ </w:instrText>
        </w:r>
        <w:r w:rsidR="006330CD">
          <w:rPr>
            <w:rFonts w:hint="eastAsia"/>
          </w:rPr>
          <w:instrText>图</w:instrText>
        </w:r>
        <w:r w:rsidR="006330CD">
          <w:rPr>
            <w:rFonts w:hint="eastAsia"/>
          </w:rPr>
          <w:instrText xml:space="preserve"> \* ARABIC \s 1</w:instrText>
        </w:r>
        <w:r w:rsidR="006330CD">
          <w:instrText xml:space="preserve"> </w:instrText>
        </w:r>
      </w:ins>
      <w:r w:rsidR="006330CD">
        <w:fldChar w:fldCharType="separate"/>
      </w:r>
      <w:ins w:id="682" w:author="肖永博" w:date="2015-09-22T22:22:00Z">
        <w:r w:rsidR="002C56ED">
          <w:rPr>
            <w:noProof/>
          </w:rPr>
          <w:t>16</w:t>
        </w:r>
      </w:ins>
      <w:ins w:id="683" w:author="肖永博" w:date="2015-09-22T16:08:00Z">
        <w:r w:rsidR="006330CD">
          <w:fldChar w:fldCharType="end"/>
        </w:r>
      </w:ins>
      <w:del w:id="684" w:author="肖永博" w:date="2015-09-22T14:43:00Z">
        <w:r w:rsidR="00226282" w:rsidDel="00F16FF0">
          <w:fldChar w:fldCharType="begin"/>
        </w:r>
        <w:r w:rsidR="00226282" w:rsidDel="00F16FF0">
          <w:delInstrText xml:space="preserve"> </w:delInstrText>
        </w:r>
        <w:r w:rsidR="00226282" w:rsidDel="00F16FF0">
          <w:rPr>
            <w:rFonts w:hint="eastAsia"/>
          </w:rPr>
          <w:delInstrText>STYLEREF 1 \s</w:delInstrText>
        </w:r>
        <w:r w:rsidR="00226282" w:rsidDel="00F16FF0">
          <w:delInstrText xml:space="preserve"> </w:delInstrText>
        </w:r>
        <w:r w:rsidR="00226282" w:rsidDel="00F16FF0">
          <w:fldChar w:fldCharType="separate"/>
        </w:r>
        <w:r w:rsidR="00F3369B" w:rsidDel="00F16FF0">
          <w:rPr>
            <w:noProof/>
          </w:rPr>
          <w:delText>2</w:delText>
        </w:r>
        <w:r w:rsidR="00226282" w:rsidDel="00F16FF0">
          <w:fldChar w:fldCharType="end"/>
        </w:r>
        <w:r w:rsidR="00226282" w:rsidDel="00F16FF0">
          <w:noBreakHyphen/>
        </w:r>
        <w:r w:rsidR="00226282" w:rsidDel="00F16FF0">
          <w:fldChar w:fldCharType="begin"/>
        </w:r>
        <w:r w:rsidR="00226282" w:rsidDel="00F16FF0">
          <w:delInstrText xml:space="preserve"> </w:delInstrText>
        </w:r>
        <w:r w:rsidR="00226282" w:rsidDel="00F16FF0">
          <w:rPr>
            <w:rFonts w:hint="eastAsia"/>
          </w:rPr>
          <w:delInstrText xml:space="preserve">SEQ </w:delInstrText>
        </w:r>
        <w:r w:rsidR="00226282" w:rsidDel="00F16FF0">
          <w:rPr>
            <w:rFonts w:hint="eastAsia"/>
          </w:rPr>
          <w:delInstrText>图</w:delInstrText>
        </w:r>
        <w:r w:rsidR="00226282" w:rsidDel="00F16FF0">
          <w:rPr>
            <w:rFonts w:hint="eastAsia"/>
          </w:rPr>
          <w:delInstrText xml:space="preserve"> \* ARABIC \s 1</w:delInstrText>
        </w:r>
        <w:r w:rsidR="00226282" w:rsidDel="00F16FF0">
          <w:delInstrText xml:space="preserve"> </w:delInstrText>
        </w:r>
        <w:r w:rsidR="00226282" w:rsidDel="00F16FF0">
          <w:fldChar w:fldCharType="separate"/>
        </w:r>
        <w:r w:rsidR="00F3369B" w:rsidDel="00F16FF0">
          <w:rPr>
            <w:noProof/>
          </w:rPr>
          <w:delText>15</w:delText>
        </w:r>
        <w:r w:rsidR="00226282" w:rsidDel="00F16FF0">
          <w:fldChar w:fldCharType="end"/>
        </w:r>
      </w:del>
      <w:bookmarkEnd w:id="679"/>
      <w:r>
        <w:t xml:space="preserve"> </w:t>
      </w:r>
      <w:r w:rsidRPr="007E0236">
        <w:rPr>
          <w:rFonts w:hint="eastAsia"/>
        </w:rPr>
        <w:t>信用借贷流程模型</w:t>
      </w:r>
    </w:p>
    <w:p w14:paraId="3E3DD7A5" w14:textId="77777777" w:rsidR="00393B69" w:rsidRDefault="009F66D0" w:rsidP="00393B69">
      <w:pPr>
        <w:ind w:firstLine="420"/>
      </w:pPr>
      <w:r>
        <w:lastRenderedPageBreak/>
        <w:fldChar w:fldCharType="begin"/>
      </w:r>
      <w:r>
        <w:instrText xml:space="preserve"> </w:instrText>
      </w:r>
      <w:r>
        <w:rPr>
          <w:rFonts w:hint="eastAsia"/>
        </w:rPr>
        <w:instrText>REF _Ref430454423 \r \h</w:instrText>
      </w:r>
      <w:r>
        <w:instrText xml:space="preserve"> </w:instrText>
      </w:r>
      <w:r>
        <w:fldChar w:fldCharType="separate"/>
      </w:r>
      <w:ins w:id="685" w:author="肖永博" w:date="2015-09-22T22:22:00Z">
        <w:r w:rsidR="002C56ED">
          <w:t>[28]</w:t>
        </w:r>
      </w:ins>
      <w:del w:id="686" w:author="肖永博" w:date="2015-09-22T22:22:00Z">
        <w:r w:rsidR="00F3369B" w:rsidDel="002C56ED">
          <w:delText>[27]</w:delText>
        </w:r>
      </w:del>
      <w:r>
        <w:fldChar w:fldCharType="end"/>
      </w:r>
      <w:r w:rsidR="00393B69">
        <w:rPr>
          <w:rFonts w:hint="eastAsia"/>
        </w:rPr>
        <w:t>提出的符合性检测方法不仅会考虑控制流维度，也会考虑活动的数据和资源维度。</w:t>
      </w:r>
      <w:r>
        <w:fldChar w:fldCharType="begin"/>
      </w:r>
      <w:r>
        <w:instrText xml:space="preserve"> </w:instrText>
      </w:r>
      <w:r>
        <w:rPr>
          <w:rFonts w:hint="eastAsia"/>
        </w:rPr>
        <w:instrText>REF _Ref430454423 \r \h</w:instrText>
      </w:r>
      <w:r>
        <w:instrText xml:space="preserve"> </w:instrText>
      </w:r>
      <w:r>
        <w:fldChar w:fldCharType="separate"/>
      </w:r>
      <w:ins w:id="687" w:author="肖永博" w:date="2015-09-22T22:22:00Z">
        <w:r w:rsidR="002C56ED">
          <w:t>[28]</w:t>
        </w:r>
      </w:ins>
      <w:del w:id="688" w:author="肖永博" w:date="2015-09-22T22:22:00Z">
        <w:r w:rsidR="00F3369B" w:rsidDel="002C56ED">
          <w:delText>[27]</w:delText>
        </w:r>
      </w:del>
      <w:r>
        <w:fldChar w:fldCharType="end"/>
      </w:r>
      <w:r w:rsidR="00393B69">
        <w:rPr>
          <w:rFonts w:hint="eastAsia"/>
        </w:rPr>
        <w:t>中的方法是在</w:t>
      </w:r>
      <w:r>
        <w:fldChar w:fldCharType="begin"/>
      </w:r>
      <w:r>
        <w:instrText xml:space="preserve"> </w:instrText>
      </w:r>
      <w:r>
        <w:rPr>
          <w:rFonts w:hint="eastAsia"/>
        </w:rPr>
        <w:instrText>REF _Ref430454629 \r \h</w:instrText>
      </w:r>
      <w:r>
        <w:instrText xml:space="preserve"> </w:instrText>
      </w:r>
      <w:r>
        <w:fldChar w:fldCharType="separate"/>
      </w:r>
      <w:ins w:id="689" w:author="肖永博" w:date="2015-09-22T22:22:00Z">
        <w:r w:rsidR="002C56ED">
          <w:t>[27]</w:t>
        </w:r>
      </w:ins>
      <w:del w:id="690" w:author="肖永博" w:date="2015-09-22T22:22:00Z">
        <w:r w:rsidR="00F3369B" w:rsidDel="002C56ED">
          <w:delText>[26]</w:delText>
        </w:r>
      </w:del>
      <w:r>
        <w:fldChar w:fldCharType="end"/>
      </w:r>
      <w:r w:rsidR="00393B69">
        <w:rPr>
          <w:rFonts w:hint="eastAsia"/>
        </w:rPr>
        <w:t>方法上的扩展，即将仅考虑控制流的对齐方法扩展到了同时检测数据和资源维度的对齐方法。该方法同样设计了</w:t>
      </w:r>
      <w:r w:rsidR="00393B69">
        <w:rPr>
          <w:rFonts w:hint="eastAsia"/>
        </w:rPr>
        <w:t>A*</w:t>
      </w:r>
      <w:r w:rsidR="00393B69">
        <w:rPr>
          <w:rFonts w:hint="eastAsia"/>
        </w:rPr>
        <w:t>算法，保证最终能够得到全局代价最小的对齐方法。</w:t>
      </w:r>
    </w:p>
    <w:p w14:paraId="6586BD17" w14:textId="77777777" w:rsidR="00393B69" w:rsidRDefault="00393B69" w:rsidP="00393B69">
      <w:pPr>
        <w:ind w:firstLine="420"/>
      </w:pPr>
      <w:r>
        <w:rPr>
          <w:rFonts w:hint="eastAsia"/>
        </w:rPr>
        <w:t>对于上文所说的例子，</w:t>
      </w:r>
      <w:r w:rsidR="001E38A2">
        <w:fldChar w:fldCharType="begin"/>
      </w:r>
      <w:r w:rsidR="001E38A2">
        <w:instrText xml:space="preserve"> </w:instrText>
      </w:r>
      <w:r w:rsidR="001E38A2">
        <w:rPr>
          <w:rFonts w:hint="eastAsia"/>
        </w:rPr>
        <w:instrText>REF _Ref430454423 \r \h</w:instrText>
      </w:r>
      <w:r w:rsidR="001E38A2">
        <w:instrText xml:space="preserve"> </w:instrText>
      </w:r>
      <w:r w:rsidR="001E38A2">
        <w:fldChar w:fldCharType="separate"/>
      </w:r>
      <w:ins w:id="691" w:author="肖永博" w:date="2015-09-22T22:22:00Z">
        <w:r w:rsidR="002C56ED">
          <w:t>[28]</w:t>
        </w:r>
      </w:ins>
      <w:del w:id="692" w:author="肖永博" w:date="2015-09-22T22:22:00Z">
        <w:r w:rsidR="00F3369B" w:rsidDel="002C56ED">
          <w:delText>[27]</w:delText>
        </w:r>
      </w:del>
      <w:r w:rsidR="001E38A2">
        <w:fldChar w:fldCharType="end"/>
      </w:r>
      <w:r>
        <w:rPr>
          <w:rFonts w:hint="eastAsia"/>
        </w:rPr>
        <w:t>中的方法将会从以下</w:t>
      </w:r>
      <w:r>
        <w:rPr>
          <w:rFonts w:hint="eastAsia"/>
        </w:rPr>
        <w:t>3</w:t>
      </w:r>
      <w:r>
        <w:rPr>
          <w:rFonts w:hint="eastAsia"/>
        </w:rPr>
        <w:t>个角度来说明该轨迹的无效：</w:t>
      </w:r>
    </w:p>
    <w:p w14:paraId="7D1107A0" w14:textId="77777777" w:rsidR="00393B69" w:rsidRDefault="00393B69" w:rsidP="00393B69">
      <w:pPr>
        <w:ind w:firstLine="420"/>
      </w:pPr>
      <w:r>
        <w:rPr>
          <w:rFonts w:hint="eastAsia"/>
        </w:rPr>
        <w:t xml:space="preserve">(1) </w:t>
      </w:r>
      <w:r>
        <w:rPr>
          <w:rFonts w:hint="eastAsia"/>
        </w:rPr>
        <w:t>由于贷款额度小于</w:t>
      </w:r>
      <w:r>
        <w:rPr>
          <w:rFonts w:hint="eastAsia"/>
        </w:rPr>
        <w:t>5000</w:t>
      </w:r>
      <w:r>
        <w:rPr>
          <w:rFonts w:hint="eastAsia"/>
        </w:rPr>
        <w:t>，因此活动</w:t>
      </w:r>
      <w:r>
        <w:rPr>
          <w:rFonts w:hint="eastAsia"/>
        </w:rPr>
        <w:t>c</w:t>
      </w:r>
      <w:r>
        <w:rPr>
          <w:rFonts w:hint="eastAsia"/>
        </w:rPr>
        <w:t>不应该被执行；</w:t>
      </w:r>
    </w:p>
    <w:p w14:paraId="115E7106" w14:textId="77777777" w:rsidR="00393B69" w:rsidRDefault="00393B69" w:rsidP="00393B69">
      <w:pPr>
        <w:ind w:firstLine="420"/>
      </w:pPr>
      <w:r>
        <w:rPr>
          <w:rFonts w:hint="eastAsia"/>
        </w:rPr>
        <w:t xml:space="preserve">(2) </w:t>
      </w:r>
      <w:r>
        <w:rPr>
          <w:rFonts w:hint="eastAsia"/>
        </w:rPr>
        <w:t>对于信用贷款，它的利率不应该多于</w:t>
      </w:r>
      <w:r>
        <w:rPr>
          <w:rFonts w:hint="eastAsia"/>
        </w:rPr>
        <w:t>450</w:t>
      </w:r>
      <w:r>
        <w:rPr>
          <w:rFonts w:hint="eastAsia"/>
        </w:rPr>
        <w:t>欧元，因此为它匹配</w:t>
      </w:r>
      <w:r>
        <w:rPr>
          <w:rFonts w:hint="eastAsia"/>
        </w:rPr>
        <w:t>530</w:t>
      </w:r>
      <w:r>
        <w:rPr>
          <w:rFonts w:hint="eastAsia"/>
        </w:rPr>
        <w:t>欧元的利率是有悖模型规则的；</w:t>
      </w:r>
    </w:p>
    <w:p w14:paraId="6F22BC3B" w14:textId="77777777" w:rsidR="00393B69" w:rsidRDefault="00393B69" w:rsidP="00393B69">
      <w:pPr>
        <w:ind w:firstLine="420"/>
      </w:pPr>
      <w:r>
        <w:rPr>
          <w:rFonts w:hint="eastAsia"/>
        </w:rPr>
        <w:t xml:space="preserve">(3) </w:t>
      </w:r>
      <w:r>
        <w:rPr>
          <w:rFonts w:hint="eastAsia"/>
        </w:rPr>
        <w:t>活动</w:t>
      </w:r>
      <w:r>
        <w:rPr>
          <w:rFonts w:hint="eastAsia"/>
        </w:rPr>
        <w:t>b</w:t>
      </w:r>
      <w:r>
        <w:rPr>
          <w:rFonts w:hint="eastAsia"/>
        </w:rPr>
        <w:t>不应该由</w:t>
      </w:r>
      <w:r>
        <w:rPr>
          <w:rFonts w:hint="eastAsia"/>
        </w:rPr>
        <w:t>Sue</w:t>
      </w:r>
      <w:r>
        <w:rPr>
          <w:rFonts w:hint="eastAsia"/>
        </w:rPr>
        <w:t>来执行，因为他不具有</w:t>
      </w:r>
      <w:r>
        <w:rPr>
          <w:rFonts w:hint="eastAsia"/>
        </w:rPr>
        <w:t>Assistant</w:t>
      </w:r>
      <w:r>
        <w:rPr>
          <w:rFonts w:hint="eastAsia"/>
        </w:rPr>
        <w:t>的身份；</w:t>
      </w:r>
    </w:p>
    <w:p w14:paraId="229C2776" w14:textId="77777777" w:rsidR="00393B69" w:rsidRDefault="00393B69" w:rsidP="00393B69">
      <w:pPr>
        <w:ind w:firstLine="420"/>
      </w:pPr>
      <w:r>
        <w:rPr>
          <w:rFonts w:hint="eastAsia"/>
        </w:rPr>
        <w:t xml:space="preserve">(4) </w:t>
      </w:r>
      <w:r>
        <w:rPr>
          <w:rFonts w:hint="eastAsia"/>
        </w:rPr>
        <w:t>活动</w:t>
      </w:r>
      <w:r>
        <w:rPr>
          <w:rFonts w:hint="eastAsia"/>
        </w:rPr>
        <w:t>h</w:t>
      </w:r>
      <w:r>
        <w:rPr>
          <w:rFonts w:hint="eastAsia"/>
        </w:rPr>
        <w:t>没有被执行，因此最终的决定不会是“同意”。</w:t>
      </w:r>
    </w:p>
    <w:p w14:paraId="5BA28F71" w14:textId="77777777" w:rsidR="00393B69" w:rsidRDefault="00393B69" w:rsidP="009F66D0">
      <w:pPr>
        <w:ind w:firstLine="420"/>
      </w:pPr>
      <w:r>
        <w:rPr>
          <w:rFonts w:hint="eastAsia"/>
        </w:rPr>
        <w:t>Taghiabadi</w:t>
      </w:r>
      <w:r>
        <w:rPr>
          <w:rFonts w:hint="eastAsia"/>
        </w:rPr>
        <w:t>等人在</w:t>
      </w:r>
      <w:r w:rsidR="00B55FD8">
        <w:fldChar w:fldCharType="begin"/>
      </w:r>
      <w:r w:rsidR="00B55FD8">
        <w:instrText xml:space="preserve"> </w:instrText>
      </w:r>
      <w:r w:rsidR="00B55FD8">
        <w:rPr>
          <w:rFonts w:hint="eastAsia"/>
        </w:rPr>
        <w:instrText>REF _Ref430509638 \r \h</w:instrText>
      </w:r>
      <w:r w:rsidR="00B55FD8">
        <w:instrText xml:space="preserve"> </w:instrText>
      </w:r>
      <w:r w:rsidR="00B55FD8">
        <w:fldChar w:fldCharType="separate"/>
      </w:r>
      <w:ins w:id="693" w:author="肖永博" w:date="2015-09-22T22:22:00Z">
        <w:r w:rsidR="002C56ED">
          <w:t>[29]</w:t>
        </w:r>
      </w:ins>
      <w:del w:id="694" w:author="肖永博" w:date="2015-09-22T22:22:00Z">
        <w:r w:rsidR="00F3369B" w:rsidDel="002C56ED">
          <w:delText>[28]</w:delText>
        </w:r>
      </w:del>
      <w:r w:rsidR="00B55FD8">
        <w:fldChar w:fldCharType="end"/>
      </w:r>
      <w:r>
        <w:rPr>
          <w:rFonts w:hint="eastAsia"/>
        </w:rPr>
        <w:t>中也针对模型中的数据、资源维度的符合性检测问题进行了研究。</w:t>
      </w:r>
      <w:r w:rsidR="00B55FD8">
        <w:fldChar w:fldCharType="begin"/>
      </w:r>
      <w:r w:rsidR="00B55FD8">
        <w:instrText xml:space="preserve"> </w:instrText>
      </w:r>
      <w:r w:rsidR="00B55FD8">
        <w:rPr>
          <w:rFonts w:hint="eastAsia"/>
        </w:rPr>
        <w:instrText>REF _Ref430509638 \r \h</w:instrText>
      </w:r>
      <w:r w:rsidR="00B55FD8">
        <w:instrText xml:space="preserve"> </w:instrText>
      </w:r>
      <w:r w:rsidR="00B55FD8">
        <w:fldChar w:fldCharType="separate"/>
      </w:r>
      <w:ins w:id="695" w:author="肖永博" w:date="2015-09-22T22:22:00Z">
        <w:r w:rsidR="002C56ED">
          <w:t>[29]</w:t>
        </w:r>
      </w:ins>
      <w:del w:id="696" w:author="肖永博" w:date="2015-09-22T22:22:00Z">
        <w:r w:rsidR="00F3369B" w:rsidDel="002C56ED">
          <w:delText>[28]</w:delText>
        </w:r>
      </w:del>
      <w:r w:rsidR="00B55FD8">
        <w:fldChar w:fldCharType="end"/>
      </w:r>
      <w:r>
        <w:rPr>
          <w:rFonts w:hint="eastAsia"/>
        </w:rPr>
        <w:t>通过对日志模型发生偏离原因的分析，分别从控制流和数据资源这两个维度上对日志进行修复。该方法在最大程度上将发生在控制流上的日志模型偏离和发生在数据资源上的日志模型偏离分开，并最终给出一个综合的诊断结果。</w:t>
      </w:r>
    </w:p>
    <w:p w14:paraId="0665B706" w14:textId="77777777" w:rsidR="00D42B85" w:rsidRDefault="00D42B85" w:rsidP="00D42B85">
      <w:pPr>
        <w:pStyle w:val="3"/>
      </w:pPr>
      <w:bookmarkStart w:id="697" w:name="_Toc430716793"/>
      <w:r>
        <w:t>小结</w:t>
      </w:r>
      <w:bookmarkEnd w:id="697"/>
    </w:p>
    <w:p w14:paraId="072B13E9" w14:textId="583798EC" w:rsidR="00393B69" w:rsidRDefault="00393B69" w:rsidP="00393B69">
      <w:pPr>
        <w:ind w:firstLine="420"/>
      </w:pPr>
      <w:r>
        <w:rPr>
          <w:rFonts w:hint="eastAsia"/>
        </w:rPr>
        <w:t>现有的日志修复方法或是基于已有日志和模型进行修复或是基于日志中的结构化信息进行修复，然而当日志中的可用信息非常少（例如活动顺序全部丢失、活动属性无法利用等情况），</w:t>
      </w:r>
      <w:r w:rsidR="00D42B85">
        <w:rPr>
          <w:rFonts w:hint="eastAsia"/>
        </w:rPr>
        <w:t>日志修复问题的复杂性将变复杂，</w:t>
      </w:r>
      <w:r>
        <w:rPr>
          <w:rFonts w:hint="eastAsia"/>
        </w:rPr>
        <w:t>已有的日志修复方法就无法快速地对日志进行修复，例如：</w:t>
      </w:r>
    </w:p>
    <w:p w14:paraId="1AA78400" w14:textId="77777777" w:rsidR="00393B69" w:rsidRDefault="00393B69" w:rsidP="00393B69">
      <w:pPr>
        <w:ind w:firstLine="420"/>
      </w:pPr>
      <w:r>
        <w:rPr>
          <w:rFonts w:hint="eastAsia"/>
        </w:rPr>
        <w:t>(1)</w:t>
      </w:r>
      <w:r>
        <w:rPr>
          <w:rFonts w:hint="eastAsia"/>
        </w:rPr>
        <w:tab/>
      </w:r>
      <w:r>
        <w:rPr>
          <w:rFonts w:hint="eastAsia"/>
        </w:rPr>
        <w:t>当输入日志和模型包含活动的执行时间信息时，</w:t>
      </w:r>
      <w:r w:rsidR="009F66D0">
        <w:fldChar w:fldCharType="begin"/>
      </w:r>
      <w:r w:rsidR="009F66D0">
        <w:instrText xml:space="preserve"> </w:instrText>
      </w:r>
      <w:r w:rsidR="009F66D0">
        <w:rPr>
          <w:rFonts w:hint="eastAsia"/>
        </w:rPr>
        <w:instrText>REF _Ref430454606 \r \h</w:instrText>
      </w:r>
      <w:r w:rsidR="009F66D0">
        <w:instrText xml:space="preserve"> </w:instrText>
      </w:r>
      <w:r w:rsidR="009F66D0">
        <w:fldChar w:fldCharType="separate"/>
      </w:r>
      <w:ins w:id="698" w:author="肖永博" w:date="2015-09-22T22:22:00Z">
        <w:r w:rsidR="002C56ED">
          <w:t>[24]</w:t>
        </w:r>
      </w:ins>
      <w:del w:id="699" w:author="肖永博" w:date="2015-09-22T22:22:00Z">
        <w:r w:rsidR="00F3369B" w:rsidDel="002C56ED">
          <w:delText>[23]</w:delText>
        </w:r>
      </w:del>
      <w:r w:rsidR="009F66D0">
        <w:fldChar w:fldCharType="end"/>
      </w:r>
      <w:r>
        <w:rPr>
          <w:rFonts w:hint="eastAsia"/>
        </w:rPr>
        <w:t>将通过概率方法对活动的执行进行预测，而当输入日志缺少执行时间信息时，</w:t>
      </w:r>
      <w:r w:rsidR="009F66D0">
        <w:rPr>
          <w:rFonts w:hint="eastAsia"/>
        </w:rPr>
        <w:t>该</w:t>
      </w:r>
      <w:r>
        <w:rPr>
          <w:rFonts w:hint="eastAsia"/>
        </w:rPr>
        <w:t>方法将退化为基于序列的对齐修复方法。</w:t>
      </w:r>
    </w:p>
    <w:p w14:paraId="277FA9E0" w14:textId="77777777" w:rsidR="00393B69" w:rsidRDefault="00393B69" w:rsidP="00393B69">
      <w:pPr>
        <w:ind w:firstLine="420"/>
      </w:pPr>
      <w:r>
        <w:rPr>
          <w:rFonts w:hint="eastAsia"/>
        </w:rPr>
        <w:t>(2)</w:t>
      </w:r>
      <w:r>
        <w:rPr>
          <w:rFonts w:hint="eastAsia"/>
        </w:rPr>
        <w:tab/>
      </w:r>
      <w:r>
        <w:rPr>
          <w:rFonts w:hint="eastAsia"/>
        </w:rPr>
        <w:t>当输入日志和模型包含活动之间的结构化信息时，</w:t>
      </w:r>
      <w:r w:rsidR="009F66D0">
        <w:fldChar w:fldCharType="begin"/>
      </w:r>
      <w:r w:rsidR="009F66D0">
        <w:instrText xml:space="preserve"> </w:instrText>
      </w:r>
      <w:r w:rsidR="009F66D0">
        <w:rPr>
          <w:rFonts w:hint="eastAsia"/>
        </w:rPr>
        <w:instrText>REF _Ref430508973 \r \h</w:instrText>
      </w:r>
      <w:r w:rsidR="009F66D0">
        <w:instrText xml:space="preserve"> </w:instrText>
      </w:r>
      <w:r w:rsidR="009F66D0">
        <w:fldChar w:fldCharType="separate"/>
      </w:r>
      <w:ins w:id="700" w:author="肖永博" w:date="2015-09-22T22:22:00Z">
        <w:r w:rsidR="002C56ED">
          <w:t>[26]</w:t>
        </w:r>
      </w:ins>
      <w:del w:id="701" w:author="肖永博" w:date="2015-09-22T22:22:00Z">
        <w:r w:rsidR="00F3369B" w:rsidDel="002C56ED">
          <w:delText>[25]</w:delText>
        </w:r>
      </w:del>
      <w:r w:rsidR="009F66D0">
        <w:fldChar w:fldCharType="end"/>
      </w:r>
      <w:r>
        <w:rPr>
          <w:rFonts w:hint="eastAsia"/>
        </w:rPr>
        <w:t>方法可以快速有效地修复日志中发生的错误，而当输入日志缺少结构化信息时，</w:t>
      </w:r>
      <w:r w:rsidR="009F66D0">
        <w:rPr>
          <w:rFonts w:hint="eastAsia"/>
        </w:rPr>
        <w:t>该方法</w:t>
      </w:r>
      <w:r>
        <w:rPr>
          <w:rFonts w:hint="eastAsia"/>
        </w:rPr>
        <w:t>将无法得到问题的修复解。</w:t>
      </w:r>
    </w:p>
    <w:p w14:paraId="67A4C0DA" w14:textId="25B3CC7F" w:rsidR="00393B69" w:rsidRDefault="00393B69" w:rsidP="00393B69">
      <w:pPr>
        <w:ind w:firstLine="420"/>
      </w:pPr>
      <w:commentRangeStart w:id="702"/>
      <w:r>
        <w:rPr>
          <w:rFonts w:hint="eastAsia"/>
        </w:rPr>
        <w:t>(3)</w:t>
      </w:r>
      <w:r>
        <w:rPr>
          <w:rFonts w:hint="eastAsia"/>
        </w:rPr>
        <w:tab/>
      </w:r>
      <w:r>
        <w:rPr>
          <w:rFonts w:hint="eastAsia"/>
        </w:rPr>
        <w:t>当输入给定的轨迹时，</w:t>
      </w:r>
      <w:r w:rsidR="009F66D0">
        <w:fldChar w:fldCharType="begin"/>
      </w:r>
      <w:r w:rsidR="009F66D0">
        <w:instrText xml:space="preserve"> </w:instrText>
      </w:r>
      <w:r w:rsidR="009F66D0">
        <w:rPr>
          <w:rFonts w:hint="eastAsia"/>
        </w:rPr>
        <w:instrText>REF _Ref430454629 \r \h</w:instrText>
      </w:r>
      <w:r w:rsidR="009F66D0">
        <w:instrText xml:space="preserve"> </w:instrText>
      </w:r>
      <w:r w:rsidR="009F66D0">
        <w:fldChar w:fldCharType="separate"/>
      </w:r>
      <w:ins w:id="703" w:author="肖永博" w:date="2015-09-22T22:22:00Z">
        <w:r w:rsidR="002C56ED">
          <w:t>[27]</w:t>
        </w:r>
      </w:ins>
      <w:del w:id="704" w:author="肖永博" w:date="2015-09-22T22:22:00Z">
        <w:r w:rsidR="00F3369B" w:rsidDel="002C56ED">
          <w:delText>[26]</w:delText>
        </w:r>
      </w:del>
      <w:r w:rsidR="009F66D0">
        <w:fldChar w:fldCharType="end"/>
      </w:r>
      <w:r>
        <w:rPr>
          <w:rFonts w:hint="eastAsia"/>
        </w:rPr>
        <w:t>中的</w:t>
      </w:r>
      <w:r>
        <w:rPr>
          <w:rFonts w:hint="eastAsia"/>
        </w:rPr>
        <w:t>A*</w:t>
      </w:r>
      <w:r>
        <w:rPr>
          <w:rFonts w:hint="eastAsia"/>
        </w:rPr>
        <w:t>方法将会</w:t>
      </w:r>
      <w:r w:rsidR="00E44BEB">
        <w:rPr>
          <w:rFonts w:hint="eastAsia"/>
        </w:rPr>
        <w:t>针对该轨迹的对齐方案进行枚举，并给出</w:t>
      </w:r>
      <w:r>
        <w:rPr>
          <w:rFonts w:hint="eastAsia"/>
        </w:rPr>
        <w:t>最优解</w:t>
      </w:r>
      <w:r w:rsidR="00E44BEB">
        <w:rPr>
          <w:rFonts w:hint="eastAsia"/>
        </w:rPr>
        <w:t>。</w:t>
      </w:r>
      <w:r>
        <w:rPr>
          <w:rFonts w:hint="eastAsia"/>
        </w:rPr>
        <w:t>而当输入轨迹中的活动为乱序且存在活动缺失或活动冗余时（即输入为活动的活动多集），</w:t>
      </w:r>
      <w:r w:rsidR="00E44BEB">
        <w:rPr>
          <w:rFonts w:hint="eastAsia"/>
        </w:rPr>
        <w:t>首先需要对活动多集能够组成的轨迹进行枚举，然后再通过</w:t>
      </w:r>
      <w:r w:rsidR="009F66D0">
        <w:fldChar w:fldCharType="begin"/>
      </w:r>
      <w:r w:rsidR="009F66D0">
        <w:instrText xml:space="preserve"> </w:instrText>
      </w:r>
      <w:r w:rsidR="009F66D0">
        <w:rPr>
          <w:rFonts w:hint="eastAsia"/>
        </w:rPr>
        <w:instrText>REF _Ref430454629 \r \h</w:instrText>
      </w:r>
      <w:r w:rsidR="009F66D0">
        <w:instrText xml:space="preserve"> </w:instrText>
      </w:r>
      <w:r w:rsidR="009F66D0">
        <w:fldChar w:fldCharType="separate"/>
      </w:r>
      <w:ins w:id="705" w:author="肖永博" w:date="2015-09-22T22:22:00Z">
        <w:r w:rsidR="002C56ED">
          <w:t>[27]</w:t>
        </w:r>
      </w:ins>
      <w:del w:id="706" w:author="肖永博" w:date="2015-09-22T22:22:00Z">
        <w:r w:rsidR="00F3369B" w:rsidDel="002C56ED">
          <w:delText>[26]</w:delText>
        </w:r>
      </w:del>
      <w:r w:rsidR="009F66D0">
        <w:fldChar w:fldCharType="end"/>
      </w:r>
      <w:r w:rsidR="00E44BEB">
        <w:t>中</w:t>
      </w:r>
      <w:r w:rsidR="00E44BEB">
        <w:rPr>
          <w:rFonts w:hint="eastAsia"/>
        </w:rPr>
        <w:t>的</w:t>
      </w:r>
      <w:r>
        <w:rPr>
          <w:rFonts w:hint="eastAsia"/>
        </w:rPr>
        <w:t>方法</w:t>
      </w:r>
      <w:r w:rsidR="00E44BEB">
        <w:rPr>
          <w:rFonts w:hint="eastAsia"/>
        </w:rPr>
        <w:t>对每个轨迹进行对齐方案的枚举，最终给出最优解。</w:t>
      </w:r>
      <w:ins w:id="707" w:author="肖永博" w:date="2015-09-22T20:32:00Z">
        <w:r w:rsidR="0032570C">
          <w:rPr>
            <w:rFonts w:hint="eastAsia"/>
          </w:rPr>
          <w:t>例如</w:t>
        </w:r>
        <w:r w:rsidR="0032570C">
          <w:t>对于图中的流程模型和事件日志</w:t>
        </w:r>
        <w:r w:rsidR="0032570C">
          <w:t>{A, A, B}</w:t>
        </w:r>
        <w:r w:rsidR="0032570C">
          <w:t>而言，</w:t>
        </w:r>
        <w:r w:rsidR="0032570C">
          <w:rPr>
            <w:rFonts w:hint="eastAsia"/>
          </w:rPr>
          <w:t>如果</w:t>
        </w:r>
        <w:r w:rsidR="0032570C">
          <w:t>使用</w:t>
        </w:r>
        <w:r w:rsidR="0032570C">
          <w:fldChar w:fldCharType="begin"/>
        </w:r>
        <w:r w:rsidR="0032570C">
          <w:instrText xml:space="preserve"> REF _Ref430454629 \r \h </w:instrText>
        </w:r>
      </w:ins>
      <w:ins w:id="708" w:author="肖永博" w:date="2015-09-22T20:32:00Z">
        <w:r w:rsidR="0032570C">
          <w:fldChar w:fldCharType="separate"/>
        </w:r>
      </w:ins>
      <w:r w:rsidR="002C56ED">
        <w:t>[27]</w:t>
      </w:r>
      <w:ins w:id="709" w:author="肖永博" w:date="2015-09-22T20:32:00Z">
        <w:r w:rsidR="0032570C">
          <w:fldChar w:fldCharType="end"/>
        </w:r>
        <w:r w:rsidR="0032570C">
          <w:t>中的方法，</w:t>
        </w:r>
        <w:r w:rsidR="0032570C">
          <w:rPr>
            <w:rFonts w:hint="eastAsia"/>
          </w:rPr>
          <w:t>则首先</w:t>
        </w:r>
        <w:r w:rsidR="0032570C">
          <w:t>需要</w:t>
        </w:r>
        <w:r w:rsidR="0032570C">
          <w:rPr>
            <w:rFonts w:hint="eastAsia"/>
          </w:rPr>
          <w:t>枚举</w:t>
        </w:r>
        <w:r w:rsidR="0032570C">
          <w:t>所有可能的轨迹，</w:t>
        </w:r>
        <w:r w:rsidR="0032570C">
          <w:rPr>
            <w:rFonts w:hint="eastAsia"/>
          </w:rPr>
          <w:t>即</w:t>
        </w:r>
        <w:r w:rsidR="0032570C">
          <w:t>得到</w:t>
        </w:r>
        <w:r w:rsidR="0032570C">
          <w:t>&lt;A&gt;, &lt;B&gt;, &lt;A, A&gt;, &lt;A, B&gt;, &lt;B, A&gt;</w:t>
        </w:r>
        <w:r w:rsidR="0032570C">
          <w:t>，</w:t>
        </w:r>
        <w:r w:rsidR="0032570C">
          <w:rPr>
            <w:rFonts w:hint="eastAsia"/>
          </w:rPr>
          <w:t>然后</w:t>
        </w:r>
        <w:r w:rsidR="0032570C">
          <w:t>分别对这</w:t>
        </w:r>
        <w:r w:rsidR="0032570C">
          <w:t>5</w:t>
        </w:r>
        <w:r w:rsidR="0032570C">
          <w:rPr>
            <w:rFonts w:hint="eastAsia"/>
          </w:rPr>
          <w:t>条</w:t>
        </w:r>
        <w:r w:rsidR="0032570C">
          <w:t>轨迹分别使用</w:t>
        </w:r>
        <w:r w:rsidR="0032570C">
          <w:t>A*</w:t>
        </w:r>
        <w:r w:rsidR="0032570C">
          <w:t>算法来寻找各自的最小代价修复方案，</w:t>
        </w:r>
        <w:r w:rsidR="0032570C">
          <w:rPr>
            <w:rFonts w:hint="eastAsia"/>
          </w:rPr>
          <w:t>最后</w:t>
        </w:r>
        <w:r w:rsidR="0032570C">
          <w:t>从这五个最小代价修复方案中再选出全局最小代价修复方案最为问题的解。</w:t>
        </w:r>
      </w:ins>
      <w:r w:rsidR="00E44BEB">
        <w:rPr>
          <w:rFonts w:hint="eastAsia"/>
        </w:rPr>
        <w:t>由于存在两个阶段的枚举相乘，会导致状态空间的爆炸，因此</w:t>
      </w:r>
      <w:r w:rsidR="00E44BEB">
        <w:fldChar w:fldCharType="begin"/>
      </w:r>
      <w:r w:rsidR="00E44BEB">
        <w:instrText xml:space="preserve"> </w:instrText>
      </w:r>
      <w:r w:rsidR="00E44BEB">
        <w:rPr>
          <w:rFonts w:hint="eastAsia"/>
        </w:rPr>
        <w:instrText>REF _Ref430454629 \r \h</w:instrText>
      </w:r>
      <w:r w:rsidR="00E44BEB">
        <w:instrText xml:space="preserve"> </w:instrText>
      </w:r>
      <w:r w:rsidR="00E44BEB">
        <w:fldChar w:fldCharType="separate"/>
      </w:r>
      <w:r w:rsidR="002C56ED">
        <w:t>[27]</w:t>
      </w:r>
      <w:r w:rsidR="00E44BEB">
        <w:fldChar w:fldCharType="end"/>
      </w:r>
      <w:r w:rsidR="00E44BEB">
        <w:t>的方法无法有效地给出最优解</w:t>
      </w:r>
      <w:r>
        <w:rPr>
          <w:rFonts w:hint="eastAsia"/>
        </w:rPr>
        <w:t>。</w:t>
      </w:r>
      <w:commentRangeEnd w:id="702"/>
      <w:r w:rsidR="008C775C">
        <w:rPr>
          <w:rStyle w:val="aa"/>
        </w:rPr>
        <w:commentReference w:id="702"/>
      </w:r>
    </w:p>
    <w:p w14:paraId="36875A2A" w14:textId="3A698136" w:rsidR="00393B69" w:rsidRPr="00393B69" w:rsidRDefault="00393B69" w:rsidP="00393B69">
      <w:pPr>
        <w:ind w:firstLine="420"/>
      </w:pPr>
      <w:r>
        <w:rPr>
          <w:rFonts w:hint="eastAsia"/>
        </w:rPr>
        <w:t>本课题旨在针对当输入轨迹中的活动为乱序且存在活动缺失或活动冗余（即输入为活动的活动多集）的情况下，分析日志修复问题的复杂性，并设计</w:t>
      </w:r>
      <w:r w:rsidR="00E44BEB">
        <w:rPr>
          <w:rFonts w:hint="eastAsia"/>
        </w:rPr>
        <w:t>相应的算法，解决或避免上述两阶段枚举相乘而产生的爆炸问题，并最终</w:t>
      </w:r>
      <w:r>
        <w:rPr>
          <w:rFonts w:hint="eastAsia"/>
        </w:rPr>
        <w:t>能够给出最小代价的修复方案。</w:t>
      </w:r>
    </w:p>
    <w:p w14:paraId="019AD77A" w14:textId="77777777" w:rsidR="00DC10EE" w:rsidRDefault="00DC10EE" w:rsidP="00601758">
      <w:pPr>
        <w:pStyle w:val="1"/>
      </w:pPr>
      <w:bookmarkStart w:id="710" w:name="_Toc430716794"/>
      <w:r w:rsidRPr="00DC10EE">
        <w:t>研究内容</w:t>
      </w:r>
      <w:bookmarkEnd w:id="710"/>
    </w:p>
    <w:p w14:paraId="36980EA8" w14:textId="77777777" w:rsidR="00C46343" w:rsidRDefault="00417358" w:rsidP="00E44BEB">
      <w:pPr>
        <w:ind w:firstLine="420"/>
      </w:pPr>
      <w:r>
        <w:rPr>
          <w:rFonts w:hint="eastAsia"/>
        </w:rPr>
        <w:t>本章将分别介绍本文的研究内容（如所示）：日志修复问题的形式化定义、日志修复问题的复杂性分析、日志修复问题的多种解决方法和评估对比算法的正确性及性能。</w:t>
      </w:r>
    </w:p>
    <w:p w14:paraId="7A478ED4" w14:textId="77777777" w:rsidR="006330CD" w:rsidRDefault="006330CD">
      <w:pPr>
        <w:keepNext/>
        <w:pPrChange w:id="711" w:author="肖永博" w:date="2015-09-22T16:08:00Z">
          <w:pPr/>
        </w:pPrChange>
      </w:pPr>
      <w:r>
        <w:rPr>
          <w:noProof/>
        </w:rPr>
        <w:lastRenderedPageBreak/>
        <w:drawing>
          <wp:inline distT="0" distB="0" distL="0" distR="0" wp14:anchorId="5F598A1D" wp14:editId="0B4A29AF">
            <wp:extent cx="5274310" cy="3253105"/>
            <wp:effectExtent l="0" t="0" r="254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253105"/>
                    </a:xfrm>
                    <a:prstGeom prst="rect">
                      <a:avLst/>
                    </a:prstGeom>
                  </pic:spPr>
                </pic:pic>
              </a:graphicData>
            </a:graphic>
          </wp:inline>
        </w:drawing>
      </w:r>
    </w:p>
    <w:p w14:paraId="11CBE42E" w14:textId="54000283" w:rsidR="0041489A" w:rsidRPr="0041489A" w:rsidRDefault="006330CD" w:rsidP="006330CD">
      <w:pPr>
        <w:pStyle w:val="a7"/>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2C56ED">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2C56ED">
        <w:rPr>
          <w:noProof/>
        </w:rPr>
        <w:t>1</w:t>
      </w:r>
      <w:r>
        <w:fldChar w:fldCharType="end"/>
      </w:r>
      <w:r>
        <w:t xml:space="preserve"> </w:t>
      </w:r>
      <w:r>
        <w:t>研究内容框架</w:t>
      </w:r>
    </w:p>
    <w:p w14:paraId="2C490B1C" w14:textId="77777777" w:rsidR="00DC10EE" w:rsidRDefault="00DC10EE" w:rsidP="00601758">
      <w:pPr>
        <w:pStyle w:val="2"/>
      </w:pPr>
      <w:bookmarkStart w:id="712" w:name="_Toc430716795"/>
      <w:r w:rsidRPr="00DC10EE">
        <w:t>日志修复问题的形式化定义</w:t>
      </w:r>
      <w:bookmarkEnd w:id="712"/>
    </w:p>
    <w:p w14:paraId="093BF5F6" w14:textId="6805ACA6" w:rsidR="00393B69" w:rsidRDefault="00393B69" w:rsidP="00393B69">
      <w:pPr>
        <w:ind w:firstLine="420"/>
      </w:pPr>
      <w:r w:rsidRPr="00393B69">
        <w:rPr>
          <w:rFonts w:hint="eastAsia"/>
        </w:rPr>
        <w:t>给定</w:t>
      </w:r>
      <w:r w:rsidR="003F3366">
        <w:rPr>
          <w:rFonts w:hint="eastAsia"/>
        </w:rPr>
        <w:t>一个流程</w:t>
      </w:r>
      <w:r w:rsidR="0098504B">
        <w:rPr>
          <w:rFonts w:hint="eastAsia"/>
        </w:rPr>
        <w:t>模型（如</w:t>
      </w:r>
      <w:r w:rsidRPr="00393B69">
        <w:rPr>
          <w:rFonts w:hint="eastAsia"/>
        </w:rPr>
        <w:t>Imperative</w:t>
      </w:r>
      <w:r w:rsidR="003F3366">
        <w:rPr>
          <w:rFonts w:hint="eastAsia"/>
        </w:rPr>
        <w:t>流程</w:t>
      </w:r>
      <w:r w:rsidRPr="00393B69">
        <w:rPr>
          <w:rFonts w:hint="eastAsia"/>
        </w:rPr>
        <w:t>模型</w:t>
      </w:r>
      <w:r w:rsidR="0098504B">
        <w:rPr>
          <w:rFonts w:hint="eastAsia"/>
        </w:rPr>
        <w:t>、</w:t>
      </w:r>
      <w:r w:rsidRPr="00393B69">
        <w:rPr>
          <w:rFonts w:hint="eastAsia"/>
        </w:rPr>
        <w:t>Declarative</w:t>
      </w:r>
      <w:r w:rsidRPr="00393B69">
        <w:rPr>
          <w:rFonts w:hint="eastAsia"/>
        </w:rPr>
        <w:t>模型</w:t>
      </w:r>
      <w:r w:rsidR="0098504B">
        <w:rPr>
          <w:rFonts w:hint="eastAsia"/>
        </w:rPr>
        <w:t>或者</w:t>
      </w:r>
      <w:r w:rsidR="0098504B">
        <w:rPr>
          <w:rFonts w:hint="eastAsia"/>
        </w:rPr>
        <w:t>Hybrid</w:t>
      </w:r>
      <w:r w:rsidR="0098504B">
        <w:rPr>
          <w:rFonts w:hint="eastAsia"/>
        </w:rPr>
        <w:t>模型）</w:t>
      </w:r>
      <w:r w:rsidRPr="00393B69">
        <w:rPr>
          <w:rFonts w:hint="eastAsia"/>
        </w:rPr>
        <w:t>和</w:t>
      </w:r>
      <w:r w:rsidR="0098504B">
        <w:rPr>
          <w:rFonts w:hint="eastAsia"/>
        </w:rPr>
        <w:t>一个</w:t>
      </w:r>
      <w:r w:rsidRPr="00393B69">
        <w:rPr>
          <w:rFonts w:hint="eastAsia"/>
        </w:rPr>
        <w:t>活动多集，判定该活动多集是否能构成符合</w:t>
      </w:r>
      <w:r w:rsidR="003F3366">
        <w:rPr>
          <w:rFonts w:hint="eastAsia"/>
        </w:rPr>
        <w:t>该</w:t>
      </w:r>
      <w:r w:rsidRPr="00393B69">
        <w:rPr>
          <w:rFonts w:hint="eastAsia"/>
        </w:rPr>
        <w:t>流程模型的一条轨迹，若可以，其轨迹是什么；若不可以，多余或者欠缺的事件是哪些，</w:t>
      </w:r>
      <w:r w:rsidR="0044733E">
        <w:rPr>
          <w:rFonts w:hint="eastAsia"/>
        </w:rPr>
        <w:t>其中</w:t>
      </w:r>
      <w:r w:rsidRPr="00393B69">
        <w:rPr>
          <w:rFonts w:hint="eastAsia"/>
        </w:rPr>
        <w:t>最小代价的修复方案是什么？</w:t>
      </w:r>
    </w:p>
    <w:p w14:paraId="5C57939A" w14:textId="77777777" w:rsidR="00E70536" w:rsidRPr="00E70536" w:rsidRDefault="00E70536" w:rsidP="00393B69">
      <w:pPr>
        <w:ind w:firstLine="420"/>
      </w:pPr>
      <w:r>
        <w:t>为了分析上述问题的复杂性</w:t>
      </w:r>
      <w:r>
        <w:rPr>
          <w:rFonts w:hint="eastAsia"/>
        </w:rPr>
        <w:t>、</w:t>
      </w:r>
      <w:r>
        <w:t>设计日志修复算法</w:t>
      </w:r>
      <w:r>
        <w:rPr>
          <w:rFonts w:hint="eastAsia"/>
        </w:rPr>
        <w:t>，</w:t>
      </w:r>
      <w:r>
        <w:t>本文需要给出相应的形式化定义</w:t>
      </w:r>
      <w:r>
        <w:rPr>
          <w:rFonts w:hint="eastAsia"/>
        </w:rPr>
        <w:t>。</w:t>
      </w:r>
    </w:p>
    <w:p w14:paraId="26C66A1A" w14:textId="77777777" w:rsidR="00DC10EE" w:rsidRDefault="00DC10EE" w:rsidP="00601758">
      <w:pPr>
        <w:pStyle w:val="2"/>
      </w:pPr>
      <w:bookmarkStart w:id="713" w:name="_Toc430716796"/>
      <w:r w:rsidRPr="00DC10EE">
        <w:rPr>
          <w:rFonts w:hint="eastAsia"/>
        </w:rPr>
        <w:t>日志修复问题的复杂性分析</w:t>
      </w:r>
      <w:bookmarkEnd w:id="713"/>
    </w:p>
    <w:p w14:paraId="24E13FDD" w14:textId="74659A07" w:rsidR="00393B69" w:rsidRPr="00393B69" w:rsidRDefault="00393B69" w:rsidP="00393B69">
      <w:pPr>
        <w:ind w:firstLine="420"/>
      </w:pPr>
      <w:r w:rsidRPr="00393B69">
        <w:rPr>
          <w:rFonts w:hint="eastAsia"/>
        </w:rPr>
        <w:t>在课题研究过程中，本文试图为上述问题求解的复杂度进行分析，验证解决该问题是否为</w:t>
      </w:r>
      <w:r w:rsidRPr="00393B69">
        <w:rPr>
          <w:rFonts w:hint="eastAsia"/>
        </w:rPr>
        <w:t>NP-Hard</w:t>
      </w:r>
      <w:r w:rsidRPr="00393B69">
        <w:rPr>
          <w:rFonts w:hint="eastAsia"/>
        </w:rPr>
        <w:t>问题、是否有多项式解</w:t>
      </w:r>
      <w:r w:rsidR="00D45AA3">
        <w:rPr>
          <w:rFonts w:hint="eastAsia"/>
        </w:rPr>
        <w:t>、是否有启发式解</w:t>
      </w:r>
      <w:r w:rsidRPr="00393B69">
        <w:rPr>
          <w:rFonts w:hint="eastAsia"/>
        </w:rPr>
        <w:t>。</w:t>
      </w:r>
    </w:p>
    <w:p w14:paraId="705BC1A5" w14:textId="77777777" w:rsidR="00DC10EE" w:rsidRDefault="00DC10EE" w:rsidP="00601758">
      <w:pPr>
        <w:pStyle w:val="2"/>
      </w:pPr>
      <w:bookmarkStart w:id="714" w:name="_Toc430716797"/>
      <w:r w:rsidRPr="00DC10EE">
        <w:rPr>
          <w:rFonts w:hint="eastAsia"/>
        </w:rPr>
        <w:t>日志修复问题的多种解决方法</w:t>
      </w:r>
      <w:bookmarkEnd w:id="714"/>
    </w:p>
    <w:p w14:paraId="0B20D845" w14:textId="77777777" w:rsidR="00393B69" w:rsidRDefault="00393B69" w:rsidP="00393B69">
      <w:pPr>
        <w:ind w:firstLine="420"/>
      </w:pPr>
      <w:r>
        <w:rPr>
          <w:rFonts w:hint="eastAsia"/>
        </w:rPr>
        <w:t>在课题研究过程中，本文需要为上述日志修复问题设计多种解决方案。</w:t>
      </w:r>
    </w:p>
    <w:p w14:paraId="06159654" w14:textId="32775AD8" w:rsidR="00393B69" w:rsidRPr="00393B69" w:rsidRDefault="00393B69" w:rsidP="00393B69">
      <w:pPr>
        <w:ind w:firstLine="420"/>
      </w:pPr>
      <w:r>
        <w:rPr>
          <w:rFonts w:hint="eastAsia"/>
        </w:rPr>
        <w:t>首先，</w:t>
      </w:r>
      <w:commentRangeStart w:id="715"/>
      <w:r>
        <w:rPr>
          <w:rFonts w:hint="eastAsia"/>
        </w:rPr>
        <w:t>本文需要设计出</w:t>
      </w:r>
      <w:r>
        <w:rPr>
          <w:rFonts w:hint="eastAsia"/>
        </w:rPr>
        <w:t>A*</w:t>
      </w:r>
      <w:r>
        <w:rPr>
          <w:rFonts w:hint="eastAsia"/>
        </w:rPr>
        <w:t>算法，得到问题</w:t>
      </w:r>
      <w:r w:rsidR="00C46343">
        <w:rPr>
          <w:rFonts w:hint="eastAsia"/>
        </w:rPr>
        <w:t>的</w:t>
      </w:r>
      <w:r>
        <w:rPr>
          <w:rFonts w:hint="eastAsia"/>
        </w:rPr>
        <w:t>正确解</w:t>
      </w:r>
      <w:commentRangeEnd w:id="715"/>
      <w:r w:rsidR="00EC7D94">
        <w:rPr>
          <w:rStyle w:val="aa"/>
        </w:rPr>
        <w:commentReference w:id="715"/>
      </w:r>
      <w:r>
        <w:rPr>
          <w:rFonts w:hint="eastAsia"/>
        </w:rPr>
        <w:t>。在此基础上</w:t>
      </w:r>
      <w:r w:rsidR="00417358">
        <w:rPr>
          <w:rFonts w:hint="eastAsia"/>
        </w:rPr>
        <w:t>本文希望通过对估值函数的合理设计及优化、添加各种辅助索引（可达索引、任务索引等）来提升算法性能。此外，</w:t>
      </w:r>
      <w:r>
        <w:rPr>
          <w:rFonts w:hint="eastAsia"/>
        </w:rPr>
        <w:t>本文需要设计贪心策略进而得到求解的贪心算法。</w:t>
      </w:r>
    </w:p>
    <w:p w14:paraId="0534BE08" w14:textId="77777777" w:rsidR="00DC10EE" w:rsidRDefault="00DC10EE" w:rsidP="00601758">
      <w:pPr>
        <w:pStyle w:val="2"/>
      </w:pPr>
      <w:bookmarkStart w:id="716" w:name="_Toc430716798"/>
      <w:r w:rsidRPr="00DC10EE">
        <w:rPr>
          <w:rFonts w:hint="eastAsia"/>
        </w:rPr>
        <w:t>评估与对比算法结果与性能</w:t>
      </w:r>
      <w:bookmarkEnd w:id="716"/>
    </w:p>
    <w:p w14:paraId="2AABD9E0" w14:textId="56C483A9" w:rsidR="00B02AA5" w:rsidRDefault="00B02AA5" w:rsidP="00393B69">
      <w:pPr>
        <w:ind w:firstLine="420"/>
      </w:pPr>
      <w:r>
        <w:rPr>
          <w:rFonts w:hint="eastAsia"/>
        </w:rPr>
        <w:t>实验方案的设计，包括实验数据（模型、日志）的获取</w:t>
      </w:r>
      <w:r w:rsidR="009523F6">
        <w:rPr>
          <w:rFonts w:hint="eastAsia"/>
        </w:rPr>
        <w:t>、</w:t>
      </w:r>
      <w:r w:rsidR="005138A1">
        <w:rPr>
          <w:rFonts w:hint="eastAsia"/>
        </w:rPr>
        <w:t>具体实验</w:t>
      </w:r>
      <w:r w:rsidR="00417358">
        <w:rPr>
          <w:rFonts w:hint="eastAsia"/>
        </w:rPr>
        <w:t>方案</w:t>
      </w:r>
      <w:r w:rsidR="005138A1">
        <w:rPr>
          <w:rFonts w:hint="eastAsia"/>
        </w:rPr>
        <w:t>设计、</w:t>
      </w:r>
      <w:r w:rsidR="002735BC">
        <w:rPr>
          <w:rFonts w:hint="eastAsia"/>
        </w:rPr>
        <w:t>参数</w:t>
      </w:r>
      <w:r w:rsidR="00417358">
        <w:rPr>
          <w:rFonts w:hint="eastAsia"/>
        </w:rPr>
        <w:t>调整</w:t>
      </w:r>
      <w:r w:rsidR="002735BC">
        <w:rPr>
          <w:rFonts w:hint="eastAsia"/>
        </w:rPr>
        <w:t>实验设计等。</w:t>
      </w:r>
    </w:p>
    <w:p w14:paraId="536ADE25" w14:textId="3A2733FA" w:rsidR="00393B69" w:rsidRDefault="00393B69" w:rsidP="00393B69">
      <w:pPr>
        <w:ind w:firstLine="420"/>
      </w:pPr>
      <w:r>
        <w:rPr>
          <w:rFonts w:hint="eastAsia"/>
        </w:rPr>
        <w:lastRenderedPageBreak/>
        <w:t>在算法</w:t>
      </w:r>
      <w:r w:rsidR="00417358">
        <w:rPr>
          <w:rFonts w:hint="eastAsia"/>
        </w:rPr>
        <w:t>、实验方案</w:t>
      </w:r>
      <w:r>
        <w:rPr>
          <w:rFonts w:hint="eastAsia"/>
        </w:rPr>
        <w:t>设计及实现之后，本文将会对新算法的实验结果进行准确度分析。同时，本文将会比较</w:t>
      </w:r>
      <w:r>
        <w:rPr>
          <w:rFonts w:hint="eastAsia"/>
        </w:rPr>
        <w:t>A*</w:t>
      </w:r>
      <w:r>
        <w:rPr>
          <w:rFonts w:hint="eastAsia"/>
        </w:rPr>
        <w:t>算法、贪心算法和加速算法之间的性能。</w:t>
      </w:r>
    </w:p>
    <w:p w14:paraId="3FD2338D" w14:textId="017693AC" w:rsidR="009D0692" w:rsidRDefault="00417358" w:rsidP="00393B69">
      <w:pPr>
        <w:ind w:firstLine="420"/>
      </w:pPr>
      <w:r>
        <w:rPr>
          <w:rFonts w:hint="eastAsia"/>
        </w:rPr>
        <w:t>除此之外，本文还需要对已有算法进行</w:t>
      </w:r>
      <w:r w:rsidR="009D0692">
        <w:rPr>
          <w:rFonts w:hint="eastAsia"/>
        </w:rPr>
        <w:t>改造，使其能够处理活动多集，</w:t>
      </w:r>
      <w:r>
        <w:rPr>
          <w:rFonts w:hint="eastAsia"/>
        </w:rPr>
        <w:t>进而同本文所设计的算法进行对比</w:t>
      </w:r>
      <w:r w:rsidR="009D0692">
        <w:rPr>
          <w:rFonts w:hint="eastAsia"/>
        </w:rPr>
        <w:t>。</w:t>
      </w:r>
    </w:p>
    <w:p w14:paraId="3427E898" w14:textId="0A43C03E" w:rsidR="00DC10EE" w:rsidRDefault="00DC10EE" w:rsidP="00601758">
      <w:pPr>
        <w:pStyle w:val="1"/>
      </w:pPr>
      <w:bookmarkStart w:id="717" w:name="_Toc430716799"/>
      <w:r w:rsidRPr="00DC10EE">
        <w:t>研究</w:t>
      </w:r>
      <w:r w:rsidR="00D25901">
        <w:rPr>
          <w:rFonts w:hint="eastAsia"/>
        </w:rPr>
        <w:t>方案与技术路线</w:t>
      </w:r>
      <w:bookmarkEnd w:id="717"/>
    </w:p>
    <w:p w14:paraId="7A12E2FC" w14:textId="77777777" w:rsidR="00E70536" w:rsidRDefault="00E70536" w:rsidP="00601758">
      <w:pPr>
        <w:pStyle w:val="2"/>
      </w:pPr>
      <w:bookmarkStart w:id="718" w:name="_Toc430716800"/>
      <w:r>
        <w:t>问题的形式化定义</w:t>
      </w:r>
      <w:bookmarkEnd w:id="718"/>
    </w:p>
    <w:p w14:paraId="419AE099" w14:textId="77777777" w:rsidR="00E70536" w:rsidRDefault="00E70536" w:rsidP="00E70536">
      <w:pPr>
        <w:ind w:firstLine="420"/>
      </w:pPr>
      <w:r>
        <w:t>为了形式化地定义本文提出的问题</w:t>
      </w:r>
      <w:r>
        <w:rPr>
          <w:rFonts w:hint="eastAsia"/>
        </w:rPr>
        <w:t>，本文可能</w:t>
      </w:r>
      <w:r>
        <w:t>需要</w:t>
      </w:r>
      <w:r>
        <w:rPr>
          <w:rFonts w:hint="eastAsia"/>
        </w:rPr>
        <w:t>使用</w:t>
      </w:r>
      <w:r>
        <w:t>到的概念定义如下</w:t>
      </w:r>
      <w:r>
        <w:rPr>
          <w:rFonts w:hint="eastAsia"/>
        </w:rPr>
        <w:t>：</w:t>
      </w:r>
    </w:p>
    <w:p w14:paraId="6DA71B94" w14:textId="77777777" w:rsidR="00E70536" w:rsidRDefault="00E70536" w:rsidP="00E70536">
      <w:pPr>
        <w:pStyle w:val="a3"/>
        <w:numPr>
          <w:ilvl w:val="0"/>
          <w:numId w:val="10"/>
        </w:numPr>
        <w:ind w:firstLineChars="0"/>
      </w:pPr>
      <w:r>
        <w:rPr>
          <w:rFonts w:hint="eastAsia"/>
        </w:rPr>
        <w:t>Petri</w:t>
      </w:r>
      <w:r>
        <w:rPr>
          <w:rFonts w:hint="eastAsia"/>
        </w:rPr>
        <w:t>网相关基础定义；</w:t>
      </w:r>
    </w:p>
    <w:p w14:paraId="3EDA0057" w14:textId="77777777" w:rsidR="00E70536" w:rsidRDefault="00E70536" w:rsidP="00E70536">
      <w:pPr>
        <w:pStyle w:val="a3"/>
        <w:numPr>
          <w:ilvl w:val="0"/>
          <w:numId w:val="10"/>
        </w:numPr>
        <w:ind w:firstLineChars="0"/>
      </w:pPr>
      <w:r>
        <w:rPr>
          <w:rFonts w:hint="eastAsia"/>
        </w:rPr>
        <w:t>DECLARE</w:t>
      </w:r>
      <w:r>
        <w:rPr>
          <w:rFonts w:hint="eastAsia"/>
        </w:rPr>
        <w:t>模型相关基础定义；</w:t>
      </w:r>
    </w:p>
    <w:p w14:paraId="4C4BE1F2" w14:textId="77777777" w:rsidR="00E70536" w:rsidRDefault="00E70536" w:rsidP="00E70536">
      <w:pPr>
        <w:pStyle w:val="a3"/>
        <w:numPr>
          <w:ilvl w:val="0"/>
          <w:numId w:val="10"/>
        </w:numPr>
        <w:ind w:firstLineChars="0"/>
      </w:pPr>
      <w:r>
        <w:t>对齐定义</w:t>
      </w:r>
      <w:r>
        <w:rPr>
          <w:rFonts w:hint="eastAsia"/>
        </w:rPr>
        <w:t>；</w:t>
      </w:r>
    </w:p>
    <w:p w14:paraId="1627E0AD" w14:textId="77777777" w:rsidR="00E70536" w:rsidRDefault="00E70536" w:rsidP="00E70536">
      <w:pPr>
        <w:pStyle w:val="a3"/>
        <w:numPr>
          <w:ilvl w:val="0"/>
          <w:numId w:val="10"/>
        </w:numPr>
        <w:ind w:firstLineChars="0"/>
      </w:pPr>
      <w:r>
        <w:t>完全有限前缀定义</w:t>
      </w:r>
      <w:r>
        <w:rPr>
          <w:rFonts w:hint="eastAsia"/>
        </w:rPr>
        <w:t>；</w:t>
      </w:r>
    </w:p>
    <w:p w14:paraId="12E30592" w14:textId="77777777" w:rsidR="00E70536" w:rsidRDefault="00E70536" w:rsidP="00E70536">
      <w:pPr>
        <w:pStyle w:val="a3"/>
        <w:numPr>
          <w:ilvl w:val="0"/>
          <w:numId w:val="10"/>
        </w:numPr>
        <w:ind w:firstLineChars="0"/>
      </w:pPr>
      <w:r>
        <w:t>多集定义</w:t>
      </w:r>
      <w:r>
        <w:rPr>
          <w:rFonts w:hint="eastAsia"/>
        </w:rPr>
        <w:t>；</w:t>
      </w:r>
    </w:p>
    <w:p w14:paraId="2A5978C6" w14:textId="66A0968F" w:rsidR="00E70536" w:rsidRPr="00E70536" w:rsidRDefault="00E70536" w:rsidP="00E70536">
      <w:pPr>
        <w:ind w:firstLine="420"/>
      </w:pPr>
      <w:r>
        <w:t>通过使用</w:t>
      </w:r>
      <w:r>
        <w:t>Petri</w:t>
      </w:r>
      <w:r>
        <w:t>网相关基础定义</w:t>
      </w:r>
      <w:r>
        <w:rPr>
          <w:rFonts w:hint="eastAsia"/>
        </w:rPr>
        <w:t>、</w:t>
      </w:r>
      <w:r>
        <w:t>DECLARE</w:t>
      </w:r>
      <w:r>
        <w:t>模型相关基础定义和多集定义来对问题的输入</w:t>
      </w:r>
      <w:r w:rsidR="00F71BB3">
        <w:rPr>
          <w:rFonts w:hint="eastAsia"/>
        </w:rPr>
        <w:t>进</w:t>
      </w:r>
      <w:r>
        <w:t>行描述</w:t>
      </w:r>
      <w:r>
        <w:rPr>
          <w:rFonts w:hint="eastAsia"/>
        </w:rPr>
        <w:t>。</w:t>
      </w:r>
      <w:r w:rsidR="00957396">
        <w:rPr>
          <w:rFonts w:hint="eastAsia"/>
        </w:rPr>
        <w:t>通过使用完全有限前缀的定义来分析输入模型。</w:t>
      </w:r>
      <w:r>
        <w:rPr>
          <w:rFonts w:hint="eastAsia"/>
        </w:rPr>
        <w:t>通过使用</w:t>
      </w:r>
      <w:r w:rsidR="00957396">
        <w:rPr>
          <w:rFonts w:hint="eastAsia"/>
        </w:rPr>
        <w:t>对齐的定义来描述日志模型修复方案。</w:t>
      </w:r>
    </w:p>
    <w:p w14:paraId="457B0963" w14:textId="77777777" w:rsidR="00DC10EE" w:rsidRDefault="00E70536" w:rsidP="00601758">
      <w:pPr>
        <w:pStyle w:val="2"/>
      </w:pPr>
      <w:bookmarkStart w:id="719" w:name="_Toc430716801"/>
      <w:r w:rsidRPr="00DC10EE">
        <w:t>通过归约的方法来验证日志修复问题的复杂性</w:t>
      </w:r>
      <w:bookmarkEnd w:id="719"/>
    </w:p>
    <w:p w14:paraId="1C24036B" w14:textId="77777777" w:rsidR="00393B69" w:rsidRDefault="00393B69" w:rsidP="00393B69">
      <w:pPr>
        <w:ind w:firstLine="420"/>
      </w:pPr>
      <w:r>
        <w:rPr>
          <w:rFonts w:hint="eastAsia"/>
        </w:rPr>
        <w:t>对于本文所提出的日志修复问题，需要考虑两个方面：</w:t>
      </w:r>
    </w:p>
    <w:p w14:paraId="2CA3DB4A" w14:textId="4664F904" w:rsidR="00393B69" w:rsidRDefault="00393B69" w:rsidP="00393B69">
      <w:pPr>
        <w:ind w:firstLine="420"/>
      </w:pPr>
      <w:r>
        <w:rPr>
          <w:rFonts w:hint="eastAsia"/>
        </w:rPr>
        <w:t>1.</w:t>
      </w:r>
      <w:r>
        <w:rPr>
          <w:rFonts w:hint="eastAsia"/>
        </w:rPr>
        <w:tab/>
      </w:r>
      <w:r>
        <w:rPr>
          <w:rFonts w:hint="eastAsia"/>
        </w:rPr>
        <w:t>对于给定模型，如何</w:t>
      </w:r>
      <w:r w:rsidR="00417358">
        <w:rPr>
          <w:rFonts w:hint="eastAsia"/>
        </w:rPr>
        <w:t>从活动多集中快速组成一条有效的轨迹</w:t>
      </w:r>
      <w:r>
        <w:rPr>
          <w:rFonts w:hint="eastAsia"/>
        </w:rPr>
        <w:t>；</w:t>
      </w:r>
    </w:p>
    <w:p w14:paraId="2520814C" w14:textId="77777777" w:rsidR="00393B69" w:rsidRDefault="00393B69" w:rsidP="00393B69">
      <w:pPr>
        <w:ind w:firstLine="420"/>
      </w:pPr>
      <w:r>
        <w:rPr>
          <w:rFonts w:hint="eastAsia"/>
        </w:rPr>
        <w:t>2.</w:t>
      </w:r>
      <w:r>
        <w:rPr>
          <w:rFonts w:hint="eastAsia"/>
        </w:rPr>
        <w:tab/>
      </w:r>
      <w:r>
        <w:rPr>
          <w:rFonts w:hint="eastAsia"/>
        </w:rPr>
        <w:t>对于给定模型，如何以最小代价地修复一条轨迹使其成为一条有效的轨迹。</w:t>
      </w:r>
    </w:p>
    <w:p w14:paraId="6B0D0B29" w14:textId="2AB1FA6D" w:rsidR="00393B69" w:rsidRPr="00393B69" w:rsidRDefault="00393B69" w:rsidP="00393B69">
      <w:pPr>
        <w:ind w:firstLine="420"/>
      </w:pPr>
      <w:r>
        <w:rPr>
          <w:rFonts w:hint="eastAsia"/>
        </w:rPr>
        <w:t>在对问题复杂度的研究分析过程中，本文将试图为上述问题的求解过程分别归约为诸如</w:t>
      </w:r>
      <w:r w:rsidR="006E0D79">
        <w:rPr>
          <w:rFonts w:hint="eastAsia"/>
        </w:rPr>
        <w:t>集合</w:t>
      </w:r>
      <w:r>
        <w:rPr>
          <w:rFonts w:hint="eastAsia"/>
        </w:rPr>
        <w:t>覆盖问题、拓扑排序问题等已知的</w:t>
      </w:r>
      <w:r>
        <w:rPr>
          <w:rFonts w:hint="eastAsia"/>
        </w:rPr>
        <w:t>NP-Hard</w:t>
      </w:r>
      <w:r>
        <w:rPr>
          <w:rFonts w:hint="eastAsia"/>
        </w:rPr>
        <w:t>问题，进而验证解决本文所提出的问题是否为</w:t>
      </w:r>
      <w:r>
        <w:rPr>
          <w:rFonts w:hint="eastAsia"/>
        </w:rPr>
        <w:t>NP-Hard</w:t>
      </w:r>
      <w:r>
        <w:rPr>
          <w:rFonts w:hint="eastAsia"/>
        </w:rPr>
        <w:t>问题、是否有多项式解。</w:t>
      </w:r>
    </w:p>
    <w:p w14:paraId="6E7219D4" w14:textId="77777777" w:rsidR="00DC10EE" w:rsidRPr="00DC10EE" w:rsidRDefault="00DC10EE" w:rsidP="00601758">
      <w:pPr>
        <w:pStyle w:val="2"/>
      </w:pPr>
      <w:bookmarkStart w:id="720" w:name="_Toc430716802"/>
      <w:r w:rsidRPr="00DC10EE">
        <w:t>设计日志修复问题的多种解决方法</w:t>
      </w:r>
      <w:bookmarkEnd w:id="720"/>
    </w:p>
    <w:p w14:paraId="2A55D69F" w14:textId="77777777" w:rsidR="00DC10EE" w:rsidRDefault="00DC10EE" w:rsidP="00601758">
      <w:pPr>
        <w:pStyle w:val="3"/>
      </w:pPr>
      <w:bookmarkStart w:id="721" w:name="_Toc430716803"/>
      <w:r w:rsidRPr="00DC10EE">
        <w:t>A*</w:t>
      </w:r>
      <w:r w:rsidRPr="00DC10EE">
        <w:t>算法设计</w:t>
      </w:r>
      <w:bookmarkEnd w:id="721"/>
    </w:p>
    <w:p w14:paraId="3A176E4D" w14:textId="77777777" w:rsidR="00393B69" w:rsidRDefault="00393B69" w:rsidP="00393B69">
      <w:pPr>
        <w:ind w:firstLine="420"/>
      </w:pPr>
      <w:r>
        <w:rPr>
          <w:rFonts w:hint="eastAsia"/>
        </w:rPr>
        <w:t>对于一个给定的流程模型，和一个活动多集。在所有可能的修复方案中，如果某一个修复方案的总代价不大于其他任何修复方案的总代价，那么这个修复方案就是对于给定模型和活动多集的一个代价最小的修复方法。更进一步的，如果修复代价为零，即说明在原有的活动多集中存在能够组成有效轨迹的活动集合。在本文希望首先通过使用</w:t>
      </w:r>
      <w:r>
        <w:rPr>
          <w:rFonts w:hint="eastAsia"/>
        </w:rPr>
        <w:t>A*</w:t>
      </w:r>
      <w:r>
        <w:rPr>
          <w:rFonts w:hint="eastAsia"/>
        </w:rPr>
        <w:t>算法来用修复代价最小的解。</w:t>
      </w:r>
    </w:p>
    <w:p w14:paraId="2FEF3FF6" w14:textId="77777777" w:rsidR="00393B69" w:rsidRDefault="00393B69" w:rsidP="00393B69">
      <w:pPr>
        <w:ind w:firstLine="420"/>
      </w:pPr>
      <w:r>
        <w:rPr>
          <w:rFonts w:hint="eastAsia"/>
        </w:rPr>
        <w:t>A*</w:t>
      </w:r>
      <w:r>
        <w:rPr>
          <w:rFonts w:hint="eastAsia"/>
        </w:rPr>
        <w:t>算法作为一种在图种的路径搜索算法在</w:t>
      </w:r>
      <w:r w:rsidR="009F66D0">
        <w:fldChar w:fldCharType="begin"/>
      </w:r>
      <w:r w:rsidR="009F66D0">
        <w:instrText xml:space="preserve"> </w:instrText>
      </w:r>
      <w:r w:rsidR="009F66D0">
        <w:rPr>
          <w:rFonts w:hint="eastAsia"/>
        </w:rPr>
        <w:instrText>REF _Ref430509141 \r \h</w:instrText>
      </w:r>
      <w:r w:rsidR="009F66D0">
        <w:instrText xml:space="preserve"> </w:instrText>
      </w:r>
      <w:r w:rsidR="009F66D0">
        <w:fldChar w:fldCharType="separate"/>
      </w:r>
      <w:ins w:id="722" w:author="肖永博" w:date="2015-09-22T22:22:00Z">
        <w:r w:rsidR="002C56ED">
          <w:t>[31]</w:t>
        </w:r>
      </w:ins>
      <w:del w:id="723" w:author="肖永博" w:date="2015-09-22T22:22:00Z">
        <w:r w:rsidR="00573F2D" w:rsidDel="002C56ED">
          <w:delText>[30]</w:delText>
        </w:r>
      </w:del>
      <w:r w:rsidR="009F66D0">
        <w:fldChar w:fldCharType="end"/>
      </w:r>
      <w:r>
        <w:rPr>
          <w:rFonts w:hint="eastAsia"/>
        </w:rPr>
        <w:t>中被介绍。</w:t>
      </w:r>
      <w:r>
        <w:rPr>
          <w:rFonts w:hint="eastAsia"/>
        </w:rPr>
        <w:t>A*</w:t>
      </w:r>
      <w:r>
        <w:rPr>
          <w:rFonts w:hint="eastAsia"/>
        </w:rPr>
        <w:t>算法从一个源节点开始，遍历所有的相邻节点直到遇到目标节点，最终算法将会给出全局最优的路径。在</w:t>
      </w:r>
      <w:r>
        <w:rPr>
          <w:rFonts w:hint="eastAsia"/>
        </w:rPr>
        <w:t>A*</w:t>
      </w:r>
      <w:r>
        <w:rPr>
          <w:rFonts w:hint="eastAsia"/>
        </w:rPr>
        <w:t>算法中，图种的每个节点都被赋予一个代价，该代价是由实际代价</w:t>
      </w:r>
      <w:r>
        <w:rPr>
          <w:rFonts w:hint="eastAsia"/>
        </w:rPr>
        <w:t>g(n)</w:t>
      </w:r>
      <w:r>
        <w:rPr>
          <w:rFonts w:hint="eastAsia"/>
        </w:rPr>
        <w:t>和估计代价</w:t>
      </w:r>
      <w:r>
        <w:rPr>
          <w:rFonts w:hint="eastAsia"/>
        </w:rPr>
        <w:t>h(n)</w:t>
      </w:r>
      <w:r>
        <w:rPr>
          <w:rFonts w:hint="eastAsia"/>
        </w:rPr>
        <w:t>的代数和来决</w:t>
      </w:r>
      <w:r>
        <w:rPr>
          <w:rFonts w:hint="eastAsia"/>
        </w:rPr>
        <w:lastRenderedPageBreak/>
        <w:t>定的，其中：</w:t>
      </w:r>
    </w:p>
    <w:p w14:paraId="08759EDB" w14:textId="77777777" w:rsidR="00393B69" w:rsidRDefault="00393B69" w:rsidP="00393B69">
      <w:pPr>
        <w:ind w:firstLine="420"/>
      </w:pPr>
      <w:r>
        <w:rPr>
          <w:rFonts w:hint="eastAsia"/>
        </w:rPr>
        <w:t>g:</w:t>
      </w:r>
      <m:oMath>
        <m:r>
          <m:rPr>
            <m:sty m:val="p"/>
          </m:rPr>
          <w:rPr>
            <w:rFonts w:ascii="Cambria Math" w:hAnsi="Cambria Math"/>
          </w:rPr>
          <m:t xml:space="preserve">  V → </m:t>
        </m:r>
        <m:sSup>
          <m:sSupPr>
            <m:ctrlPr>
              <w:rPr>
                <w:rFonts w:ascii="Cambria Math" w:hAnsi="Cambria Math"/>
              </w:rPr>
            </m:ctrlPr>
          </m:sSupPr>
          <m:e>
            <m:r>
              <w:rPr>
                <w:rFonts w:ascii="Cambria Math" w:hAnsi="Cambria Math"/>
              </w:rPr>
              <m:t>R</m:t>
            </m:r>
          </m:e>
          <m:sup>
            <m:r>
              <w:rPr>
                <w:rFonts w:ascii="Cambria Math" w:hAnsi="Cambria Math"/>
              </w:rPr>
              <m:t>+</m:t>
            </m:r>
          </m:sup>
        </m:sSup>
      </m:oMath>
      <w:r>
        <w:rPr>
          <w:rFonts w:hint="eastAsia"/>
        </w:rPr>
        <w:t>，该函数将计算从源节点到当前节点的最小代价。</w:t>
      </w:r>
    </w:p>
    <w:p w14:paraId="235BECE9" w14:textId="77777777" w:rsidR="00393B69" w:rsidRDefault="0050196B" w:rsidP="00393B69">
      <w:pPr>
        <w:ind w:firstLine="420"/>
      </w:pPr>
      <w:r>
        <w:rPr>
          <w:rFonts w:hint="eastAsia"/>
        </w:rPr>
        <w:t xml:space="preserve">h: </w:t>
      </w:r>
      <m:oMath>
        <m:r>
          <m:rPr>
            <m:sty m:val="p"/>
          </m:rPr>
          <w:rPr>
            <w:rFonts w:ascii="Cambria Math" w:hAnsi="Cambria Math"/>
          </w:rPr>
          <m:t xml:space="preserve">V → </m:t>
        </m:r>
        <m:sSup>
          <m:sSupPr>
            <m:ctrlPr>
              <w:rPr>
                <w:rFonts w:ascii="Cambria Math" w:hAnsi="Cambria Math"/>
              </w:rPr>
            </m:ctrlPr>
          </m:sSupPr>
          <m:e>
            <m:r>
              <w:rPr>
                <w:rFonts w:ascii="Cambria Math" w:hAnsi="Cambria Math"/>
              </w:rPr>
              <m:t>R</m:t>
            </m:r>
          </m:e>
          <m:sup>
            <m:r>
              <w:rPr>
                <w:rFonts w:ascii="Cambria Math" w:hAnsi="Cambria Math"/>
              </w:rPr>
              <m:t>+</m:t>
            </m:r>
          </m:sup>
        </m:sSup>
      </m:oMath>
      <w:r w:rsidR="00393B69">
        <w:rPr>
          <w:rFonts w:hint="eastAsia"/>
        </w:rPr>
        <w:t>，该函数是一个启发式的函数，它将估算从当前节点到目标节点的最小代价。</w:t>
      </w:r>
    </w:p>
    <w:p w14:paraId="189C66B6" w14:textId="77777777" w:rsidR="00393B69" w:rsidRDefault="00393B69" w:rsidP="00393B69">
      <w:pPr>
        <w:ind w:firstLine="420"/>
      </w:pPr>
      <w:r>
        <w:rPr>
          <w:rFonts w:hint="eastAsia"/>
        </w:rPr>
        <w:t>A*</w:t>
      </w:r>
      <w:r>
        <w:rPr>
          <w:rFonts w:hint="eastAsia"/>
        </w:rPr>
        <w:t>算法将会维护一个节点的优先队列。在队列中，代价越小的节点其访问优先级别越高，队列由此可以保证图中节点的访问顺序。算法的执行逻辑如下：</w:t>
      </w:r>
    </w:p>
    <w:p w14:paraId="431D1335" w14:textId="77777777" w:rsidR="00393B69" w:rsidRDefault="00393B69" w:rsidP="00393B69">
      <w:pPr>
        <w:ind w:firstLine="420"/>
      </w:pPr>
      <w:r>
        <w:rPr>
          <w:rFonts w:hint="eastAsia"/>
        </w:rPr>
        <w:t xml:space="preserve">(1) </w:t>
      </w:r>
      <w:r>
        <w:rPr>
          <w:rFonts w:hint="eastAsia"/>
        </w:rPr>
        <w:t>将源节点放入优先队列。</w:t>
      </w:r>
    </w:p>
    <w:p w14:paraId="4D76AFD8" w14:textId="77777777" w:rsidR="00393B69" w:rsidRDefault="00393B69" w:rsidP="00393B69">
      <w:pPr>
        <w:ind w:firstLine="420"/>
      </w:pPr>
      <w:r>
        <w:rPr>
          <w:rFonts w:hint="eastAsia"/>
        </w:rPr>
        <w:t xml:space="preserve">(2) </w:t>
      </w:r>
      <w:r>
        <w:rPr>
          <w:rFonts w:hint="eastAsia"/>
        </w:rPr>
        <w:t>从优先队列中选取代价最小的节点，如果该节点属于目标节点，则算法结束并返回路径；如果该节点不属于目标节点，那么将该节点展开：首先计算每个后继节点的代价，然后将它们加入到优先队列中。</w:t>
      </w:r>
    </w:p>
    <w:p w14:paraId="5D44D845" w14:textId="77777777" w:rsidR="00393B69" w:rsidRDefault="00393B69" w:rsidP="00393B69">
      <w:pPr>
        <w:ind w:firstLine="420"/>
      </w:pPr>
      <w:r>
        <w:rPr>
          <w:rFonts w:hint="eastAsia"/>
        </w:rPr>
        <w:t xml:space="preserve">(3) </w:t>
      </w:r>
      <w:r>
        <w:rPr>
          <w:rFonts w:hint="eastAsia"/>
        </w:rPr>
        <w:t>重复步骤</w:t>
      </w:r>
      <w:r>
        <w:rPr>
          <w:rFonts w:hint="eastAsia"/>
        </w:rPr>
        <w:t xml:space="preserve">(2) </w:t>
      </w:r>
      <w:r>
        <w:rPr>
          <w:rFonts w:hint="eastAsia"/>
        </w:rPr>
        <w:t>。</w:t>
      </w:r>
    </w:p>
    <w:p w14:paraId="3529B100" w14:textId="77777777" w:rsidR="00393B69" w:rsidRDefault="00393B69" w:rsidP="00393B69">
      <w:pPr>
        <w:ind w:firstLine="420"/>
      </w:pPr>
      <w:r>
        <w:rPr>
          <w:rFonts w:hint="eastAsia"/>
        </w:rPr>
        <w:t>在</w:t>
      </w:r>
      <w:r w:rsidR="009F66D0">
        <w:fldChar w:fldCharType="begin"/>
      </w:r>
      <w:r w:rsidR="009F66D0">
        <w:instrText xml:space="preserve"> </w:instrText>
      </w:r>
      <w:r w:rsidR="009F66D0">
        <w:rPr>
          <w:rFonts w:hint="eastAsia"/>
        </w:rPr>
        <w:instrText>REF _Ref430454629 \r \h</w:instrText>
      </w:r>
      <w:r w:rsidR="009F66D0">
        <w:instrText xml:space="preserve"> </w:instrText>
      </w:r>
      <w:r w:rsidR="009F66D0">
        <w:fldChar w:fldCharType="separate"/>
      </w:r>
      <w:ins w:id="724" w:author="肖永博" w:date="2015-09-22T22:22:00Z">
        <w:r w:rsidR="002C56ED">
          <w:t>[27]</w:t>
        </w:r>
      </w:ins>
      <w:del w:id="725" w:author="肖永博" w:date="2015-09-22T22:22:00Z">
        <w:r w:rsidR="00573F2D" w:rsidDel="002C56ED">
          <w:delText>[26]</w:delText>
        </w:r>
      </w:del>
      <w:r w:rsidR="009F66D0">
        <w:fldChar w:fldCharType="end"/>
      </w:r>
      <w:r>
        <w:rPr>
          <w:rFonts w:hint="eastAsia"/>
        </w:rPr>
        <w:t>中，算法的输入是一个给定的轨迹，</w:t>
      </w:r>
      <w:r>
        <w:rPr>
          <w:rFonts w:hint="eastAsia"/>
        </w:rPr>
        <w:t xml:space="preserve"> </w:t>
      </w:r>
      <w:r>
        <w:rPr>
          <w:rFonts w:hint="eastAsia"/>
        </w:rPr>
        <w:t>因此轨迹中的第一个活动节点即为其优先队列的初始化节点。在本文的问题中，输入变得更加松散，没有固定的轨迹起点，因此需要重新考虑优先队列的初始化问题。</w:t>
      </w:r>
    </w:p>
    <w:p w14:paraId="1B780FFD" w14:textId="77777777" w:rsidR="00393B69" w:rsidRDefault="00393B69" w:rsidP="00393B69">
      <w:pPr>
        <w:ind w:firstLine="420"/>
      </w:pPr>
      <w:r>
        <w:rPr>
          <w:rFonts w:hint="eastAsia"/>
        </w:rPr>
        <w:t>其次，</w:t>
      </w:r>
      <w:r>
        <w:rPr>
          <w:rFonts w:hint="eastAsia"/>
        </w:rPr>
        <w:t xml:space="preserve"> </w:t>
      </w:r>
      <w:r>
        <w:rPr>
          <w:rFonts w:hint="eastAsia"/>
        </w:rPr>
        <w:t>本文需要设计实际代价计算方法，即对函数</w:t>
      </w:r>
      <w:r>
        <w:rPr>
          <w:rFonts w:hint="eastAsia"/>
        </w:rPr>
        <w:t>g(n)</w:t>
      </w:r>
      <w:r>
        <w:rPr>
          <w:rFonts w:hint="eastAsia"/>
        </w:rPr>
        <w:t>进行设计，来刻画当前操作下累计的修复代价。</w:t>
      </w:r>
    </w:p>
    <w:p w14:paraId="680A1F38" w14:textId="77777777" w:rsidR="00393B69" w:rsidRDefault="00393B69" w:rsidP="00393B69">
      <w:pPr>
        <w:ind w:firstLine="420"/>
      </w:pPr>
      <w:r>
        <w:rPr>
          <w:rFonts w:hint="eastAsia"/>
        </w:rPr>
        <w:t>通过对活动多集中的活动进行组装可以形成一条轨迹，而在将轨迹同给定模型进行对齐的过程中，对齐方法有：</w:t>
      </w:r>
      <w:r>
        <w:rPr>
          <w:rFonts w:hint="eastAsia"/>
        </w:rPr>
        <w:t xml:space="preserve">1. </w:t>
      </w:r>
      <w:r>
        <w:rPr>
          <w:rFonts w:hint="eastAsia"/>
        </w:rPr>
        <w:t>添加已有活动；</w:t>
      </w:r>
      <w:r>
        <w:rPr>
          <w:rFonts w:hint="eastAsia"/>
        </w:rPr>
        <w:t xml:space="preserve"> 2. </w:t>
      </w:r>
      <w:r>
        <w:rPr>
          <w:rFonts w:hint="eastAsia"/>
        </w:rPr>
        <w:t>添加新的活动。其中添加已有活动是指从活动多集中提取活动来组装轨迹，添加新的活动是指从模型的变迁集合中选取不在活动多集中的活动，并将其添加到正在组装的轨迹中。组装新轨迹的代价操作即是修复方法中的第二个——添加新的活动。</w:t>
      </w:r>
    </w:p>
    <w:p w14:paraId="675C9E07" w14:textId="77777777" w:rsidR="00393B69" w:rsidRPr="00393B69" w:rsidRDefault="00393B69" w:rsidP="00393B69">
      <w:pPr>
        <w:ind w:firstLine="420"/>
      </w:pPr>
      <w:r>
        <w:rPr>
          <w:rFonts w:hint="eastAsia"/>
        </w:rPr>
        <w:t>为了表现当前正在组装的轨迹同流程模型之间的偏离程度以及区分不同修复操作的消耗，需要知道每一种修复办法（即一</w:t>
      </w:r>
      <w:r w:rsidR="006E6BAD">
        <w:rPr>
          <w:rFonts w:hint="eastAsia"/>
        </w:rPr>
        <w:t>系列</w:t>
      </w:r>
      <w:r>
        <w:rPr>
          <w:rFonts w:hint="eastAsia"/>
        </w:rPr>
        <w:t>修复操作）的操作总代价。为此，需要一个代价函数</w:t>
      </w:r>
      <m:oMath>
        <m:r>
          <m:rPr>
            <m:sty m:val="p"/>
          </m:rPr>
          <w:rPr>
            <w:rFonts w:ascii="Cambria Math" w:hAnsi="Cambria Math"/>
          </w:rPr>
          <m:t xml:space="preserve">Κ: </m:t>
        </m:r>
        <m:nary>
          <m:naryPr>
            <m:chr m:val="∑"/>
            <m:limLoc m:val="subSup"/>
            <m:supHide m:val="1"/>
            <m:ctrlPr>
              <w:rPr>
                <w:rFonts w:ascii="Cambria Math" w:hAnsi="Cambria Math"/>
              </w:rPr>
            </m:ctrlPr>
          </m:naryPr>
          <m:sub>
            <m:r>
              <w:rPr>
                <w:rFonts w:ascii="Cambria Math" w:hAnsi="Cambria Math"/>
              </w:rPr>
              <m:t>A</m:t>
            </m:r>
          </m:sub>
          <m:sup/>
          <m:e>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m:t>
                </m:r>
              </m:sup>
            </m:sSubSup>
          </m:e>
        </m:nary>
      </m:oMath>
      <w:r>
        <w:rPr>
          <w:rFonts w:hint="eastAsia"/>
        </w:rPr>
        <w:t>来赋予每一个操作其对应的代价。最朴素的方法，就是讲每一个操作步骤的代价都赋予一个相同的常数。按照这样的代价函数，每一种修复方法的总代价就是操作步骤的累加和，可以单纯地比较每种修复方法的操作步骤数来衡量当前正在组装的轨迹同流程模型之间的偏离程度。然而，这样的代价函数是粗糙的。每一个修复操作的代价应该由其在流程模型中的特点来决定。因此，需要对不同的修复操作定义不同的代价函数，而每一种修复方法的总代价将是各个修复操作的代价总和，</w:t>
      </w:r>
      <m:oMath>
        <m:r>
          <m:rPr>
            <m:sty m:val="p"/>
          </m:rPr>
          <w:rPr>
            <w:rFonts w:ascii="Cambria Math" w:hAnsi="Cambria Math"/>
          </w:rPr>
          <m:t xml:space="preserve">Κ(γ): </m:t>
        </m:r>
        <m:nary>
          <m:naryPr>
            <m:chr m:val="∑"/>
            <m:limLoc m:val="subSup"/>
            <m:supHide m:val="1"/>
            <m:ctrlPr>
              <w:rPr>
                <w:rFonts w:ascii="Cambria Math" w:hAnsi="Cambria Math"/>
              </w:rPr>
            </m:ctrlPr>
          </m:naryPr>
          <m: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xml:space="preserve"> )</m:t>
            </m:r>
          </m:sub>
          <m:sup/>
          <m:e>
            <m:r>
              <w:rPr>
                <w:rFonts w:ascii="Cambria Math" w:hAnsi="Cambria Math"/>
              </w:rPr>
              <m:t>κ(</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e>
        </m:nary>
      </m:oMath>
      <w:r>
        <w:rPr>
          <w:rFonts w:hint="eastAsia"/>
        </w:rPr>
        <w:t>。在此基础之上，本文还需要设计启发式的估计代价函数，通过使用不同的启发式函数来提升算法性能和准确度。</w:t>
      </w:r>
    </w:p>
    <w:p w14:paraId="672767F4" w14:textId="77777777" w:rsidR="00DC10EE" w:rsidRDefault="00DC10EE" w:rsidP="00601758">
      <w:pPr>
        <w:pStyle w:val="3"/>
      </w:pPr>
      <w:bookmarkStart w:id="726" w:name="_Toc430716804"/>
      <w:r w:rsidRPr="00DC10EE">
        <w:t>加</w:t>
      </w:r>
      <w:commentRangeStart w:id="727"/>
      <w:r w:rsidRPr="00DC10EE">
        <w:t>速算法设计</w:t>
      </w:r>
      <w:commentRangeEnd w:id="727"/>
      <w:r w:rsidR="002D7A6E">
        <w:rPr>
          <w:rStyle w:val="aa"/>
          <w:b w:val="0"/>
          <w:bCs w:val="0"/>
        </w:rPr>
        <w:commentReference w:id="727"/>
      </w:r>
      <w:bookmarkEnd w:id="726"/>
    </w:p>
    <w:p w14:paraId="6DCBEDAE" w14:textId="7ECB8B23" w:rsidR="00393B69" w:rsidRDefault="00393B69" w:rsidP="00393B69">
      <w:pPr>
        <w:ind w:firstLine="420"/>
      </w:pPr>
      <w:r>
        <w:rPr>
          <w:rFonts w:hint="eastAsia"/>
        </w:rPr>
        <w:t>通过</w:t>
      </w:r>
      <w:r w:rsidR="006E6BAD">
        <w:rPr>
          <w:rFonts w:hint="eastAsia"/>
        </w:rPr>
        <w:t>CFP</w:t>
      </w:r>
      <w:r>
        <w:rPr>
          <w:rFonts w:hint="eastAsia"/>
        </w:rPr>
        <w:t>技术，</w:t>
      </w:r>
      <w:r w:rsidR="00E70536">
        <w:rPr>
          <w:rFonts w:hint="eastAsia"/>
        </w:rPr>
        <w:t>本文</w:t>
      </w:r>
      <w:r>
        <w:rPr>
          <w:rFonts w:hint="eastAsia"/>
        </w:rPr>
        <w:t>可以获得一个流程模型的全部分支。然而，对于一个轨迹的重演或者对齐，</w:t>
      </w:r>
      <w:r w:rsidR="00E70536">
        <w:rPr>
          <w:rFonts w:hint="eastAsia"/>
        </w:rPr>
        <w:t>本文</w:t>
      </w:r>
      <w:r>
        <w:rPr>
          <w:rFonts w:hint="eastAsia"/>
        </w:rPr>
        <w:t>并不需要尝试所有的分支路径。例如对于那些不包含轨迹活动的分支路径就可以被</w:t>
      </w:r>
      <w:r w:rsidR="00E70536">
        <w:rPr>
          <w:rFonts w:hint="eastAsia"/>
        </w:rPr>
        <w:t>本文</w:t>
      </w:r>
      <w:r>
        <w:rPr>
          <w:rFonts w:hint="eastAsia"/>
        </w:rPr>
        <w:t>跳过。因此，通过在分支路径上构建索引，可以避免对无用的分支路径的计算</w:t>
      </w:r>
      <w:r>
        <w:rPr>
          <w:rFonts w:hint="eastAsia"/>
        </w:rPr>
        <w:t>[17]</w:t>
      </w:r>
      <w:r>
        <w:rPr>
          <w:rFonts w:hint="eastAsia"/>
        </w:rPr>
        <w:t>。</w:t>
      </w:r>
      <w:r w:rsidR="003821FE">
        <w:rPr>
          <w:rFonts w:hint="eastAsia"/>
        </w:rPr>
        <w:t>同时，通</w:t>
      </w:r>
      <w:r w:rsidR="003821FE" w:rsidRPr="00D47B8D">
        <w:rPr>
          <w:rFonts w:hint="eastAsia"/>
        </w:rPr>
        <w:t>过建立可达索引</w:t>
      </w:r>
      <w:r w:rsidR="00D47B8D" w:rsidRPr="00D47B8D">
        <w:rPr>
          <w:rFonts w:hint="eastAsia"/>
        </w:rPr>
        <w:t>，也可以利用活动之间的关系来对轨迹进行剪枝</w:t>
      </w:r>
      <w:r w:rsidR="003821FE">
        <w:rPr>
          <w:rFonts w:hint="eastAsia"/>
        </w:rPr>
        <w:t>。</w:t>
      </w:r>
      <w:r>
        <w:rPr>
          <w:rFonts w:hint="eastAsia"/>
        </w:rPr>
        <w:t>除此之外，通过利用代价函数，可以</w:t>
      </w:r>
      <w:r w:rsidR="00B550B3">
        <w:rPr>
          <w:rFonts w:hint="eastAsia"/>
        </w:rPr>
        <w:t>对</w:t>
      </w:r>
      <w:r>
        <w:rPr>
          <w:rFonts w:hint="eastAsia"/>
        </w:rPr>
        <w:t>访问路径进行剪枝。</w:t>
      </w:r>
    </w:p>
    <w:p w14:paraId="436A1795" w14:textId="77777777" w:rsidR="00393B69" w:rsidRPr="00393B69" w:rsidRDefault="00393B69" w:rsidP="00393B69">
      <w:pPr>
        <w:ind w:firstLine="420"/>
      </w:pPr>
      <w:r>
        <w:rPr>
          <w:rFonts w:hint="eastAsia"/>
        </w:rPr>
        <w:t>因此，本文将综合利用分支索引和剪枝技术进而提高算法的效率。</w:t>
      </w:r>
    </w:p>
    <w:p w14:paraId="58179435" w14:textId="77777777" w:rsidR="00DC10EE" w:rsidRDefault="00DC10EE" w:rsidP="00601758">
      <w:pPr>
        <w:pStyle w:val="3"/>
      </w:pPr>
      <w:bookmarkStart w:id="728" w:name="_Toc430716805"/>
      <w:r w:rsidRPr="00DC10EE">
        <w:rPr>
          <w:rFonts w:hint="eastAsia"/>
        </w:rPr>
        <w:t>贪心算法设计</w:t>
      </w:r>
      <w:bookmarkEnd w:id="728"/>
    </w:p>
    <w:p w14:paraId="1B9D905F" w14:textId="77777777" w:rsidR="00273BC4" w:rsidRDefault="00B550B3" w:rsidP="00273BC4">
      <w:pPr>
        <w:ind w:firstLine="420"/>
      </w:pPr>
      <w:r>
        <w:t>本文希望</w:t>
      </w:r>
      <w:r w:rsidR="00273BC4">
        <w:t>验证解决修复无序事件日志的问题是否可以通过贪心策略来实现求解过程</w:t>
      </w:r>
      <w:r w:rsidR="00273BC4">
        <w:rPr>
          <w:rFonts w:hint="eastAsia"/>
        </w:rPr>
        <w:t>。</w:t>
      </w:r>
      <w:r w:rsidR="00273BC4">
        <w:t>如若可以</w:t>
      </w:r>
      <w:r w:rsidR="00273BC4">
        <w:rPr>
          <w:rFonts w:hint="eastAsia"/>
        </w:rPr>
        <w:t>，则</w:t>
      </w:r>
      <w:r w:rsidR="00273BC4">
        <w:t>本文希望通过</w:t>
      </w:r>
      <w:r>
        <w:t>设计</w:t>
      </w:r>
      <w:r w:rsidR="00273BC4">
        <w:t>合适的</w:t>
      </w:r>
      <w:r>
        <w:t>贪心策略来对</w:t>
      </w:r>
      <w:r>
        <w:t>h(n)</w:t>
      </w:r>
      <w:r>
        <w:t>函数进行修改</w:t>
      </w:r>
      <w:r>
        <w:rPr>
          <w:rFonts w:hint="eastAsia"/>
        </w:rPr>
        <w:t>，使</w:t>
      </w:r>
      <w:r w:rsidR="00273BC4">
        <w:rPr>
          <w:rFonts w:hint="eastAsia"/>
        </w:rPr>
        <w:t>该启发式函数在使</w:t>
      </w:r>
      <w:r w:rsidR="00273BC4">
        <w:rPr>
          <w:rFonts w:hint="eastAsia"/>
        </w:rPr>
        <w:lastRenderedPageBreak/>
        <w:t>用贪心策略估算当前状态到目标状态距离的同时具备无后效性（</w:t>
      </w:r>
      <w:r w:rsidR="00C24AE4" w:rsidRPr="00C24AE4">
        <w:rPr>
          <w:rFonts w:hint="eastAsia"/>
        </w:rPr>
        <w:t>即某个状态以前的过程不会影响以后的状态，只与当前状态有关</w:t>
      </w:r>
      <w:r w:rsidR="00753135">
        <w:rPr>
          <w:rFonts w:hint="eastAsia"/>
        </w:rPr>
        <w:t>），最终得到高效的算法。</w:t>
      </w:r>
    </w:p>
    <w:p w14:paraId="06B83B32" w14:textId="77777777" w:rsidR="00C24AE4" w:rsidRPr="00C24AE4" w:rsidRDefault="00C66D72" w:rsidP="00C66D72">
      <w:pPr>
        <w:ind w:firstLine="420"/>
      </w:pPr>
      <w:r>
        <w:t>为此</w:t>
      </w:r>
      <w:r>
        <w:rPr>
          <w:rFonts w:hint="eastAsia"/>
        </w:rPr>
        <w:t>，</w:t>
      </w:r>
      <w:r>
        <w:t>本文将试图寻找问题的最优子结构</w:t>
      </w:r>
      <w:r>
        <w:rPr>
          <w:rFonts w:hint="eastAsia"/>
        </w:rPr>
        <w:t>（即问题的最优解包含其子问题的最优解）</w:t>
      </w:r>
      <w:r w:rsidRPr="00C66D72">
        <w:rPr>
          <w:vertAlign w:val="superscript"/>
        </w:rPr>
        <w:fldChar w:fldCharType="begin"/>
      </w:r>
      <w:r w:rsidRPr="00C66D72">
        <w:rPr>
          <w:vertAlign w:val="superscript"/>
        </w:rPr>
        <w:instrText xml:space="preserve"> </w:instrText>
      </w:r>
      <w:r w:rsidRPr="00C66D72">
        <w:rPr>
          <w:rFonts w:hint="eastAsia"/>
          <w:vertAlign w:val="superscript"/>
        </w:rPr>
        <w:instrText>REF _Ref430521274 \r \h</w:instrText>
      </w:r>
      <w:r w:rsidRPr="00C66D72">
        <w:rPr>
          <w:vertAlign w:val="superscript"/>
        </w:rPr>
        <w:instrText xml:space="preserve"> </w:instrText>
      </w:r>
      <w:r>
        <w:rPr>
          <w:vertAlign w:val="superscript"/>
        </w:rPr>
        <w:instrText xml:space="preserve"> \* MERGEFORMAT </w:instrText>
      </w:r>
      <w:r w:rsidRPr="00C66D72">
        <w:rPr>
          <w:vertAlign w:val="superscript"/>
        </w:rPr>
      </w:r>
      <w:r w:rsidRPr="00C66D72">
        <w:rPr>
          <w:vertAlign w:val="superscript"/>
        </w:rPr>
        <w:fldChar w:fldCharType="separate"/>
      </w:r>
      <w:ins w:id="729" w:author="肖永博" w:date="2015-09-22T22:22:00Z">
        <w:r w:rsidR="002C56ED">
          <w:rPr>
            <w:vertAlign w:val="superscript"/>
          </w:rPr>
          <w:t>[33]</w:t>
        </w:r>
      </w:ins>
      <w:del w:id="730" w:author="肖永博" w:date="2015-09-22T22:22:00Z">
        <w:r w:rsidR="00573F2D" w:rsidDel="002C56ED">
          <w:rPr>
            <w:vertAlign w:val="superscript"/>
          </w:rPr>
          <w:delText>[32]</w:delText>
        </w:r>
      </w:del>
      <w:r w:rsidRPr="00C66D72">
        <w:rPr>
          <w:vertAlign w:val="superscript"/>
        </w:rPr>
        <w:fldChar w:fldCharType="end"/>
      </w:r>
      <w:r>
        <w:rPr>
          <w:rFonts w:hint="eastAsia"/>
        </w:rPr>
        <w:t>，</w:t>
      </w:r>
      <w:r>
        <w:t>验证由贪心选择得到的子问题的最优解与贪心选择组合在一起能否生成原问题的最优解</w:t>
      </w:r>
      <w:r>
        <w:rPr>
          <w:rFonts w:hint="eastAsia"/>
        </w:rPr>
        <w:t>。</w:t>
      </w:r>
    </w:p>
    <w:p w14:paraId="64C3A6DB" w14:textId="77777777" w:rsidR="00DC10EE" w:rsidRDefault="00DC10EE" w:rsidP="00601758">
      <w:pPr>
        <w:pStyle w:val="2"/>
      </w:pPr>
      <w:bookmarkStart w:id="731" w:name="_Toc430716806"/>
      <w:r w:rsidRPr="00DC10EE">
        <w:rPr>
          <w:rFonts w:hint="eastAsia"/>
        </w:rPr>
        <w:t>评估与对比算法结果及性能</w:t>
      </w:r>
      <w:bookmarkEnd w:id="731"/>
    </w:p>
    <w:p w14:paraId="40E51A84" w14:textId="0EEC9ED5" w:rsidR="00393B69" w:rsidRDefault="0061715A" w:rsidP="00393B69">
      <w:pPr>
        <w:ind w:firstLine="420"/>
      </w:pPr>
      <w:r>
        <w:rPr>
          <w:rFonts w:hint="eastAsia"/>
        </w:rPr>
        <w:t>针</w:t>
      </w:r>
      <w:r w:rsidR="00393B69" w:rsidRPr="00393B69">
        <w:rPr>
          <w:rFonts w:hint="eastAsia"/>
        </w:rPr>
        <w:t>对新算法的实验结果及其效率的评估对比，本</w:t>
      </w:r>
      <w:r>
        <w:t>小节将</w:t>
      </w:r>
      <w:r w:rsidR="00393B69" w:rsidRPr="00393B69">
        <w:rPr>
          <w:rFonts w:hint="eastAsia"/>
        </w:rPr>
        <w:t>从</w:t>
      </w:r>
      <w:r>
        <w:rPr>
          <w:rFonts w:hint="eastAsia"/>
        </w:rPr>
        <w:t>试验数据获取方式、实验方案设计、</w:t>
      </w:r>
      <w:r w:rsidR="00393B69" w:rsidRPr="00393B69">
        <w:rPr>
          <w:rFonts w:hint="eastAsia"/>
        </w:rPr>
        <w:t>实验结果准确性及</w:t>
      </w:r>
      <w:r>
        <w:t>算法</w:t>
      </w:r>
      <w:r w:rsidR="00393B69" w:rsidRPr="00393B69">
        <w:rPr>
          <w:rFonts w:hint="eastAsia"/>
        </w:rPr>
        <w:t>效率</w:t>
      </w:r>
      <w:r>
        <w:rPr>
          <w:rFonts w:hint="eastAsia"/>
        </w:rPr>
        <w:t>评估和同其他算法的对比试验四个方面来进行说明</w:t>
      </w:r>
      <w:r w:rsidR="00393B69" w:rsidRPr="00393B69">
        <w:rPr>
          <w:rFonts w:hint="eastAsia"/>
        </w:rPr>
        <w:t>。</w:t>
      </w:r>
    </w:p>
    <w:p w14:paraId="239CFEEC" w14:textId="726D7740" w:rsidR="00E03CAB" w:rsidRDefault="00E03CAB" w:rsidP="00C056FC">
      <w:pPr>
        <w:pStyle w:val="3"/>
      </w:pPr>
      <w:bookmarkStart w:id="732" w:name="_Toc430716807"/>
      <w:r>
        <w:rPr>
          <w:rFonts w:hint="eastAsia"/>
        </w:rPr>
        <w:t>实验数据获取</w:t>
      </w:r>
      <w:r w:rsidR="00F41E29">
        <w:rPr>
          <w:rFonts w:hint="eastAsia"/>
        </w:rPr>
        <w:t>方式</w:t>
      </w:r>
      <w:bookmarkEnd w:id="732"/>
    </w:p>
    <w:p w14:paraId="6C84BC45" w14:textId="3CD8859C" w:rsidR="00C056FC" w:rsidRDefault="00C056FC" w:rsidP="00067037">
      <w:pPr>
        <w:pStyle w:val="3"/>
      </w:pPr>
      <w:bookmarkStart w:id="733" w:name="_Toc430716808"/>
      <w:r>
        <w:rPr>
          <w:rFonts w:hint="eastAsia"/>
        </w:rPr>
        <w:t>实验方案设计</w:t>
      </w:r>
      <w:bookmarkEnd w:id="733"/>
    </w:p>
    <w:p w14:paraId="02AF59E5" w14:textId="77777777" w:rsidR="00B942CE" w:rsidRDefault="00C056FC" w:rsidP="00067037">
      <w:pPr>
        <w:ind w:firstLine="420"/>
      </w:pPr>
      <w:r>
        <w:t>本文需要针对不同的目的而进行实验设计</w:t>
      </w:r>
      <w:r w:rsidR="00B942CE">
        <w:rPr>
          <w:rFonts w:hint="eastAsia"/>
        </w:rPr>
        <w:t>。下面将分别从输入数据、参数调整和可扩展性三个方面分别介绍实验方案的设计思路。</w:t>
      </w:r>
    </w:p>
    <w:p w14:paraId="598A8045" w14:textId="18FFE4AA" w:rsidR="00C056FC" w:rsidRDefault="00C056FC" w:rsidP="00067037">
      <w:pPr>
        <w:ind w:firstLine="420"/>
      </w:pPr>
      <w:r>
        <w:rPr>
          <w:rFonts w:hint="eastAsia"/>
        </w:rPr>
        <w:t>对于实验</w:t>
      </w:r>
      <w:r w:rsidR="00B942CE">
        <w:rPr>
          <w:rFonts w:hint="eastAsia"/>
        </w:rPr>
        <w:t>输入</w:t>
      </w:r>
      <w:r>
        <w:rPr>
          <w:rFonts w:hint="eastAsia"/>
        </w:rPr>
        <w:t>数据规模，</w:t>
      </w:r>
      <w:r w:rsidR="00B942CE">
        <w:rPr>
          <w:rFonts w:hint="eastAsia"/>
        </w:rPr>
        <w:t>本文需要分别对输入模型和输入活动多集分别进行实验设计。对于输入模型而言，需要考虑模型的结构性和所包含的事件数两个方面。对于模型的结构性，需要对</w:t>
      </w:r>
      <w:r>
        <w:rPr>
          <w:rFonts w:hint="eastAsia"/>
        </w:rPr>
        <w:t>多循环情况、多并发情况、多互斥情况</w:t>
      </w:r>
      <w:r w:rsidR="00B942CE">
        <w:rPr>
          <w:rFonts w:hint="eastAsia"/>
        </w:rPr>
        <w:t>分别进行实验设计，对模型所包含的事件数需要对一般事件数量和较多事件数量分别进行实验设计。对于输入活动多集而言，需要考虑活动多集所包含的任务数量级别来</w:t>
      </w:r>
      <w:r>
        <w:rPr>
          <w:rFonts w:hint="eastAsia"/>
        </w:rPr>
        <w:t>进行实验设计</w:t>
      </w:r>
      <w:r w:rsidR="00B942CE">
        <w:rPr>
          <w:rFonts w:hint="eastAsia"/>
        </w:rPr>
        <w:t>。</w:t>
      </w:r>
    </w:p>
    <w:p w14:paraId="2BF41671" w14:textId="7C8F21A4" w:rsidR="00B942CE" w:rsidRDefault="00B942CE" w:rsidP="00067037">
      <w:pPr>
        <w:ind w:firstLine="420"/>
      </w:pPr>
      <w:r>
        <w:t>对于实验的参数调整</w:t>
      </w:r>
      <w:r>
        <w:rPr>
          <w:rFonts w:hint="eastAsia"/>
        </w:rPr>
        <w:t>，</w:t>
      </w:r>
      <w:r>
        <w:t>本文需要对算法中可以调整的参数进行定量实验设计</w:t>
      </w:r>
      <w:r>
        <w:rPr>
          <w:rFonts w:hint="eastAsia"/>
        </w:rPr>
        <w:t>，</w:t>
      </w:r>
      <w:r>
        <w:t>进而得到每个参数对于实验结果的影响</w:t>
      </w:r>
      <w:r>
        <w:rPr>
          <w:rFonts w:hint="eastAsia"/>
        </w:rPr>
        <w:t>。</w:t>
      </w:r>
    </w:p>
    <w:p w14:paraId="1A0A7D14" w14:textId="59701E04" w:rsidR="00B942CE" w:rsidRPr="00C056FC" w:rsidRDefault="00B942CE" w:rsidP="00067037">
      <w:pPr>
        <w:ind w:firstLine="420"/>
      </w:pPr>
      <w:r>
        <w:t>对于实验的可扩展性</w:t>
      </w:r>
      <w:r>
        <w:rPr>
          <w:rFonts w:hint="eastAsia"/>
        </w:rPr>
        <w:t>，</w:t>
      </w:r>
    </w:p>
    <w:p w14:paraId="30371691" w14:textId="77777777" w:rsidR="00DC10EE" w:rsidRDefault="00DC10EE" w:rsidP="00601758">
      <w:pPr>
        <w:pStyle w:val="3"/>
      </w:pPr>
      <w:bookmarkStart w:id="734" w:name="_Toc430716809"/>
      <w:r w:rsidRPr="00DC10EE">
        <w:t>实验结果准确性评估</w:t>
      </w:r>
      <w:bookmarkEnd w:id="734"/>
    </w:p>
    <w:p w14:paraId="4C697FA2" w14:textId="77777777" w:rsidR="00393B69" w:rsidRDefault="00393B69" w:rsidP="00393B69">
      <w:pPr>
        <w:ind w:firstLine="420"/>
      </w:pPr>
      <w:r>
        <w:rPr>
          <w:rFonts w:hint="eastAsia"/>
        </w:rPr>
        <w:t>对本文而言，实验结果准确性有三层涵义：</w:t>
      </w:r>
    </w:p>
    <w:p w14:paraId="06524438" w14:textId="77777777" w:rsidR="00393B69" w:rsidRDefault="00393B69" w:rsidP="00393B69">
      <w:pPr>
        <w:ind w:firstLine="420"/>
      </w:pPr>
      <w:r>
        <w:rPr>
          <w:rFonts w:hint="eastAsia"/>
        </w:rPr>
        <w:t>1.</w:t>
      </w:r>
      <w:r>
        <w:rPr>
          <w:rFonts w:hint="eastAsia"/>
        </w:rPr>
        <w:tab/>
      </w:r>
      <w:r>
        <w:rPr>
          <w:rFonts w:hint="eastAsia"/>
        </w:rPr>
        <w:t>算法对输入的活动多集能够组成有效轨迹的判断是否正确；</w:t>
      </w:r>
    </w:p>
    <w:p w14:paraId="1D0FCE12" w14:textId="77777777" w:rsidR="00393B69" w:rsidRDefault="00393B69" w:rsidP="00393B69">
      <w:pPr>
        <w:ind w:firstLine="420"/>
      </w:pPr>
      <w:r>
        <w:rPr>
          <w:rFonts w:hint="eastAsia"/>
        </w:rPr>
        <w:t>2.</w:t>
      </w:r>
      <w:r>
        <w:rPr>
          <w:rFonts w:hint="eastAsia"/>
        </w:rPr>
        <w:tab/>
      </w:r>
      <w:r>
        <w:rPr>
          <w:rFonts w:hint="eastAsia"/>
        </w:rPr>
        <w:t>由算法得到的新的轨迹是否有效；</w:t>
      </w:r>
    </w:p>
    <w:p w14:paraId="02614516" w14:textId="77777777" w:rsidR="00393B69" w:rsidRDefault="00393B69" w:rsidP="00393B69">
      <w:pPr>
        <w:ind w:firstLine="420"/>
      </w:pPr>
      <w:r>
        <w:rPr>
          <w:rFonts w:hint="eastAsia"/>
        </w:rPr>
        <w:t>3.</w:t>
      </w:r>
      <w:r>
        <w:rPr>
          <w:rFonts w:hint="eastAsia"/>
        </w:rPr>
        <w:tab/>
      </w:r>
      <w:r>
        <w:rPr>
          <w:rFonts w:hint="eastAsia"/>
        </w:rPr>
        <w:t>由算法得到新轨迹的代价是否最小。</w:t>
      </w:r>
    </w:p>
    <w:p w14:paraId="68A40779" w14:textId="77777777" w:rsidR="00393B69" w:rsidRPr="00393B69" w:rsidRDefault="00393B69" w:rsidP="00393B69">
      <w:pPr>
        <w:ind w:firstLine="420"/>
      </w:pPr>
      <w:r>
        <w:rPr>
          <w:rFonts w:hint="eastAsia"/>
        </w:rPr>
        <w:t>针对上述三层含义，本文将设计相应的准确度判别方案，分别判断</w:t>
      </w:r>
      <w:r>
        <w:rPr>
          <w:rFonts w:hint="eastAsia"/>
        </w:rPr>
        <w:t>A*</w:t>
      </w:r>
      <w:r>
        <w:rPr>
          <w:rFonts w:hint="eastAsia"/>
        </w:rPr>
        <w:t>算法、加速算法和贪心算法的解的准确性。同时，本文也将对比</w:t>
      </w:r>
      <w:r>
        <w:rPr>
          <w:rFonts w:hint="eastAsia"/>
        </w:rPr>
        <w:t>A*</w:t>
      </w:r>
      <w:r>
        <w:rPr>
          <w:rFonts w:hint="eastAsia"/>
        </w:rPr>
        <w:t>算法同贪心算法的准确度。</w:t>
      </w:r>
    </w:p>
    <w:p w14:paraId="77BFACC9" w14:textId="77777777" w:rsidR="00DC10EE" w:rsidRDefault="00DC10EE" w:rsidP="00601758">
      <w:pPr>
        <w:pStyle w:val="3"/>
      </w:pPr>
      <w:bookmarkStart w:id="735" w:name="_Toc430716810"/>
      <w:r w:rsidRPr="00DC10EE">
        <w:t>实验性能评估</w:t>
      </w:r>
      <w:bookmarkEnd w:id="735"/>
    </w:p>
    <w:p w14:paraId="0F548738" w14:textId="22E2453F" w:rsidR="00393B69" w:rsidRDefault="00393B69" w:rsidP="00393B69">
      <w:pPr>
        <w:ind w:firstLine="420"/>
      </w:pPr>
      <w:r w:rsidRPr="00393B69">
        <w:rPr>
          <w:rFonts w:hint="eastAsia"/>
        </w:rPr>
        <w:t>对于实验效果的评估，本文将集中对比</w:t>
      </w:r>
      <w:r w:rsidRPr="00393B69">
        <w:rPr>
          <w:rFonts w:hint="eastAsia"/>
        </w:rPr>
        <w:t>A*</w:t>
      </w:r>
      <w:r w:rsidRPr="00393B69">
        <w:rPr>
          <w:rFonts w:hint="eastAsia"/>
        </w:rPr>
        <w:t>算法、加速算法和贪心算法的性能，比较在不同输入规模</w:t>
      </w:r>
      <w:r w:rsidR="00584B60">
        <w:rPr>
          <w:rFonts w:hint="eastAsia"/>
        </w:rPr>
        <w:t>（模型和活动多集）</w:t>
      </w:r>
      <w:r w:rsidRPr="00393B69">
        <w:rPr>
          <w:rFonts w:hint="eastAsia"/>
        </w:rPr>
        <w:t>的情况下，三种算法的性能</w:t>
      </w:r>
      <w:r w:rsidR="00836A4E">
        <w:rPr>
          <w:rFonts w:hint="eastAsia"/>
        </w:rPr>
        <w:t>。</w:t>
      </w:r>
    </w:p>
    <w:p w14:paraId="61152465" w14:textId="7C57BED5" w:rsidR="0061715A" w:rsidRDefault="00584B60" w:rsidP="0061715A">
      <w:pPr>
        <w:pStyle w:val="3"/>
      </w:pPr>
      <w:bookmarkStart w:id="736" w:name="_Toc430716811"/>
      <w:r>
        <w:rPr>
          <w:rFonts w:hint="eastAsia"/>
        </w:rPr>
        <w:lastRenderedPageBreak/>
        <w:t>同已有</w:t>
      </w:r>
      <w:r w:rsidR="00836A4E">
        <w:rPr>
          <w:rFonts w:hint="eastAsia"/>
        </w:rPr>
        <w:t>算法</w:t>
      </w:r>
      <w:r>
        <w:rPr>
          <w:rFonts w:hint="eastAsia"/>
        </w:rPr>
        <w:t>的</w:t>
      </w:r>
      <w:r w:rsidR="00836A4E">
        <w:rPr>
          <w:rFonts w:hint="eastAsia"/>
        </w:rPr>
        <w:t>对比</w:t>
      </w:r>
      <w:r>
        <w:rPr>
          <w:rFonts w:hint="eastAsia"/>
        </w:rPr>
        <w:t>实验</w:t>
      </w:r>
      <w:bookmarkEnd w:id="736"/>
    </w:p>
    <w:p w14:paraId="58CD7DCA" w14:textId="5C66DED4" w:rsidR="0061715A" w:rsidRPr="0061715A" w:rsidRDefault="0061715A">
      <w:pPr>
        <w:ind w:firstLine="420"/>
        <w:pPrChange w:id="737" w:author="肖永博" w:date="2015-09-22T11:34:00Z">
          <w:pPr/>
        </w:pPrChange>
      </w:pPr>
      <w:r>
        <w:t>本文希望对目前已有的日志修复算法进行改造</w:t>
      </w:r>
      <w:r>
        <w:rPr>
          <w:rFonts w:hint="eastAsia"/>
        </w:rPr>
        <w:t>，</w:t>
      </w:r>
      <w:r>
        <w:t>使它们能够处理活动多集</w:t>
      </w:r>
      <w:r>
        <w:rPr>
          <w:rFonts w:hint="eastAsia"/>
        </w:rPr>
        <w:t>。</w:t>
      </w:r>
      <w:r>
        <w:t>为此</w:t>
      </w:r>
      <w:r>
        <w:rPr>
          <w:rFonts w:hint="eastAsia"/>
        </w:rPr>
        <w:t>，</w:t>
      </w:r>
      <w:r>
        <w:t>本文需要将活动多集转换为轨迹集合</w:t>
      </w:r>
      <w:r>
        <w:rPr>
          <w:rFonts w:hint="eastAsia"/>
        </w:rPr>
        <w:t>，</w:t>
      </w:r>
      <w:r>
        <w:t>以此作为输入</w:t>
      </w:r>
      <w:r>
        <w:rPr>
          <w:rFonts w:hint="eastAsia"/>
        </w:rPr>
        <w:t>来对已有日志修复算法进行实验，最终同本文的算法实验结果进行对比分析。</w:t>
      </w:r>
    </w:p>
    <w:p w14:paraId="38D42DE9" w14:textId="77777777" w:rsidR="00DC10EE" w:rsidRDefault="00DC10EE" w:rsidP="00601758">
      <w:pPr>
        <w:pStyle w:val="1"/>
      </w:pPr>
      <w:bookmarkStart w:id="738" w:name="_Toc430716812"/>
      <w:r w:rsidRPr="00DC10EE">
        <w:rPr>
          <w:rFonts w:hint="eastAsia"/>
        </w:rPr>
        <w:t>预期成果及可能的创新点</w:t>
      </w:r>
      <w:bookmarkEnd w:id="738"/>
    </w:p>
    <w:p w14:paraId="3EF210D2" w14:textId="77777777" w:rsidR="00DC10EE" w:rsidRDefault="00DC10EE" w:rsidP="00601758">
      <w:pPr>
        <w:pStyle w:val="2"/>
      </w:pPr>
      <w:bookmarkStart w:id="739" w:name="_Toc430716813"/>
      <w:r w:rsidRPr="00DC10EE">
        <w:t>预期成果</w:t>
      </w:r>
      <w:bookmarkEnd w:id="739"/>
    </w:p>
    <w:p w14:paraId="677C2593" w14:textId="77777777" w:rsidR="00393B69" w:rsidRDefault="00393B69" w:rsidP="00393B69">
      <w:pPr>
        <w:pStyle w:val="a3"/>
        <w:numPr>
          <w:ilvl w:val="0"/>
          <w:numId w:val="3"/>
        </w:numPr>
        <w:ind w:firstLineChars="0"/>
      </w:pPr>
      <w:r>
        <w:rPr>
          <w:rFonts w:hint="eastAsia"/>
        </w:rPr>
        <w:t>发表学术论文</w:t>
      </w:r>
      <w:r>
        <w:t>1-2</w:t>
      </w:r>
      <w:r>
        <w:rPr>
          <w:rFonts w:hint="eastAsia"/>
        </w:rPr>
        <w:t>篇；</w:t>
      </w:r>
    </w:p>
    <w:p w14:paraId="20BA57B7" w14:textId="77777777" w:rsidR="00393B69" w:rsidRDefault="00F125C5" w:rsidP="00393B69">
      <w:pPr>
        <w:pStyle w:val="a3"/>
        <w:numPr>
          <w:ilvl w:val="0"/>
          <w:numId w:val="3"/>
        </w:numPr>
        <w:ind w:firstLineChars="0"/>
      </w:pPr>
      <w:r>
        <w:rPr>
          <w:rFonts w:hint="eastAsia"/>
        </w:rPr>
        <w:t>基于完全</w:t>
      </w:r>
      <w:r w:rsidR="00393B69">
        <w:rPr>
          <w:rFonts w:hint="eastAsia"/>
        </w:rPr>
        <w:t>前缀</w:t>
      </w:r>
      <w:r>
        <w:rPr>
          <w:rFonts w:hint="eastAsia"/>
        </w:rPr>
        <w:t>展开</w:t>
      </w:r>
      <w:r w:rsidR="00393B69">
        <w:rPr>
          <w:rFonts w:hint="eastAsia"/>
        </w:rPr>
        <w:t>的</w:t>
      </w:r>
      <w:r>
        <w:rPr>
          <w:rFonts w:hint="eastAsia"/>
        </w:rPr>
        <w:t>无序事件</w:t>
      </w:r>
      <w:r w:rsidR="00393B69">
        <w:rPr>
          <w:rFonts w:hint="eastAsia"/>
        </w:rPr>
        <w:t>日志修复</w:t>
      </w:r>
      <w:r>
        <w:rPr>
          <w:rFonts w:hint="eastAsia"/>
        </w:rPr>
        <w:t>A*</w:t>
      </w:r>
      <w:r w:rsidR="00393B69">
        <w:rPr>
          <w:rFonts w:hint="eastAsia"/>
        </w:rPr>
        <w:t>算法。</w:t>
      </w:r>
    </w:p>
    <w:p w14:paraId="27C3BCC2" w14:textId="77777777" w:rsidR="00F125C5" w:rsidRDefault="00F125C5" w:rsidP="00F125C5">
      <w:pPr>
        <w:pStyle w:val="a3"/>
        <w:numPr>
          <w:ilvl w:val="0"/>
          <w:numId w:val="3"/>
        </w:numPr>
        <w:ind w:firstLineChars="0"/>
      </w:pPr>
      <w:r>
        <w:rPr>
          <w:rFonts w:hint="eastAsia"/>
        </w:rPr>
        <w:t>基于完全前缀展开的无序事件日志修复加速算法。</w:t>
      </w:r>
    </w:p>
    <w:p w14:paraId="1B2D1793" w14:textId="77777777" w:rsidR="00F125C5" w:rsidRDefault="00F125C5" w:rsidP="00F125C5">
      <w:pPr>
        <w:pStyle w:val="a3"/>
        <w:numPr>
          <w:ilvl w:val="0"/>
          <w:numId w:val="3"/>
        </w:numPr>
        <w:ind w:firstLineChars="0"/>
      </w:pPr>
      <w:r>
        <w:rPr>
          <w:rFonts w:hint="eastAsia"/>
        </w:rPr>
        <w:t>基于完全前缀展开的无序事件日志修复贪心算法。</w:t>
      </w:r>
    </w:p>
    <w:p w14:paraId="2BEE259D" w14:textId="77777777" w:rsidR="00DC10EE" w:rsidRDefault="00DC10EE" w:rsidP="00601758">
      <w:pPr>
        <w:pStyle w:val="2"/>
      </w:pPr>
      <w:bookmarkStart w:id="740" w:name="_Toc430716814"/>
      <w:r w:rsidRPr="00DC10EE">
        <w:rPr>
          <w:rFonts w:hint="eastAsia"/>
        </w:rPr>
        <w:t>可能的创新点</w:t>
      </w:r>
      <w:bookmarkEnd w:id="740"/>
    </w:p>
    <w:p w14:paraId="6A25CF40" w14:textId="77777777" w:rsidR="00393B69" w:rsidRDefault="00393B69" w:rsidP="00393B69">
      <w:pPr>
        <w:pStyle w:val="a3"/>
        <w:numPr>
          <w:ilvl w:val="0"/>
          <w:numId w:val="4"/>
        </w:numPr>
        <w:ind w:firstLineChars="0"/>
      </w:pPr>
      <w:r>
        <w:rPr>
          <w:rFonts w:hint="eastAsia"/>
        </w:rPr>
        <w:t>证明对于</w:t>
      </w:r>
      <w:r w:rsidR="00D97201">
        <w:rPr>
          <w:rFonts w:hint="eastAsia"/>
        </w:rPr>
        <w:t>无序事件日志</w:t>
      </w:r>
      <w:r>
        <w:rPr>
          <w:rFonts w:hint="eastAsia"/>
        </w:rPr>
        <w:t>的修复问题是</w:t>
      </w:r>
      <w:r>
        <w:t>NP-hard</w:t>
      </w:r>
      <w:r>
        <w:rPr>
          <w:rFonts w:hint="eastAsia"/>
        </w:rPr>
        <w:t>问题；</w:t>
      </w:r>
    </w:p>
    <w:p w14:paraId="478CB493" w14:textId="77777777" w:rsidR="00393B69" w:rsidRPr="00393B69" w:rsidRDefault="00F125C5" w:rsidP="00393B69">
      <w:pPr>
        <w:pStyle w:val="a3"/>
        <w:numPr>
          <w:ilvl w:val="0"/>
          <w:numId w:val="4"/>
        </w:numPr>
        <w:ind w:firstLineChars="0"/>
      </w:pPr>
      <w:r>
        <w:rPr>
          <w:rFonts w:hint="eastAsia"/>
        </w:rPr>
        <w:t>无序事件</w:t>
      </w:r>
      <w:r w:rsidR="00393B69">
        <w:rPr>
          <w:rFonts w:hint="eastAsia"/>
        </w:rPr>
        <w:t>日志修复问题的启发式代价估计。</w:t>
      </w:r>
    </w:p>
    <w:p w14:paraId="7BF83B93" w14:textId="77777777" w:rsidR="00393B69" w:rsidRPr="00393B69" w:rsidRDefault="00393B69" w:rsidP="00393B69"/>
    <w:p w14:paraId="7D125DE0" w14:textId="77777777" w:rsidR="00DC10EE" w:rsidRDefault="00DC10EE" w:rsidP="00601758">
      <w:pPr>
        <w:pStyle w:val="1"/>
      </w:pPr>
      <w:bookmarkStart w:id="741" w:name="_Toc430716815"/>
      <w:r w:rsidRPr="00DC10EE">
        <w:rPr>
          <w:rFonts w:hint="eastAsia"/>
        </w:rPr>
        <w:t>研究计划</w:t>
      </w:r>
      <w:bookmarkEnd w:id="741"/>
    </w:p>
    <w:p w14:paraId="44A854BC" w14:textId="77777777" w:rsidR="00393B69" w:rsidRDefault="00393B69" w:rsidP="00393B69">
      <w:pPr>
        <w:ind w:firstLine="420"/>
      </w:pPr>
      <w:r>
        <w:rPr>
          <w:rFonts w:hint="eastAsia"/>
        </w:rPr>
        <w:t>1.</w:t>
      </w:r>
      <w:r>
        <w:rPr>
          <w:rFonts w:hint="eastAsia"/>
        </w:rPr>
        <w:tab/>
      </w:r>
      <w:r>
        <w:rPr>
          <w:rFonts w:hint="eastAsia"/>
        </w:rPr>
        <w:t>文献调研阶段（</w:t>
      </w:r>
      <w:r>
        <w:rPr>
          <w:rFonts w:hint="eastAsia"/>
        </w:rPr>
        <w:t>2015</w:t>
      </w:r>
      <w:r>
        <w:rPr>
          <w:rFonts w:hint="eastAsia"/>
        </w:rPr>
        <w:t>年</w:t>
      </w:r>
      <w:r>
        <w:rPr>
          <w:rFonts w:hint="eastAsia"/>
        </w:rPr>
        <w:t>7</w:t>
      </w:r>
      <w:r>
        <w:rPr>
          <w:rFonts w:hint="eastAsia"/>
        </w:rPr>
        <w:t>月</w:t>
      </w:r>
      <w:r>
        <w:rPr>
          <w:rFonts w:hint="eastAsia"/>
        </w:rPr>
        <w:t>-2015</w:t>
      </w:r>
      <w:r>
        <w:rPr>
          <w:rFonts w:hint="eastAsia"/>
        </w:rPr>
        <w:t>年</w:t>
      </w:r>
      <w:r>
        <w:rPr>
          <w:rFonts w:hint="eastAsia"/>
        </w:rPr>
        <w:t>9</w:t>
      </w:r>
      <w:r>
        <w:rPr>
          <w:rFonts w:hint="eastAsia"/>
        </w:rPr>
        <w:t>月）</w:t>
      </w:r>
    </w:p>
    <w:p w14:paraId="08C77B9A" w14:textId="77777777" w:rsidR="00393B69" w:rsidRDefault="00393B69" w:rsidP="00393B69">
      <w:pPr>
        <w:ind w:firstLine="420"/>
      </w:pPr>
      <w:r>
        <w:rPr>
          <w:rFonts w:hint="eastAsia"/>
        </w:rPr>
        <w:t>调研了符合性检测、流程分支技术、完全有限前缀提取技术、日志模型对齐方法的相关知识，深入理解现有的日志修复研究成果，并重点关注完全有限前缀提取方法和日志模型对齐算法。</w:t>
      </w:r>
    </w:p>
    <w:p w14:paraId="67DD8B79" w14:textId="77777777" w:rsidR="00393B69" w:rsidRDefault="00393B69" w:rsidP="00393B69">
      <w:pPr>
        <w:ind w:firstLine="420"/>
      </w:pPr>
      <w:r>
        <w:rPr>
          <w:rFonts w:hint="eastAsia"/>
        </w:rPr>
        <w:t>2.</w:t>
      </w:r>
      <w:r>
        <w:rPr>
          <w:rFonts w:hint="eastAsia"/>
        </w:rPr>
        <w:tab/>
      </w:r>
      <w:r>
        <w:rPr>
          <w:rFonts w:hint="eastAsia"/>
        </w:rPr>
        <w:t>验证解决完全松散日志修复问题的复杂性（</w:t>
      </w:r>
      <w:r>
        <w:rPr>
          <w:rFonts w:hint="eastAsia"/>
        </w:rPr>
        <w:t>2015</w:t>
      </w:r>
      <w:r>
        <w:rPr>
          <w:rFonts w:hint="eastAsia"/>
        </w:rPr>
        <w:t>年</w:t>
      </w:r>
      <w:r>
        <w:rPr>
          <w:rFonts w:hint="eastAsia"/>
        </w:rPr>
        <w:t>10</w:t>
      </w:r>
      <w:r>
        <w:rPr>
          <w:rFonts w:hint="eastAsia"/>
        </w:rPr>
        <w:t>月</w:t>
      </w:r>
      <w:r>
        <w:rPr>
          <w:rFonts w:hint="eastAsia"/>
        </w:rPr>
        <w:t>-2016</w:t>
      </w:r>
      <w:r>
        <w:rPr>
          <w:rFonts w:hint="eastAsia"/>
        </w:rPr>
        <w:t>年</w:t>
      </w:r>
      <w:r>
        <w:rPr>
          <w:rFonts w:hint="eastAsia"/>
        </w:rPr>
        <w:t>2</w:t>
      </w:r>
      <w:r>
        <w:rPr>
          <w:rFonts w:hint="eastAsia"/>
        </w:rPr>
        <w:t>月）</w:t>
      </w:r>
    </w:p>
    <w:p w14:paraId="393C9A91" w14:textId="77777777" w:rsidR="00393B69" w:rsidRDefault="00393B69" w:rsidP="00393B69">
      <w:pPr>
        <w:ind w:firstLine="420"/>
      </w:pPr>
      <w:r>
        <w:rPr>
          <w:rFonts w:hint="eastAsia"/>
        </w:rPr>
        <w:t>基于大量阅读文献和已有成果，为解决完全松散日志修复问题的复杂性进行相关验证。</w:t>
      </w:r>
    </w:p>
    <w:p w14:paraId="65027EF2" w14:textId="77777777" w:rsidR="00393B69" w:rsidRDefault="00393B69" w:rsidP="00393B69">
      <w:pPr>
        <w:ind w:firstLine="420"/>
      </w:pPr>
      <w:r>
        <w:rPr>
          <w:rFonts w:hint="eastAsia"/>
        </w:rPr>
        <w:t>3.</w:t>
      </w:r>
      <w:r>
        <w:rPr>
          <w:rFonts w:hint="eastAsia"/>
        </w:rPr>
        <w:tab/>
      </w:r>
      <w:r>
        <w:rPr>
          <w:rFonts w:hint="eastAsia"/>
        </w:rPr>
        <w:t>设计日志修复操作的代价算法及启发式的代价估计算法（</w:t>
      </w:r>
      <w:r>
        <w:rPr>
          <w:rFonts w:hint="eastAsia"/>
        </w:rPr>
        <w:t>2016</w:t>
      </w:r>
      <w:r>
        <w:rPr>
          <w:rFonts w:hint="eastAsia"/>
        </w:rPr>
        <w:t>年</w:t>
      </w:r>
      <w:r>
        <w:rPr>
          <w:rFonts w:hint="eastAsia"/>
        </w:rPr>
        <w:t>3</w:t>
      </w:r>
      <w:r>
        <w:rPr>
          <w:rFonts w:hint="eastAsia"/>
        </w:rPr>
        <w:t>月</w:t>
      </w:r>
      <w:r>
        <w:rPr>
          <w:rFonts w:hint="eastAsia"/>
        </w:rPr>
        <w:t>-2016</w:t>
      </w:r>
      <w:r>
        <w:rPr>
          <w:rFonts w:hint="eastAsia"/>
        </w:rPr>
        <w:t>年</w:t>
      </w:r>
      <w:r>
        <w:rPr>
          <w:rFonts w:hint="eastAsia"/>
        </w:rPr>
        <w:t>6</w:t>
      </w:r>
      <w:r>
        <w:rPr>
          <w:rFonts w:hint="eastAsia"/>
        </w:rPr>
        <w:t>月）</w:t>
      </w:r>
    </w:p>
    <w:p w14:paraId="2BCCF4B0" w14:textId="77777777" w:rsidR="00393B69" w:rsidRDefault="00393B69" w:rsidP="00393B69">
      <w:pPr>
        <w:ind w:firstLine="420"/>
      </w:pPr>
      <w:r>
        <w:rPr>
          <w:rFonts w:hint="eastAsia"/>
        </w:rPr>
        <w:t>基于完全有限前缀和日志模型对齐方面已有的技术，对完全松散日志的修复操作设计代价计量算法，为每一步修复的代价估计设计启发式预估算法，最终完成</w:t>
      </w:r>
      <w:r>
        <w:rPr>
          <w:rFonts w:hint="eastAsia"/>
        </w:rPr>
        <w:t>A*</w:t>
      </w:r>
      <w:r>
        <w:rPr>
          <w:rFonts w:hint="eastAsia"/>
        </w:rPr>
        <w:t>算法的设计。</w:t>
      </w:r>
    </w:p>
    <w:p w14:paraId="70D3D78E" w14:textId="77777777" w:rsidR="00393B69" w:rsidRDefault="00393B69" w:rsidP="00393B69">
      <w:pPr>
        <w:ind w:firstLine="420"/>
      </w:pPr>
      <w:r>
        <w:rPr>
          <w:rFonts w:hint="eastAsia"/>
        </w:rPr>
        <w:t>4.</w:t>
      </w:r>
      <w:r>
        <w:rPr>
          <w:rFonts w:hint="eastAsia"/>
        </w:rPr>
        <w:tab/>
      </w:r>
      <w:r>
        <w:rPr>
          <w:rFonts w:hint="eastAsia"/>
        </w:rPr>
        <w:t>算法的性质测试和性能评估（</w:t>
      </w:r>
      <w:r>
        <w:rPr>
          <w:rFonts w:hint="eastAsia"/>
        </w:rPr>
        <w:t>2016</w:t>
      </w:r>
      <w:r>
        <w:rPr>
          <w:rFonts w:hint="eastAsia"/>
        </w:rPr>
        <w:t>年</w:t>
      </w:r>
      <w:r>
        <w:rPr>
          <w:rFonts w:hint="eastAsia"/>
        </w:rPr>
        <w:t>7</w:t>
      </w:r>
      <w:r>
        <w:rPr>
          <w:rFonts w:hint="eastAsia"/>
        </w:rPr>
        <w:t>月</w:t>
      </w:r>
      <w:r>
        <w:rPr>
          <w:rFonts w:hint="eastAsia"/>
        </w:rPr>
        <w:t>-2016</w:t>
      </w:r>
      <w:r>
        <w:rPr>
          <w:rFonts w:hint="eastAsia"/>
        </w:rPr>
        <w:t>年</w:t>
      </w:r>
      <w:r>
        <w:rPr>
          <w:rFonts w:hint="eastAsia"/>
        </w:rPr>
        <w:t>9</w:t>
      </w:r>
      <w:r>
        <w:rPr>
          <w:rFonts w:hint="eastAsia"/>
        </w:rPr>
        <w:t>月）</w:t>
      </w:r>
    </w:p>
    <w:p w14:paraId="0A0157B4" w14:textId="77777777" w:rsidR="00393B69" w:rsidRDefault="00393B69" w:rsidP="00393B69">
      <w:pPr>
        <w:ind w:firstLine="420"/>
      </w:pPr>
      <w:r>
        <w:rPr>
          <w:rFonts w:hint="eastAsia"/>
        </w:rPr>
        <w:t>使用大量预设模型和实际模型测试并评估算法准确度和性能。</w:t>
      </w:r>
    </w:p>
    <w:p w14:paraId="708E4444" w14:textId="77777777" w:rsidR="00393B69" w:rsidRDefault="00393B69" w:rsidP="00393B69">
      <w:pPr>
        <w:ind w:firstLine="420"/>
      </w:pPr>
      <w:r>
        <w:rPr>
          <w:rFonts w:hint="eastAsia"/>
        </w:rPr>
        <w:t>5.</w:t>
      </w:r>
      <w:r>
        <w:rPr>
          <w:rFonts w:hint="eastAsia"/>
        </w:rPr>
        <w:tab/>
      </w:r>
      <w:r>
        <w:rPr>
          <w:rFonts w:hint="eastAsia"/>
        </w:rPr>
        <w:t>总结与科技论文撰写（</w:t>
      </w:r>
      <w:r>
        <w:rPr>
          <w:rFonts w:hint="eastAsia"/>
        </w:rPr>
        <w:t>2016</w:t>
      </w:r>
      <w:r>
        <w:rPr>
          <w:rFonts w:hint="eastAsia"/>
        </w:rPr>
        <w:t>年</w:t>
      </w:r>
      <w:r>
        <w:rPr>
          <w:rFonts w:hint="eastAsia"/>
        </w:rPr>
        <w:t>10</w:t>
      </w:r>
      <w:r>
        <w:rPr>
          <w:rFonts w:hint="eastAsia"/>
        </w:rPr>
        <w:t>月</w:t>
      </w:r>
      <w:r>
        <w:rPr>
          <w:rFonts w:hint="eastAsia"/>
        </w:rPr>
        <w:t>-2016</w:t>
      </w:r>
      <w:r>
        <w:rPr>
          <w:rFonts w:hint="eastAsia"/>
        </w:rPr>
        <w:t>年</w:t>
      </w:r>
      <w:r>
        <w:rPr>
          <w:rFonts w:hint="eastAsia"/>
        </w:rPr>
        <w:t>12</w:t>
      </w:r>
      <w:r>
        <w:rPr>
          <w:rFonts w:hint="eastAsia"/>
        </w:rPr>
        <w:t>月）</w:t>
      </w:r>
    </w:p>
    <w:p w14:paraId="1CDDE788" w14:textId="77777777" w:rsidR="00393B69" w:rsidRDefault="00393B69" w:rsidP="00393B69">
      <w:pPr>
        <w:ind w:firstLine="420"/>
      </w:pPr>
      <w:r>
        <w:rPr>
          <w:rFonts w:hint="eastAsia"/>
        </w:rPr>
        <w:t>总结相似性度量方法，分析工作中的创新点与共享点，完成一到两篇科技论文的撰写和投稿工作。</w:t>
      </w:r>
    </w:p>
    <w:p w14:paraId="08080595" w14:textId="77777777" w:rsidR="00393B69" w:rsidRDefault="00393B69" w:rsidP="00393B69">
      <w:pPr>
        <w:ind w:firstLine="420"/>
      </w:pPr>
      <w:r>
        <w:rPr>
          <w:rFonts w:hint="eastAsia"/>
        </w:rPr>
        <w:t>6.</w:t>
      </w:r>
      <w:r>
        <w:rPr>
          <w:rFonts w:hint="eastAsia"/>
        </w:rPr>
        <w:tab/>
      </w:r>
      <w:r>
        <w:rPr>
          <w:rFonts w:hint="eastAsia"/>
        </w:rPr>
        <w:t>撰写毕业论文（</w:t>
      </w:r>
      <w:r>
        <w:rPr>
          <w:rFonts w:hint="eastAsia"/>
        </w:rPr>
        <w:t>2017</w:t>
      </w:r>
      <w:r>
        <w:rPr>
          <w:rFonts w:hint="eastAsia"/>
        </w:rPr>
        <w:t>年</w:t>
      </w:r>
      <w:r>
        <w:rPr>
          <w:rFonts w:hint="eastAsia"/>
        </w:rPr>
        <w:t>1</w:t>
      </w:r>
      <w:r>
        <w:rPr>
          <w:rFonts w:hint="eastAsia"/>
        </w:rPr>
        <w:t>月</w:t>
      </w:r>
      <w:r>
        <w:rPr>
          <w:rFonts w:hint="eastAsia"/>
        </w:rPr>
        <w:t>-2017</w:t>
      </w:r>
      <w:r>
        <w:rPr>
          <w:rFonts w:hint="eastAsia"/>
        </w:rPr>
        <w:t>年</w:t>
      </w:r>
      <w:r>
        <w:rPr>
          <w:rFonts w:hint="eastAsia"/>
        </w:rPr>
        <w:t>3</w:t>
      </w:r>
      <w:r>
        <w:rPr>
          <w:rFonts w:hint="eastAsia"/>
        </w:rPr>
        <w:t>月）</w:t>
      </w:r>
    </w:p>
    <w:bookmarkEnd w:id="265"/>
    <w:p w14:paraId="36CAC8F2" w14:textId="77777777" w:rsidR="00393B69" w:rsidRDefault="00393B69" w:rsidP="00393B69">
      <w:pPr>
        <w:ind w:firstLine="420"/>
      </w:pPr>
      <w:r>
        <w:rPr>
          <w:rFonts w:hint="eastAsia"/>
        </w:rPr>
        <w:t>总结研究过程中出现的问题和技术难点，撰写毕业论文。</w:t>
      </w:r>
    </w:p>
    <w:tbl>
      <w:tblPr>
        <w:tblW w:w="0" w:type="auto"/>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ook w:val="04A0" w:firstRow="1" w:lastRow="0" w:firstColumn="1" w:lastColumn="0" w:noHBand="0" w:noVBand="1"/>
      </w:tblPr>
      <w:tblGrid>
        <w:gridCol w:w="4260"/>
        <w:gridCol w:w="4262"/>
      </w:tblGrid>
      <w:tr w:rsidR="00393B69" w:rsidRPr="00B06E01" w14:paraId="7BD0143F" w14:textId="77777777" w:rsidTr="000451F1">
        <w:tc>
          <w:tcPr>
            <w:tcW w:w="4264" w:type="dxa"/>
            <w:tcBorders>
              <w:top w:val="single" w:sz="4" w:space="0" w:color="A5A5A5"/>
              <w:left w:val="single" w:sz="4" w:space="0" w:color="A5A5A5"/>
              <w:bottom w:val="single" w:sz="4" w:space="0" w:color="A5A5A5"/>
              <w:right w:val="nil"/>
            </w:tcBorders>
            <w:shd w:val="clear" w:color="auto" w:fill="A5A5A5"/>
            <w:vAlign w:val="center"/>
          </w:tcPr>
          <w:p w14:paraId="1C8BBF03" w14:textId="77777777" w:rsidR="00393B69" w:rsidRPr="00BA29FD" w:rsidRDefault="00393B69" w:rsidP="000451F1">
            <w:pPr>
              <w:spacing w:beforeLines="50" w:before="156" w:afterLines="50" w:after="156"/>
              <w:jc w:val="center"/>
              <w:rPr>
                <w:b/>
                <w:bCs/>
                <w:color w:val="FFFFFF"/>
                <w:sz w:val="24"/>
              </w:rPr>
            </w:pPr>
            <w:r w:rsidRPr="00BA29FD">
              <w:rPr>
                <w:b/>
                <w:bCs/>
                <w:color w:val="FFFFFF"/>
                <w:sz w:val="24"/>
              </w:rPr>
              <w:lastRenderedPageBreak/>
              <w:t>工作内容</w:t>
            </w:r>
          </w:p>
        </w:tc>
        <w:tc>
          <w:tcPr>
            <w:tcW w:w="4264" w:type="dxa"/>
            <w:tcBorders>
              <w:top w:val="single" w:sz="4" w:space="0" w:color="A5A5A5"/>
              <w:left w:val="nil"/>
              <w:bottom w:val="single" w:sz="4" w:space="0" w:color="A5A5A5"/>
              <w:right w:val="single" w:sz="4" w:space="0" w:color="A5A5A5"/>
            </w:tcBorders>
            <w:shd w:val="clear" w:color="auto" w:fill="A5A5A5"/>
            <w:vAlign w:val="center"/>
          </w:tcPr>
          <w:p w14:paraId="382B9A6D" w14:textId="77777777" w:rsidR="00393B69" w:rsidRPr="00BA29FD" w:rsidRDefault="00393B69" w:rsidP="000451F1">
            <w:pPr>
              <w:spacing w:beforeLines="50" w:before="156" w:afterLines="50" w:after="156"/>
              <w:jc w:val="center"/>
              <w:rPr>
                <w:b/>
                <w:bCs/>
                <w:color w:val="FFFFFF"/>
                <w:sz w:val="24"/>
              </w:rPr>
            </w:pPr>
            <w:r w:rsidRPr="00BA29FD">
              <w:rPr>
                <w:b/>
                <w:bCs/>
                <w:color w:val="FFFFFF"/>
                <w:sz w:val="24"/>
              </w:rPr>
              <w:t>时间段</w:t>
            </w:r>
          </w:p>
        </w:tc>
      </w:tr>
      <w:tr w:rsidR="00393B69" w:rsidRPr="00B06E01" w14:paraId="663BFEEA" w14:textId="77777777" w:rsidTr="000451F1">
        <w:tc>
          <w:tcPr>
            <w:tcW w:w="4264" w:type="dxa"/>
            <w:shd w:val="clear" w:color="auto" w:fill="EDEDED"/>
            <w:vAlign w:val="center"/>
          </w:tcPr>
          <w:p w14:paraId="78A5AE1E" w14:textId="77777777" w:rsidR="00393B69" w:rsidRPr="00BA29FD" w:rsidRDefault="00393B69" w:rsidP="000451F1">
            <w:pPr>
              <w:spacing w:beforeLines="50" w:before="156" w:afterLines="50" w:after="156"/>
              <w:jc w:val="center"/>
              <w:rPr>
                <w:b/>
                <w:bCs/>
                <w:sz w:val="24"/>
              </w:rPr>
            </w:pPr>
            <w:r w:rsidRPr="00BA29FD">
              <w:rPr>
                <w:b/>
                <w:bCs/>
                <w:sz w:val="24"/>
              </w:rPr>
              <w:t>文献调研阶段</w:t>
            </w:r>
          </w:p>
        </w:tc>
        <w:tc>
          <w:tcPr>
            <w:tcW w:w="4264" w:type="dxa"/>
            <w:shd w:val="clear" w:color="auto" w:fill="EDEDED"/>
            <w:vAlign w:val="center"/>
          </w:tcPr>
          <w:p w14:paraId="0715B135" w14:textId="77777777" w:rsidR="00393B69" w:rsidRPr="00BA29FD" w:rsidRDefault="00393B69" w:rsidP="000451F1">
            <w:pPr>
              <w:spacing w:beforeLines="50" w:before="156" w:afterLines="50" w:after="156"/>
              <w:jc w:val="center"/>
              <w:rPr>
                <w:sz w:val="24"/>
              </w:rPr>
            </w:pPr>
            <w:r w:rsidRPr="00BA29FD">
              <w:rPr>
                <w:sz w:val="24"/>
              </w:rPr>
              <w:t>2015.7-2015.9</w:t>
            </w:r>
          </w:p>
        </w:tc>
      </w:tr>
      <w:tr w:rsidR="00393B69" w:rsidRPr="00B06E01" w14:paraId="6FCB2FF0" w14:textId="77777777" w:rsidTr="000451F1">
        <w:tc>
          <w:tcPr>
            <w:tcW w:w="4264" w:type="dxa"/>
            <w:shd w:val="clear" w:color="auto" w:fill="auto"/>
            <w:vAlign w:val="center"/>
          </w:tcPr>
          <w:p w14:paraId="26AF4DD9" w14:textId="77777777" w:rsidR="00393B69" w:rsidRPr="00BA29FD" w:rsidRDefault="00393B69" w:rsidP="000451F1">
            <w:pPr>
              <w:spacing w:beforeLines="50" w:before="156" w:afterLines="50" w:after="156"/>
              <w:jc w:val="center"/>
              <w:rPr>
                <w:b/>
                <w:bCs/>
                <w:sz w:val="24"/>
              </w:rPr>
            </w:pPr>
            <w:r w:rsidRPr="00BA29FD">
              <w:rPr>
                <w:b/>
                <w:bCs/>
                <w:sz w:val="24"/>
              </w:rPr>
              <w:t>问题的复杂性验证</w:t>
            </w:r>
          </w:p>
        </w:tc>
        <w:tc>
          <w:tcPr>
            <w:tcW w:w="4264" w:type="dxa"/>
            <w:shd w:val="clear" w:color="auto" w:fill="auto"/>
            <w:vAlign w:val="center"/>
          </w:tcPr>
          <w:p w14:paraId="2E4A3475" w14:textId="77777777" w:rsidR="00393B69" w:rsidRPr="00BA29FD" w:rsidRDefault="00393B69" w:rsidP="000451F1">
            <w:pPr>
              <w:spacing w:beforeLines="50" w:before="156" w:afterLines="50" w:after="156"/>
              <w:jc w:val="center"/>
              <w:rPr>
                <w:sz w:val="24"/>
              </w:rPr>
            </w:pPr>
            <w:r w:rsidRPr="00BA29FD">
              <w:rPr>
                <w:sz w:val="24"/>
              </w:rPr>
              <w:t>2015.10-2016.2</w:t>
            </w:r>
          </w:p>
        </w:tc>
      </w:tr>
      <w:tr w:rsidR="00393B69" w:rsidRPr="00B06E01" w14:paraId="14838E91" w14:textId="77777777" w:rsidTr="000451F1">
        <w:tc>
          <w:tcPr>
            <w:tcW w:w="4264" w:type="dxa"/>
            <w:shd w:val="clear" w:color="auto" w:fill="EDEDED"/>
            <w:vAlign w:val="center"/>
          </w:tcPr>
          <w:p w14:paraId="60FAF64F" w14:textId="77777777" w:rsidR="00393B69" w:rsidRPr="00BA29FD" w:rsidRDefault="00393B69" w:rsidP="000451F1">
            <w:pPr>
              <w:spacing w:beforeLines="50" w:before="156" w:afterLines="50" w:after="156"/>
              <w:jc w:val="center"/>
              <w:rPr>
                <w:b/>
                <w:bCs/>
                <w:sz w:val="24"/>
              </w:rPr>
            </w:pPr>
            <w:r w:rsidRPr="00BA29FD">
              <w:rPr>
                <w:b/>
                <w:bCs/>
                <w:sz w:val="24"/>
              </w:rPr>
              <w:t>设计修复操作的代价</w:t>
            </w:r>
            <w:r w:rsidRPr="00BA29FD">
              <w:rPr>
                <w:rFonts w:hint="eastAsia"/>
                <w:b/>
                <w:bCs/>
                <w:sz w:val="24"/>
              </w:rPr>
              <w:t>算法及</w:t>
            </w:r>
            <w:r w:rsidRPr="00BA29FD">
              <w:rPr>
                <w:b/>
                <w:bCs/>
                <w:sz w:val="24"/>
              </w:rPr>
              <w:t>启发式的</w:t>
            </w:r>
            <w:r w:rsidRPr="00BA29FD">
              <w:rPr>
                <w:rFonts w:hint="eastAsia"/>
                <w:b/>
                <w:bCs/>
                <w:sz w:val="24"/>
              </w:rPr>
              <w:t>代价</w:t>
            </w:r>
            <w:r w:rsidRPr="00BA29FD">
              <w:rPr>
                <w:b/>
                <w:bCs/>
                <w:sz w:val="24"/>
              </w:rPr>
              <w:t>估计</w:t>
            </w:r>
            <w:r w:rsidRPr="00BA29FD">
              <w:rPr>
                <w:rFonts w:hint="eastAsia"/>
                <w:b/>
                <w:bCs/>
                <w:sz w:val="24"/>
              </w:rPr>
              <w:t>算法</w:t>
            </w:r>
          </w:p>
        </w:tc>
        <w:tc>
          <w:tcPr>
            <w:tcW w:w="4264" w:type="dxa"/>
            <w:shd w:val="clear" w:color="auto" w:fill="EDEDED"/>
            <w:vAlign w:val="center"/>
          </w:tcPr>
          <w:p w14:paraId="16C812BD" w14:textId="77777777" w:rsidR="00393B69" w:rsidRPr="00BA29FD" w:rsidRDefault="00393B69" w:rsidP="000451F1">
            <w:pPr>
              <w:spacing w:beforeLines="50" w:before="156" w:afterLines="50" w:after="156"/>
              <w:jc w:val="center"/>
              <w:rPr>
                <w:sz w:val="24"/>
              </w:rPr>
            </w:pPr>
            <w:r w:rsidRPr="00BA29FD">
              <w:rPr>
                <w:sz w:val="24"/>
              </w:rPr>
              <w:t>2016.3-2016.6</w:t>
            </w:r>
          </w:p>
        </w:tc>
      </w:tr>
      <w:tr w:rsidR="00393B69" w:rsidRPr="00B06E01" w14:paraId="30F0D007" w14:textId="77777777" w:rsidTr="000451F1">
        <w:tc>
          <w:tcPr>
            <w:tcW w:w="4264" w:type="dxa"/>
            <w:shd w:val="clear" w:color="auto" w:fill="auto"/>
            <w:vAlign w:val="center"/>
          </w:tcPr>
          <w:p w14:paraId="1601031B" w14:textId="77777777" w:rsidR="00393B69" w:rsidRPr="00BA29FD" w:rsidRDefault="00393B69" w:rsidP="000451F1">
            <w:pPr>
              <w:spacing w:beforeLines="50" w:before="156" w:afterLines="50" w:after="156"/>
              <w:jc w:val="center"/>
              <w:rPr>
                <w:b/>
                <w:bCs/>
                <w:sz w:val="24"/>
              </w:rPr>
            </w:pPr>
            <w:r w:rsidRPr="00BA29FD">
              <w:rPr>
                <w:b/>
                <w:bCs/>
                <w:sz w:val="24"/>
              </w:rPr>
              <w:t>算法的性质测试和性能评估</w:t>
            </w:r>
          </w:p>
        </w:tc>
        <w:tc>
          <w:tcPr>
            <w:tcW w:w="4264" w:type="dxa"/>
            <w:shd w:val="clear" w:color="auto" w:fill="auto"/>
            <w:vAlign w:val="center"/>
          </w:tcPr>
          <w:p w14:paraId="3FE0DFA7" w14:textId="77777777" w:rsidR="00393B69" w:rsidRPr="00BA29FD" w:rsidRDefault="00393B69" w:rsidP="000451F1">
            <w:pPr>
              <w:spacing w:beforeLines="50" w:before="156" w:afterLines="50" w:after="156"/>
              <w:jc w:val="center"/>
              <w:rPr>
                <w:sz w:val="24"/>
              </w:rPr>
            </w:pPr>
            <w:r w:rsidRPr="00BA29FD">
              <w:rPr>
                <w:sz w:val="24"/>
              </w:rPr>
              <w:t>2016.7-2016.9</w:t>
            </w:r>
          </w:p>
        </w:tc>
      </w:tr>
      <w:tr w:rsidR="00393B69" w:rsidRPr="00B06E01" w14:paraId="3F43C86C" w14:textId="77777777" w:rsidTr="000451F1">
        <w:tc>
          <w:tcPr>
            <w:tcW w:w="4264" w:type="dxa"/>
            <w:shd w:val="clear" w:color="auto" w:fill="EDEDED"/>
            <w:vAlign w:val="center"/>
          </w:tcPr>
          <w:p w14:paraId="21696586" w14:textId="77777777" w:rsidR="00393B69" w:rsidRPr="00BA29FD" w:rsidRDefault="00393B69" w:rsidP="000451F1">
            <w:pPr>
              <w:spacing w:beforeLines="50" w:before="156" w:afterLines="50" w:after="156"/>
              <w:jc w:val="center"/>
              <w:rPr>
                <w:b/>
                <w:bCs/>
                <w:sz w:val="24"/>
              </w:rPr>
            </w:pPr>
            <w:r w:rsidRPr="00BA29FD">
              <w:rPr>
                <w:b/>
                <w:bCs/>
                <w:sz w:val="24"/>
              </w:rPr>
              <w:t>总结与科技论文撰写</w:t>
            </w:r>
          </w:p>
        </w:tc>
        <w:tc>
          <w:tcPr>
            <w:tcW w:w="4264" w:type="dxa"/>
            <w:shd w:val="clear" w:color="auto" w:fill="EDEDED"/>
            <w:vAlign w:val="center"/>
          </w:tcPr>
          <w:p w14:paraId="63689C5F" w14:textId="77777777" w:rsidR="00393B69" w:rsidRPr="00BA29FD" w:rsidRDefault="00393B69" w:rsidP="000451F1">
            <w:pPr>
              <w:spacing w:beforeLines="50" w:before="156" w:afterLines="50" w:after="156"/>
              <w:jc w:val="center"/>
              <w:rPr>
                <w:sz w:val="24"/>
              </w:rPr>
            </w:pPr>
            <w:r w:rsidRPr="00BA29FD">
              <w:rPr>
                <w:sz w:val="24"/>
              </w:rPr>
              <w:t>2016.10-2016.12</w:t>
            </w:r>
          </w:p>
        </w:tc>
      </w:tr>
      <w:tr w:rsidR="00393B69" w:rsidRPr="00B06E01" w14:paraId="75A9B7C7" w14:textId="77777777" w:rsidTr="000451F1">
        <w:tc>
          <w:tcPr>
            <w:tcW w:w="4264" w:type="dxa"/>
            <w:shd w:val="clear" w:color="auto" w:fill="auto"/>
            <w:vAlign w:val="center"/>
          </w:tcPr>
          <w:p w14:paraId="266C9DE5" w14:textId="77777777" w:rsidR="00393B69" w:rsidRPr="00BA29FD" w:rsidRDefault="00393B69" w:rsidP="000451F1">
            <w:pPr>
              <w:spacing w:beforeLines="50" w:before="156" w:afterLines="50" w:after="156"/>
              <w:jc w:val="center"/>
              <w:rPr>
                <w:b/>
                <w:bCs/>
                <w:sz w:val="24"/>
              </w:rPr>
            </w:pPr>
            <w:r w:rsidRPr="00BA29FD">
              <w:rPr>
                <w:b/>
                <w:bCs/>
                <w:sz w:val="24"/>
              </w:rPr>
              <w:t>撰写毕业论文</w:t>
            </w:r>
          </w:p>
        </w:tc>
        <w:tc>
          <w:tcPr>
            <w:tcW w:w="4264" w:type="dxa"/>
            <w:shd w:val="clear" w:color="auto" w:fill="auto"/>
            <w:vAlign w:val="center"/>
          </w:tcPr>
          <w:p w14:paraId="2FF218AF" w14:textId="77777777" w:rsidR="00393B69" w:rsidRPr="00BA29FD" w:rsidRDefault="00393B69" w:rsidP="000451F1">
            <w:pPr>
              <w:spacing w:beforeLines="50" w:before="156" w:afterLines="50" w:after="156"/>
              <w:jc w:val="center"/>
              <w:rPr>
                <w:sz w:val="24"/>
              </w:rPr>
            </w:pPr>
            <w:r w:rsidRPr="00BA29FD">
              <w:rPr>
                <w:sz w:val="24"/>
              </w:rPr>
              <w:t>2017.1-2017.3</w:t>
            </w:r>
          </w:p>
        </w:tc>
      </w:tr>
    </w:tbl>
    <w:p w14:paraId="0AFC5511" w14:textId="77777777" w:rsidR="00393B69" w:rsidRPr="00393B69" w:rsidRDefault="00393B69" w:rsidP="00393B69">
      <w:pPr>
        <w:ind w:firstLine="420"/>
      </w:pPr>
    </w:p>
    <w:p w14:paraId="4A6E9B8F" w14:textId="77777777" w:rsidR="00DC10EE" w:rsidRDefault="00DC10EE" w:rsidP="00601758">
      <w:pPr>
        <w:pStyle w:val="1"/>
      </w:pPr>
      <w:bookmarkStart w:id="742" w:name="_Toc430716816"/>
      <w:r w:rsidRPr="00DC10EE">
        <w:t>参考文献</w:t>
      </w:r>
      <w:bookmarkEnd w:id="742"/>
    </w:p>
    <w:p w14:paraId="1052A4A7" w14:textId="77777777" w:rsidR="00393B69" w:rsidRDefault="00393B69" w:rsidP="00393B69">
      <w:pPr>
        <w:numPr>
          <w:ilvl w:val="0"/>
          <w:numId w:val="5"/>
        </w:numPr>
        <w:spacing w:beforeLines="50" w:before="156"/>
        <w:rPr>
          <w:sz w:val="23"/>
          <w:szCs w:val="23"/>
        </w:rPr>
      </w:pPr>
      <w:bookmarkStart w:id="743" w:name="_Ref430453756"/>
      <w:r w:rsidRPr="003A5D9A">
        <w:rPr>
          <w:sz w:val="23"/>
          <w:szCs w:val="23"/>
        </w:rPr>
        <w:t>Adriansyah A, van Dongen B F, van der Aalst W M P. Towards robust conformance checking[C]//Business Process Management Workshops. Springer Berlin Heidelberg, 2011: 122-133.</w:t>
      </w:r>
      <w:bookmarkEnd w:id="743"/>
      <w:r w:rsidRPr="004342E1">
        <w:rPr>
          <w:sz w:val="23"/>
          <w:szCs w:val="23"/>
        </w:rPr>
        <w:t xml:space="preserve"> </w:t>
      </w:r>
    </w:p>
    <w:p w14:paraId="4D835D21" w14:textId="77777777" w:rsidR="00393B69" w:rsidRDefault="00393B69" w:rsidP="00393B69">
      <w:pPr>
        <w:numPr>
          <w:ilvl w:val="0"/>
          <w:numId w:val="5"/>
        </w:numPr>
        <w:spacing w:beforeLines="50" w:before="156"/>
        <w:rPr>
          <w:sz w:val="23"/>
          <w:szCs w:val="23"/>
        </w:rPr>
      </w:pPr>
      <w:bookmarkStart w:id="744" w:name="_Ref430453796"/>
      <w:r w:rsidRPr="0028515B">
        <w:rPr>
          <w:sz w:val="23"/>
          <w:szCs w:val="23"/>
        </w:rPr>
        <w:t>Pesic M, Schonenberg H, van der Aalst W M P. Declare: Full support for loosely-structured processes[C]//Enterprise Distributed Object Computing Conference, 2007. EDOC 2007. 11th IEEE International. IEEE, 2007: 287-287.</w:t>
      </w:r>
      <w:bookmarkEnd w:id="744"/>
    </w:p>
    <w:p w14:paraId="43989940" w14:textId="77777777" w:rsidR="00393B69" w:rsidRDefault="00393B69" w:rsidP="00393B69">
      <w:pPr>
        <w:numPr>
          <w:ilvl w:val="0"/>
          <w:numId w:val="5"/>
        </w:numPr>
        <w:spacing w:beforeLines="50" w:before="156"/>
        <w:rPr>
          <w:sz w:val="23"/>
          <w:szCs w:val="23"/>
        </w:rPr>
      </w:pPr>
      <w:bookmarkStart w:id="745" w:name="_Ref430453816"/>
      <w:r w:rsidRPr="0028515B">
        <w:rPr>
          <w:sz w:val="23"/>
          <w:szCs w:val="23"/>
        </w:rPr>
        <w:t>Pesic M, van der Aalst W M P. A declarative approach for flexible business processes management[C]//Business Process Management Workshops. Springer Berlin Heidelberg, 2006: 169-180.</w:t>
      </w:r>
      <w:bookmarkEnd w:id="745"/>
    </w:p>
    <w:p w14:paraId="503BF30E" w14:textId="77777777" w:rsidR="00393B69" w:rsidRDefault="00393B69" w:rsidP="00393B69">
      <w:pPr>
        <w:numPr>
          <w:ilvl w:val="0"/>
          <w:numId w:val="5"/>
        </w:numPr>
        <w:spacing w:beforeLines="50" w:before="156"/>
        <w:rPr>
          <w:sz w:val="23"/>
          <w:szCs w:val="23"/>
        </w:rPr>
      </w:pPr>
      <w:bookmarkStart w:id="746" w:name="_Ref430453843"/>
      <w:r w:rsidRPr="0028515B">
        <w:rPr>
          <w:sz w:val="23"/>
          <w:szCs w:val="23"/>
        </w:rPr>
        <w:t>P. Pichler, B. Weber, S. Zugal, J. Pinggera, J. Mendling, H.A. Reijers, Imperative versus declarative process modeling languages: an empirical investigation, in: Proceedings of Business Process Manage- ment Workshops 2010, Lecture Notes in Business Information Processing, vol. 99, 2011, pp. 383–394.</w:t>
      </w:r>
      <w:bookmarkEnd w:id="746"/>
    </w:p>
    <w:p w14:paraId="7EC6FE33" w14:textId="78E35109" w:rsidR="002A6DEC" w:rsidRDefault="002A6DEC" w:rsidP="00393B69">
      <w:pPr>
        <w:numPr>
          <w:ilvl w:val="0"/>
          <w:numId w:val="5"/>
        </w:numPr>
        <w:spacing w:beforeLines="50" w:before="156"/>
        <w:rPr>
          <w:sz w:val="23"/>
          <w:szCs w:val="23"/>
        </w:rPr>
      </w:pPr>
      <w:bookmarkStart w:id="747" w:name="_Ref430694415"/>
      <w:r w:rsidRPr="002A6DEC">
        <w:rPr>
          <w:sz w:val="23"/>
          <w:szCs w:val="23"/>
        </w:rPr>
        <w:t>Maggi F M, Slaats T, Reijers H A. The automated discovery of hybrid processes[M]//Business Process Management. Springer International Publishing, 2014: 392-399.</w:t>
      </w:r>
      <w:bookmarkEnd w:id="747"/>
    </w:p>
    <w:p w14:paraId="26E852E1" w14:textId="77777777" w:rsidR="00393B69" w:rsidRDefault="00393B69" w:rsidP="00393B69">
      <w:pPr>
        <w:numPr>
          <w:ilvl w:val="0"/>
          <w:numId w:val="5"/>
        </w:numPr>
        <w:spacing w:beforeLines="50" w:before="156"/>
        <w:rPr>
          <w:sz w:val="23"/>
          <w:szCs w:val="23"/>
        </w:rPr>
      </w:pPr>
      <w:bookmarkStart w:id="748" w:name="_Ref430453869"/>
      <w:r w:rsidRPr="0028515B">
        <w:rPr>
          <w:sz w:val="23"/>
          <w:szCs w:val="23"/>
        </w:rPr>
        <w:t>Peterson J L. Petri net theory and the modeling of systems[J]. 1981.</w:t>
      </w:r>
      <w:bookmarkEnd w:id="748"/>
    </w:p>
    <w:p w14:paraId="39C03FB4" w14:textId="77777777" w:rsidR="00393B69" w:rsidRDefault="00393B69" w:rsidP="00393B69">
      <w:pPr>
        <w:numPr>
          <w:ilvl w:val="0"/>
          <w:numId w:val="5"/>
        </w:numPr>
        <w:spacing w:beforeLines="50" w:before="156"/>
        <w:rPr>
          <w:sz w:val="23"/>
          <w:szCs w:val="23"/>
        </w:rPr>
      </w:pPr>
      <w:bookmarkStart w:id="749" w:name="_Ref430453882"/>
      <w:r w:rsidRPr="0028515B">
        <w:rPr>
          <w:sz w:val="23"/>
          <w:szCs w:val="23"/>
        </w:rPr>
        <w:t>Karp R M, Miller R E. Parallel program schemata[J]. Journal of Computer and system Sciences, 1969, 3(2): 147-195</w:t>
      </w:r>
      <w:bookmarkEnd w:id="749"/>
    </w:p>
    <w:p w14:paraId="1F58BE8D" w14:textId="77777777" w:rsidR="00393B69" w:rsidRDefault="00393B69" w:rsidP="00393B69">
      <w:pPr>
        <w:numPr>
          <w:ilvl w:val="0"/>
          <w:numId w:val="5"/>
        </w:numPr>
        <w:spacing w:beforeLines="50" w:before="156"/>
        <w:rPr>
          <w:sz w:val="23"/>
          <w:szCs w:val="23"/>
        </w:rPr>
      </w:pPr>
      <w:bookmarkStart w:id="750" w:name="_Ref430453899"/>
      <w:r w:rsidRPr="0028515B">
        <w:rPr>
          <w:sz w:val="23"/>
          <w:szCs w:val="23"/>
        </w:rPr>
        <w:t xml:space="preserve">Murata T. Petri nets: Properties, analysis and applications[J]. Proceedings of the </w:t>
      </w:r>
      <w:r w:rsidRPr="0028515B">
        <w:rPr>
          <w:sz w:val="23"/>
          <w:szCs w:val="23"/>
        </w:rPr>
        <w:lastRenderedPageBreak/>
        <w:t>IEEE, 1989, 77(4): 541-580.</w:t>
      </w:r>
      <w:bookmarkEnd w:id="750"/>
    </w:p>
    <w:p w14:paraId="2A92D8C0" w14:textId="77777777" w:rsidR="00B55FD8" w:rsidRDefault="00B55FD8" w:rsidP="00393B69">
      <w:pPr>
        <w:numPr>
          <w:ilvl w:val="0"/>
          <w:numId w:val="5"/>
        </w:numPr>
        <w:spacing w:beforeLines="50" w:before="156"/>
        <w:rPr>
          <w:sz w:val="23"/>
          <w:szCs w:val="23"/>
        </w:rPr>
      </w:pPr>
      <w:bookmarkStart w:id="751" w:name="_Ref430509755"/>
      <w:bookmarkStart w:id="752" w:name="_Ref430453976"/>
      <w:r w:rsidRPr="00B55FD8">
        <w:rPr>
          <w:sz w:val="23"/>
          <w:szCs w:val="23"/>
        </w:rPr>
        <w:t>Shatz S M, Tu S, Murata T, et al. An application of Petri net reduction for Ada tasking deadlock analysis[J]. Parallel and Distributed Systems, IEEE Transactions on, 1996, 7(12): 1307-1322.</w:t>
      </w:r>
      <w:bookmarkEnd w:id="751"/>
      <w:r w:rsidRPr="0028515B">
        <w:rPr>
          <w:sz w:val="23"/>
          <w:szCs w:val="23"/>
        </w:rPr>
        <w:t xml:space="preserve"> </w:t>
      </w:r>
    </w:p>
    <w:p w14:paraId="5E921A0F" w14:textId="77777777" w:rsidR="005D4072" w:rsidRPr="005D4072" w:rsidRDefault="005D4072" w:rsidP="005D4072">
      <w:pPr>
        <w:numPr>
          <w:ilvl w:val="0"/>
          <w:numId w:val="5"/>
        </w:numPr>
        <w:spacing w:beforeLines="50" w:before="156"/>
        <w:rPr>
          <w:sz w:val="23"/>
          <w:szCs w:val="23"/>
        </w:rPr>
      </w:pPr>
      <w:bookmarkStart w:id="753" w:name="_Ref430522037"/>
      <w:r w:rsidRPr="003B2C28">
        <w:rPr>
          <w:sz w:val="23"/>
          <w:szCs w:val="23"/>
        </w:rPr>
        <w:t>Valmari A. A stubborn attack on state explosion[C]//Computer-Aided Verification. Springer Berlin Heidelberg, 1991: 156-165.</w:t>
      </w:r>
      <w:bookmarkEnd w:id="753"/>
    </w:p>
    <w:p w14:paraId="25FEA943" w14:textId="77777777" w:rsidR="00393B69" w:rsidRDefault="00393B69" w:rsidP="00393B69">
      <w:pPr>
        <w:numPr>
          <w:ilvl w:val="0"/>
          <w:numId w:val="5"/>
        </w:numPr>
        <w:spacing w:beforeLines="50" w:before="156"/>
        <w:rPr>
          <w:sz w:val="23"/>
          <w:szCs w:val="23"/>
        </w:rPr>
      </w:pPr>
      <w:bookmarkStart w:id="754" w:name="_Ref430510982"/>
      <w:r w:rsidRPr="0028515B">
        <w:rPr>
          <w:sz w:val="23"/>
          <w:szCs w:val="23"/>
        </w:rPr>
        <w:t>McMillan K L. Using unfoldings to avoid the state explosion problem in the verification of asynchronous circuits[C]//Computer Aided Verification. Springer Berlin Heidelberg, 1993: 164-177.</w:t>
      </w:r>
      <w:bookmarkEnd w:id="752"/>
      <w:bookmarkEnd w:id="754"/>
      <w:r w:rsidRPr="0028515B">
        <w:rPr>
          <w:sz w:val="23"/>
          <w:szCs w:val="23"/>
        </w:rPr>
        <w:t xml:space="preserve"> </w:t>
      </w:r>
    </w:p>
    <w:p w14:paraId="35B033D3" w14:textId="77777777" w:rsidR="00393B69" w:rsidRDefault="00393B69" w:rsidP="00393B69">
      <w:pPr>
        <w:numPr>
          <w:ilvl w:val="0"/>
          <w:numId w:val="5"/>
        </w:numPr>
        <w:spacing w:beforeLines="50" w:before="156"/>
        <w:rPr>
          <w:sz w:val="23"/>
          <w:szCs w:val="23"/>
        </w:rPr>
      </w:pPr>
      <w:bookmarkStart w:id="755" w:name="_Ref430454048"/>
      <w:r w:rsidRPr="0028515B">
        <w:rPr>
          <w:sz w:val="23"/>
          <w:szCs w:val="23"/>
        </w:rPr>
        <w:t>Esparza J, Römer S, Vogler W. An improvement of McMillan's unfolding algorithm[M]//Tools and Algorithms for the Construction and Analysis of Systems. Springer Berlin Heidelberg, 1996: 87-106.</w:t>
      </w:r>
      <w:bookmarkEnd w:id="755"/>
    </w:p>
    <w:p w14:paraId="43C1003E" w14:textId="77777777" w:rsidR="00393B69" w:rsidRDefault="00393B69" w:rsidP="00393B69">
      <w:pPr>
        <w:numPr>
          <w:ilvl w:val="0"/>
          <w:numId w:val="5"/>
        </w:numPr>
        <w:spacing w:beforeLines="50" w:before="156"/>
        <w:rPr>
          <w:sz w:val="23"/>
          <w:szCs w:val="23"/>
        </w:rPr>
      </w:pPr>
      <w:bookmarkStart w:id="756" w:name="_Ref430454069"/>
      <w:r w:rsidRPr="0028515B">
        <w:rPr>
          <w:sz w:val="23"/>
          <w:szCs w:val="23"/>
        </w:rPr>
        <w:t>Petri C A. Concurrency theory[M]//Petri Nets: Central Models and their properties. Springer Berlin Heidelberg, 1987: 4-24.</w:t>
      </w:r>
      <w:bookmarkEnd w:id="756"/>
    </w:p>
    <w:p w14:paraId="5E331527" w14:textId="77777777" w:rsidR="00573F2D" w:rsidRDefault="00573F2D" w:rsidP="00393B69">
      <w:pPr>
        <w:numPr>
          <w:ilvl w:val="0"/>
          <w:numId w:val="5"/>
        </w:numPr>
        <w:spacing w:beforeLines="50" w:before="156"/>
        <w:rPr>
          <w:sz w:val="23"/>
          <w:szCs w:val="23"/>
        </w:rPr>
      </w:pPr>
      <w:bookmarkStart w:id="757" w:name="_Ref430594473"/>
      <w:r w:rsidRPr="00573F2D">
        <w:rPr>
          <w:sz w:val="23"/>
          <w:szCs w:val="23"/>
        </w:rPr>
        <w:t>De Leoni M, Maggi F M, van der Aalst W M P. Aligning event logs and declarative process models for conformance checking[M]//Business Process Management. Springer Berlin Heidelberg, 2012: 82-97.</w:t>
      </w:r>
      <w:bookmarkEnd w:id="757"/>
    </w:p>
    <w:p w14:paraId="68BF4FB5" w14:textId="77777777" w:rsidR="00393B69" w:rsidRDefault="00393B69" w:rsidP="00393B69">
      <w:pPr>
        <w:numPr>
          <w:ilvl w:val="0"/>
          <w:numId w:val="5"/>
        </w:numPr>
        <w:spacing w:beforeLines="50" w:before="156"/>
        <w:rPr>
          <w:sz w:val="23"/>
          <w:szCs w:val="23"/>
        </w:rPr>
      </w:pPr>
      <w:bookmarkStart w:id="758" w:name="_Ref430454089"/>
      <w:r w:rsidRPr="0028515B">
        <w:rPr>
          <w:sz w:val="23"/>
          <w:szCs w:val="23"/>
        </w:rPr>
        <w:t>W.M.P. van der Aalst, A. Adriansyah, B.F. van Dongen, Replaying history on process models for c</w:t>
      </w:r>
      <w:r w:rsidR="00226282">
        <w:rPr>
          <w:sz w:val="23"/>
          <w:szCs w:val="23"/>
        </w:rPr>
        <w:t>onformance checking and perfor</w:t>
      </w:r>
      <w:r w:rsidRPr="0028515B">
        <w:rPr>
          <w:sz w:val="23"/>
          <w:szCs w:val="23"/>
        </w:rPr>
        <w:t>mance analysis, Wiley Interdiscip. Rev.: Data Mining Knowl. Discov. 2 (2) (2012) 182–192.</w:t>
      </w:r>
      <w:bookmarkEnd w:id="758"/>
    </w:p>
    <w:p w14:paraId="0E61CB18" w14:textId="77777777" w:rsidR="00393B69" w:rsidRDefault="00393B69" w:rsidP="00393B69">
      <w:pPr>
        <w:numPr>
          <w:ilvl w:val="0"/>
          <w:numId w:val="5"/>
        </w:numPr>
        <w:spacing w:beforeLines="50" w:before="156"/>
        <w:rPr>
          <w:sz w:val="23"/>
          <w:szCs w:val="23"/>
        </w:rPr>
      </w:pPr>
      <w:bookmarkStart w:id="759" w:name="_Ref430454113"/>
      <w:r w:rsidRPr="00253D71">
        <w:rPr>
          <w:sz w:val="23"/>
          <w:szCs w:val="23"/>
        </w:rPr>
        <w:t>A. Adriansyah, B. van Dongen, W.M.P. van der Aalst, Conformance Checking using Cost-Based Fitness Analysis in: EDOC 2011, IEEE Computer Society, 2011, pp. 55–64.</w:t>
      </w:r>
      <w:bookmarkEnd w:id="759"/>
    </w:p>
    <w:p w14:paraId="58B90041" w14:textId="77777777" w:rsidR="00DF599A" w:rsidRDefault="00DF599A" w:rsidP="00393B69">
      <w:pPr>
        <w:numPr>
          <w:ilvl w:val="0"/>
          <w:numId w:val="5"/>
        </w:numPr>
        <w:spacing w:beforeLines="50" w:before="156"/>
        <w:rPr>
          <w:sz w:val="23"/>
          <w:szCs w:val="23"/>
        </w:rPr>
      </w:pPr>
      <w:bookmarkStart w:id="760" w:name="_Ref430510017"/>
      <w:r w:rsidRPr="00DF599A">
        <w:rPr>
          <w:sz w:val="23"/>
          <w:szCs w:val="23"/>
        </w:rPr>
        <w:t>Adriansyah A, Munoz-Gama J, Carmona J, et al. Measuring precision of modeled behavior[J]. Information Systems and e-Business Management, 2014, 13(1): 37-67.</w:t>
      </w:r>
      <w:bookmarkEnd w:id="760"/>
    </w:p>
    <w:p w14:paraId="4C4BA1B8" w14:textId="77777777" w:rsidR="00462ACD" w:rsidRDefault="00462ACD" w:rsidP="00393B69">
      <w:pPr>
        <w:numPr>
          <w:ilvl w:val="0"/>
          <w:numId w:val="5"/>
        </w:numPr>
        <w:spacing w:beforeLines="50" w:before="156"/>
        <w:rPr>
          <w:sz w:val="23"/>
          <w:szCs w:val="23"/>
        </w:rPr>
      </w:pPr>
      <w:bookmarkStart w:id="761" w:name="_Ref430510405"/>
      <w:r w:rsidRPr="00462ACD">
        <w:rPr>
          <w:sz w:val="23"/>
          <w:szCs w:val="23"/>
        </w:rPr>
        <w:t>Munoz-Gama J, Carmona J. Enhancing precision in process conformance: stability, confidence and severity[C]//Computational Intelligence and Data Mining (CIDM), 2011 IEEE Symposium on. IEEE, 2011: 184-191.</w:t>
      </w:r>
      <w:bookmarkEnd w:id="761"/>
    </w:p>
    <w:p w14:paraId="0C87DD19" w14:textId="77777777" w:rsidR="00462ACD" w:rsidRDefault="00462ACD" w:rsidP="00393B69">
      <w:pPr>
        <w:numPr>
          <w:ilvl w:val="0"/>
          <w:numId w:val="5"/>
        </w:numPr>
        <w:spacing w:beforeLines="50" w:before="156"/>
        <w:rPr>
          <w:sz w:val="23"/>
          <w:szCs w:val="23"/>
        </w:rPr>
      </w:pPr>
      <w:bookmarkStart w:id="762" w:name="_Ref430510479"/>
      <w:r w:rsidRPr="00462ACD">
        <w:rPr>
          <w:sz w:val="23"/>
          <w:szCs w:val="23"/>
        </w:rPr>
        <w:t>Rozinat A, van der Aalst W M P. Conformance checking of processes based on monitoring real behavior[J]. Information Systems, 2008, 33(1): 64-95.</w:t>
      </w:r>
      <w:bookmarkEnd w:id="762"/>
    </w:p>
    <w:p w14:paraId="5339C5F9" w14:textId="77777777" w:rsidR="0067563C" w:rsidRDefault="0067563C" w:rsidP="00393B69">
      <w:pPr>
        <w:numPr>
          <w:ilvl w:val="0"/>
          <w:numId w:val="5"/>
        </w:numPr>
        <w:spacing w:beforeLines="50" w:before="156"/>
        <w:rPr>
          <w:sz w:val="23"/>
          <w:szCs w:val="23"/>
        </w:rPr>
      </w:pPr>
      <w:bookmarkStart w:id="763" w:name="_Ref430510255"/>
      <w:r w:rsidRPr="0067563C">
        <w:rPr>
          <w:sz w:val="23"/>
          <w:szCs w:val="23"/>
        </w:rPr>
        <w:t>De Weerdt J, Vanthienen J, Baesens B. Determining process model precision and generalization with weighted artificial negative events[J]. Knowledge and Data Engineering, IEEE Transactions on, 2014, 26(8): 1877-1889.</w:t>
      </w:r>
      <w:bookmarkEnd w:id="763"/>
    </w:p>
    <w:p w14:paraId="6A6CBCA4" w14:textId="77777777" w:rsidR="00393B69" w:rsidRDefault="00393B69" w:rsidP="00393B69">
      <w:pPr>
        <w:numPr>
          <w:ilvl w:val="0"/>
          <w:numId w:val="5"/>
        </w:numPr>
        <w:spacing w:beforeLines="50" w:before="156"/>
        <w:rPr>
          <w:sz w:val="23"/>
          <w:szCs w:val="23"/>
        </w:rPr>
      </w:pPr>
      <w:bookmarkStart w:id="764" w:name="_Ref430454176"/>
      <w:r w:rsidRPr="0028515B">
        <w:rPr>
          <w:sz w:val="23"/>
          <w:szCs w:val="23"/>
        </w:rPr>
        <w:t>Rozinat, A., de Medeiros, A.K.A., Gu ̈nther, C.W., Weijters, A.J.M.M.T., van der Aalst, W.M.P.: The Need for a Process Mining Evaluation Framework in Research and Practice. In: ter Hofstede, A.H.M., Benatallah, B., Paik, H.-Y. (eds.) BPM Workshops 2007. LNCS, vol. 4928, pp. 84–89. Springer, Heidelberg (2008)</w:t>
      </w:r>
      <w:bookmarkEnd w:id="764"/>
    </w:p>
    <w:p w14:paraId="688DE1F4" w14:textId="77777777" w:rsidR="00393B69" w:rsidRDefault="00393B69" w:rsidP="00393B69">
      <w:pPr>
        <w:numPr>
          <w:ilvl w:val="0"/>
          <w:numId w:val="5"/>
        </w:numPr>
        <w:spacing w:beforeLines="50" w:before="156"/>
        <w:rPr>
          <w:sz w:val="23"/>
          <w:szCs w:val="23"/>
        </w:rPr>
      </w:pPr>
      <w:r w:rsidRPr="0028515B">
        <w:rPr>
          <w:sz w:val="23"/>
          <w:szCs w:val="23"/>
        </w:rPr>
        <w:lastRenderedPageBreak/>
        <w:t>Rozinat A, van der Aalst WMP. Conformance checking of process based on monitoring real behavior. Information Systems, 2008,33(1):64-95. [doi: 10.1016/j.is.2007.07.001]</w:t>
      </w:r>
    </w:p>
    <w:p w14:paraId="26222994" w14:textId="77777777" w:rsidR="00393B69" w:rsidRDefault="00393B69" w:rsidP="00393B69">
      <w:pPr>
        <w:numPr>
          <w:ilvl w:val="0"/>
          <w:numId w:val="5"/>
        </w:numPr>
        <w:spacing w:beforeLines="50" w:before="156"/>
        <w:rPr>
          <w:sz w:val="23"/>
          <w:szCs w:val="23"/>
        </w:rPr>
      </w:pPr>
      <w:bookmarkStart w:id="765" w:name="_Ref430454567"/>
      <w:r w:rsidRPr="0028515B">
        <w:rPr>
          <w:sz w:val="23"/>
          <w:szCs w:val="23"/>
        </w:rPr>
        <w:t>Fahland D, van der Aalst W M P. Model repair—aligning process models to reality[J]. Information Systems, 2015, 47: 220-243.</w:t>
      </w:r>
      <w:bookmarkEnd w:id="765"/>
    </w:p>
    <w:p w14:paraId="07A1E7BD" w14:textId="77777777" w:rsidR="00393B69" w:rsidRDefault="00393B69" w:rsidP="00393B69">
      <w:pPr>
        <w:numPr>
          <w:ilvl w:val="0"/>
          <w:numId w:val="5"/>
        </w:numPr>
        <w:spacing w:beforeLines="50" w:before="156"/>
        <w:rPr>
          <w:sz w:val="23"/>
          <w:szCs w:val="23"/>
        </w:rPr>
      </w:pPr>
      <w:bookmarkStart w:id="766" w:name="_Ref430454606"/>
      <w:r w:rsidRPr="00B02572">
        <w:rPr>
          <w:sz w:val="23"/>
          <w:szCs w:val="23"/>
        </w:rPr>
        <w:t>Rogge-Solti A, van der Aalst W M P, Weske M. Discovering stochastic Petri nets with arbitrary delay distributions from event logs[C]//Business Process Management Workshops. Springer International Publishing, 2014: 15-27.</w:t>
      </w:r>
      <w:bookmarkEnd w:id="766"/>
    </w:p>
    <w:p w14:paraId="6943F062" w14:textId="77777777" w:rsidR="00393B69" w:rsidRDefault="00393B69" w:rsidP="00393B69">
      <w:pPr>
        <w:numPr>
          <w:ilvl w:val="0"/>
          <w:numId w:val="5"/>
        </w:numPr>
        <w:spacing w:beforeLines="50" w:before="156"/>
        <w:rPr>
          <w:sz w:val="23"/>
          <w:szCs w:val="23"/>
        </w:rPr>
      </w:pPr>
      <w:bookmarkStart w:id="767" w:name="_Ref430454664"/>
      <w:r w:rsidRPr="0028515B">
        <w:rPr>
          <w:sz w:val="23"/>
          <w:szCs w:val="23"/>
        </w:rPr>
        <w:t>Wang J, Song S, Zhu X, et al. Efficient recovery of missing events[J]. Proceedings of the VLDB Endowment, 2013, 6(10): 841-852. ICDE 2015</w:t>
      </w:r>
      <w:bookmarkEnd w:id="767"/>
      <w:r w:rsidRPr="0028515B">
        <w:rPr>
          <w:sz w:val="23"/>
          <w:szCs w:val="23"/>
        </w:rPr>
        <w:t xml:space="preserve"> </w:t>
      </w:r>
    </w:p>
    <w:p w14:paraId="6E69DEAD" w14:textId="77777777" w:rsidR="00393B69" w:rsidRDefault="00393B69" w:rsidP="00393B69">
      <w:pPr>
        <w:numPr>
          <w:ilvl w:val="0"/>
          <w:numId w:val="5"/>
        </w:numPr>
        <w:spacing w:beforeLines="50" w:before="156"/>
        <w:rPr>
          <w:sz w:val="23"/>
          <w:szCs w:val="23"/>
        </w:rPr>
      </w:pPr>
      <w:bookmarkStart w:id="768" w:name="_Ref430508973"/>
      <w:r w:rsidRPr="00A64A22">
        <w:rPr>
          <w:sz w:val="23"/>
          <w:szCs w:val="23"/>
        </w:rPr>
        <w:t>Wang J, Song S, Lin X, et al. Cleaning Structured Event Logs: A Graph Repair Approach[J].</w:t>
      </w:r>
      <w:bookmarkEnd w:id="768"/>
      <w:r w:rsidRPr="00A64A22">
        <w:rPr>
          <w:sz w:val="23"/>
          <w:szCs w:val="23"/>
        </w:rPr>
        <w:t xml:space="preserve"> </w:t>
      </w:r>
    </w:p>
    <w:p w14:paraId="6E909572" w14:textId="77777777" w:rsidR="00393B69" w:rsidRDefault="00393B69" w:rsidP="00393B69">
      <w:pPr>
        <w:numPr>
          <w:ilvl w:val="0"/>
          <w:numId w:val="5"/>
        </w:numPr>
        <w:spacing w:beforeLines="50" w:before="156"/>
        <w:rPr>
          <w:sz w:val="23"/>
          <w:szCs w:val="23"/>
        </w:rPr>
      </w:pPr>
      <w:bookmarkStart w:id="769" w:name="_Ref430454629"/>
      <w:r>
        <w:rPr>
          <w:sz w:val="23"/>
          <w:szCs w:val="23"/>
        </w:rPr>
        <w:t>D</w:t>
      </w:r>
      <w:r w:rsidRPr="00A64A22">
        <w:rPr>
          <w:sz w:val="23"/>
          <w:szCs w:val="23"/>
        </w:rPr>
        <w:t>e Leoni M, Maggi F M, van der Aalst W M P. An alignment-based framework to check the conformance of declarative process models and to preprocess event-log data[J]. Information Systems, 2015, 47: 258-277.</w:t>
      </w:r>
      <w:bookmarkEnd w:id="769"/>
    </w:p>
    <w:p w14:paraId="3BC22755" w14:textId="77777777" w:rsidR="00393B69" w:rsidRDefault="00393B69" w:rsidP="00393B69">
      <w:pPr>
        <w:numPr>
          <w:ilvl w:val="0"/>
          <w:numId w:val="5"/>
        </w:numPr>
        <w:spacing w:beforeLines="50" w:before="156"/>
        <w:rPr>
          <w:sz w:val="23"/>
          <w:szCs w:val="23"/>
        </w:rPr>
      </w:pPr>
      <w:bookmarkStart w:id="770" w:name="_Ref430454423"/>
      <w:r w:rsidRPr="00A64A22">
        <w:rPr>
          <w:sz w:val="23"/>
          <w:szCs w:val="23"/>
        </w:rPr>
        <w:t>De Leoni M, van der Aalst W M P, van Dongen B F. Data-and resource-aware conformance checking of business processes[C]//Business Information Systems. Springer Berlin Heidelberg, 2012: 48-59.</w:t>
      </w:r>
      <w:bookmarkEnd w:id="770"/>
    </w:p>
    <w:p w14:paraId="226BB788" w14:textId="77777777" w:rsidR="0050196B" w:rsidRDefault="0050196B" w:rsidP="00393B69">
      <w:pPr>
        <w:numPr>
          <w:ilvl w:val="0"/>
          <w:numId w:val="5"/>
        </w:numPr>
        <w:spacing w:beforeLines="50" w:before="156"/>
        <w:rPr>
          <w:sz w:val="23"/>
          <w:szCs w:val="23"/>
        </w:rPr>
      </w:pPr>
      <w:bookmarkStart w:id="771" w:name="_Ref430509638"/>
      <w:r w:rsidRPr="0050196B">
        <w:rPr>
          <w:sz w:val="23"/>
          <w:szCs w:val="23"/>
        </w:rPr>
        <w:t>Taghiabadi E R, Gromov V, Fahland D, et al. Compliance checking of data-aware and resource-aware compliance requirements[C]//On the Move to Meaningful Internet Systems: OTM 2014 Conferences. Springer Berlin Heidelberg, 2014: 237-257.</w:t>
      </w:r>
      <w:bookmarkEnd w:id="771"/>
    </w:p>
    <w:p w14:paraId="196C931B" w14:textId="77777777" w:rsidR="00393B69" w:rsidRDefault="00393B69" w:rsidP="00393B69">
      <w:pPr>
        <w:numPr>
          <w:ilvl w:val="0"/>
          <w:numId w:val="5"/>
        </w:numPr>
        <w:spacing w:beforeLines="50" w:before="156"/>
        <w:rPr>
          <w:sz w:val="23"/>
          <w:szCs w:val="23"/>
        </w:rPr>
      </w:pPr>
      <w:bookmarkStart w:id="772" w:name="_Ref430454377"/>
      <w:r w:rsidRPr="00A64A22">
        <w:rPr>
          <w:sz w:val="23"/>
          <w:szCs w:val="23"/>
        </w:rPr>
        <w:t>Engelfriet J. Branching processes of Petri nets[J]. Acta Informatica, 1991, 28(6): 575-591.</w:t>
      </w:r>
      <w:bookmarkEnd w:id="772"/>
    </w:p>
    <w:p w14:paraId="75543D36" w14:textId="77777777" w:rsidR="00A10E4C" w:rsidRDefault="00393B69" w:rsidP="00393B69">
      <w:pPr>
        <w:numPr>
          <w:ilvl w:val="0"/>
          <w:numId w:val="5"/>
        </w:numPr>
        <w:spacing w:beforeLines="50" w:before="156"/>
      </w:pPr>
      <w:bookmarkStart w:id="773" w:name="_Ref430509141"/>
      <w:r w:rsidRPr="00A64A22">
        <w:rPr>
          <w:sz w:val="23"/>
          <w:szCs w:val="23"/>
        </w:rPr>
        <w:t>R. Dechter, J. Pearl, Generalized best-first search strategies and the optimality of An, J. ACM (JACM) 32 (1985) 505–536.</w:t>
      </w:r>
      <w:bookmarkEnd w:id="773"/>
      <w:r w:rsidRPr="00A64A22">
        <w:t xml:space="preserve"> </w:t>
      </w:r>
    </w:p>
    <w:p w14:paraId="3BBD289E" w14:textId="77777777" w:rsidR="00393B69" w:rsidRPr="00C66D72" w:rsidRDefault="00393B69" w:rsidP="00393B69">
      <w:pPr>
        <w:numPr>
          <w:ilvl w:val="0"/>
          <w:numId w:val="5"/>
        </w:numPr>
        <w:spacing w:beforeLines="50" w:before="156"/>
      </w:pPr>
      <w:bookmarkStart w:id="774" w:name="_Ref430510584"/>
      <w:r w:rsidRPr="00A10E4C">
        <w:rPr>
          <w:sz w:val="23"/>
          <w:szCs w:val="23"/>
        </w:rPr>
        <w:t>V. Levenshtein, Binary codes capable of correcting deletions, inser- tions, and reversals, Sov. Phys. Dokl. 10 (8) (1966) 707–710.</w:t>
      </w:r>
      <w:bookmarkEnd w:id="774"/>
    </w:p>
    <w:p w14:paraId="62CC13BB" w14:textId="77777777" w:rsidR="00C66D72" w:rsidRPr="00C66D72" w:rsidRDefault="00C66D72" w:rsidP="00393B69">
      <w:pPr>
        <w:numPr>
          <w:ilvl w:val="0"/>
          <w:numId w:val="5"/>
        </w:numPr>
        <w:spacing w:beforeLines="50" w:before="156"/>
        <w:rPr>
          <w:sz w:val="23"/>
          <w:szCs w:val="23"/>
        </w:rPr>
      </w:pPr>
      <w:bookmarkStart w:id="775" w:name="_Ref430521274"/>
      <w:r w:rsidRPr="00C66D72">
        <w:rPr>
          <w:sz w:val="23"/>
          <w:szCs w:val="23"/>
        </w:rPr>
        <w:t>Cormen T H. Introduction to algorithms[M]. MIT press, 2009</w:t>
      </w:r>
      <w:r w:rsidRPr="00C66D72">
        <w:rPr>
          <w:rFonts w:hint="eastAsia"/>
          <w:sz w:val="23"/>
          <w:szCs w:val="23"/>
        </w:rPr>
        <w:t>:</w:t>
      </w:r>
      <w:r w:rsidRPr="00C66D72">
        <w:rPr>
          <w:sz w:val="23"/>
          <w:szCs w:val="23"/>
        </w:rPr>
        <w:t xml:space="preserve"> 414-425.</w:t>
      </w:r>
      <w:bookmarkEnd w:id="775"/>
    </w:p>
    <w:sectPr w:rsidR="00C66D72" w:rsidRPr="00C66D72">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71" w:author="Wen Lijie" w:date="2015-09-22T09:19:00Z" w:initials="WL">
    <w:p w14:paraId="57C46DFA" w14:textId="77777777" w:rsidR="00C76596" w:rsidRDefault="00C76596">
      <w:pPr>
        <w:pStyle w:val="ab"/>
      </w:pPr>
      <w:r>
        <w:rPr>
          <w:rStyle w:val="aa"/>
        </w:rPr>
        <w:annotationRef/>
      </w:r>
      <w:r>
        <w:rPr>
          <w:rFonts w:hint="eastAsia"/>
        </w:rPr>
        <w:t>每个图片、表格都需要在正文中引用（用交叉引用）</w:t>
      </w:r>
    </w:p>
  </w:comment>
  <w:comment w:id="278" w:author="Wen Lijie" w:date="2015-09-22T09:59:00Z" w:initials="WL">
    <w:p w14:paraId="06CAF1E5" w14:textId="6D5E7E4B" w:rsidR="00C76596" w:rsidRDefault="00C76596">
      <w:pPr>
        <w:pStyle w:val="ab"/>
      </w:pPr>
      <w:r>
        <w:rPr>
          <w:rStyle w:val="aa"/>
        </w:rPr>
        <w:annotationRef/>
      </w:r>
      <w:r>
        <w:rPr>
          <w:rFonts w:hint="eastAsia"/>
        </w:rPr>
        <w:t>能够给出一个具体修复的例子来简单阐述</w:t>
      </w:r>
    </w:p>
  </w:comment>
  <w:comment w:id="306" w:author="Wen Lijie" w:date="2015-09-22T09:59:00Z" w:initials="WL">
    <w:p w14:paraId="45361E42" w14:textId="77777777" w:rsidR="00C76596" w:rsidRDefault="00C76596" w:rsidP="00516619">
      <w:pPr>
        <w:pStyle w:val="ab"/>
      </w:pPr>
      <w:r>
        <w:rPr>
          <w:rStyle w:val="aa"/>
        </w:rPr>
        <w:annotationRef/>
      </w:r>
      <w:r>
        <w:rPr>
          <w:rFonts w:hint="eastAsia"/>
        </w:rPr>
        <w:t>能够给出一个具体修复的例子来简单阐述</w:t>
      </w:r>
    </w:p>
  </w:comment>
  <w:comment w:id="318" w:author="Wen Lijie" w:date="2015-09-22T09:24:00Z" w:initials="WL">
    <w:p w14:paraId="61DF7777" w14:textId="20E0BDD3" w:rsidR="00C76596" w:rsidRDefault="00C76596">
      <w:pPr>
        <w:pStyle w:val="ab"/>
      </w:pPr>
      <w:r>
        <w:rPr>
          <w:rStyle w:val="aa"/>
        </w:rPr>
        <w:annotationRef/>
      </w:r>
      <w:r>
        <w:rPr>
          <w:rFonts w:hint="eastAsia"/>
        </w:rPr>
        <w:t>要简述其区别</w:t>
      </w:r>
    </w:p>
  </w:comment>
  <w:comment w:id="457" w:author="Wen Lijie" w:date="2015-09-22T09:30:00Z" w:initials="WL">
    <w:p w14:paraId="1CCED725" w14:textId="28B0B588" w:rsidR="00C76596" w:rsidRDefault="00C76596">
      <w:pPr>
        <w:pStyle w:val="ab"/>
      </w:pPr>
      <w:r>
        <w:rPr>
          <w:rStyle w:val="aa"/>
        </w:rPr>
        <w:annotationRef/>
      </w:r>
      <w:r>
        <w:rPr>
          <w:rFonts w:hint="eastAsia"/>
        </w:rPr>
        <w:t>可以引用图</w:t>
      </w:r>
      <w:r>
        <w:rPr>
          <w:rFonts w:hint="eastAsia"/>
        </w:rPr>
        <w:t>1-1</w:t>
      </w:r>
    </w:p>
  </w:comment>
  <w:comment w:id="517" w:author="Wen Lijie" w:date="2015-09-22T09:38:00Z" w:initials="WL">
    <w:p w14:paraId="3BDBB0B5" w14:textId="15385A9B" w:rsidR="00C76596" w:rsidRDefault="00C76596">
      <w:pPr>
        <w:pStyle w:val="ab"/>
      </w:pPr>
      <w:r>
        <w:rPr>
          <w:rStyle w:val="aa"/>
        </w:rPr>
        <w:annotationRef/>
      </w:r>
      <w:r>
        <w:rPr>
          <w:rFonts w:hint="eastAsia"/>
        </w:rPr>
        <w:t>最后提一句，这些所有可能的对齐方案中，总会有至少一个最小代价的对齐方案</w:t>
      </w:r>
    </w:p>
  </w:comment>
  <w:comment w:id="522" w:author="Wen Lijie" w:date="2015-09-22T09:40:00Z" w:initials="WL">
    <w:p w14:paraId="466C38B7" w14:textId="71363A12" w:rsidR="00C76596" w:rsidRDefault="00C76596">
      <w:pPr>
        <w:pStyle w:val="ab"/>
      </w:pPr>
      <w:r>
        <w:rPr>
          <w:rStyle w:val="aa"/>
        </w:rPr>
        <w:annotationRef/>
      </w:r>
      <w:r>
        <w:rPr>
          <w:rFonts w:hint="eastAsia"/>
        </w:rPr>
        <w:t>ps</w:t>
      </w:r>
      <w:r>
        <w:rPr>
          <w:rFonts w:hint="eastAsia"/>
        </w:rPr>
        <w:t>下，去掉逗号和句号</w:t>
      </w:r>
    </w:p>
  </w:comment>
  <w:comment w:id="569" w:author="Wen Lijie" w:date="2015-09-22T09:50:00Z" w:initials="WL">
    <w:p w14:paraId="09BB6925" w14:textId="0D267370" w:rsidR="00C76596" w:rsidRDefault="00C76596">
      <w:pPr>
        <w:pStyle w:val="ab"/>
      </w:pPr>
      <w:r>
        <w:rPr>
          <w:rStyle w:val="aa"/>
        </w:rPr>
        <w:annotationRef/>
      </w:r>
      <w:r>
        <w:rPr>
          <w:rFonts w:hint="eastAsia"/>
        </w:rPr>
        <w:t>类似门的形状</w:t>
      </w:r>
    </w:p>
  </w:comment>
  <w:comment w:id="702" w:author="Wen Lijie" w:date="2015-09-22T09:58:00Z" w:initials="WL">
    <w:p w14:paraId="5303E782" w14:textId="68CDBCFB" w:rsidR="00C76596" w:rsidRDefault="00C76596">
      <w:pPr>
        <w:pStyle w:val="ab"/>
      </w:pPr>
      <w:r>
        <w:rPr>
          <w:rStyle w:val="aa"/>
        </w:rPr>
        <w:annotationRef/>
      </w:r>
      <w:r>
        <w:rPr>
          <w:rFonts w:hint="eastAsia"/>
        </w:rPr>
        <w:t>两个阶段的枚举相乘，会导致爆炸</w:t>
      </w:r>
    </w:p>
  </w:comment>
  <w:comment w:id="715" w:author="Wen Lijie" w:date="2015-09-22T10:07:00Z" w:initials="WL">
    <w:p w14:paraId="692B6117" w14:textId="539BA158" w:rsidR="00C76596" w:rsidRDefault="00C76596">
      <w:pPr>
        <w:pStyle w:val="ab"/>
      </w:pPr>
      <w:r>
        <w:rPr>
          <w:rStyle w:val="aa"/>
        </w:rPr>
        <w:annotationRef/>
      </w:r>
      <w:r>
        <w:rPr>
          <w:rFonts w:hint="eastAsia"/>
        </w:rPr>
        <w:t>估值函数的合理设计、各类辅助索引的设计</w:t>
      </w:r>
    </w:p>
  </w:comment>
  <w:comment w:id="727" w:author="Wen Lijie" w:date="2015-09-22T10:21:00Z" w:initials="WL">
    <w:p w14:paraId="1F1480FA" w14:textId="3CD976F7" w:rsidR="00C76596" w:rsidRDefault="00C76596">
      <w:pPr>
        <w:pStyle w:val="ab"/>
      </w:pPr>
      <w:r>
        <w:rPr>
          <w:rStyle w:val="aa"/>
        </w:rPr>
        <w:annotationRef/>
      </w:r>
      <w:r>
        <w:rPr>
          <w:rFonts w:hint="eastAsia"/>
        </w:rPr>
        <w:t>可以索引剪枝</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7C46DFA" w15:done="0"/>
  <w15:commentEx w15:paraId="06CAF1E5" w15:done="0"/>
  <w15:commentEx w15:paraId="45361E42" w15:done="0"/>
  <w15:commentEx w15:paraId="61DF7777" w15:done="0"/>
  <w15:commentEx w15:paraId="1CCED725" w15:done="0"/>
  <w15:commentEx w15:paraId="3BDBB0B5" w15:done="0"/>
  <w15:commentEx w15:paraId="466C38B7" w15:done="0"/>
  <w15:commentEx w15:paraId="09BB6925" w15:done="0"/>
  <w15:commentEx w15:paraId="5303E782" w15:done="0"/>
  <w15:commentEx w15:paraId="692B6117" w15:done="0"/>
  <w15:commentEx w15:paraId="1F1480FA"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黑体">
    <w:charset w:val="88"/>
    <w:family w:val="auto"/>
    <w:pitch w:val="variable"/>
    <w:sig w:usb0="800002BF" w:usb1="38CF7CFA" w:usb2="00000016" w:usb3="00000000" w:csb0="00140001" w:csb1="00000000"/>
  </w:font>
  <w:font w:name="Heiti SC Light">
    <w:altName w:val="Microsoft YaHei UI"/>
    <w:panose1 w:val="02000000000000000000"/>
    <w:charset w:val="50"/>
    <w:family w:val="auto"/>
    <w:pitch w:val="variable"/>
    <w:sig w:usb0="8000002F" w:usb1="090F004A" w:usb2="00000010" w:usb3="00000000" w:csb0="003E0000" w:csb1="00000000"/>
  </w:font>
  <w:font w:name="Cambria Math">
    <w:panose1 w:val="02040503050406030204"/>
    <w:charset w:val="00"/>
    <w:family w:val="auto"/>
    <w:pitch w:val="variable"/>
    <w:sig w:usb0="E00002FF" w:usb1="420024FF" w:usb2="00000000" w:usb3="00000000" w:csb0="0000019F" w:csb1="00000000"/>
  </w:font>
  <w:font w:name="Apple Color Emoji">
    <w:altName w:val="Microsoft JhengHei Light"/>
    <w:panose1 w:val="00000000000000000000"/>
    <w:charset w:val="88"/>
    <w:family w:val="auto"/>
    <w:pitch w:val="variable"/>
    <w:sig w:usb0="00000003" w:usb1="18080000" w:usb2="14000010" w:usb3="00000000" w:csb0="00100001" w:csb1="00000000"/>
  </w:font>
  <w:font w:name="MS Mincho">
    <w:panose1 w:val="02020609040205080304"/>
    <w:charset w:val="80"/>
    <w:family w:val="auto"/>
    <w:pitch w:val="variable"/>
    <w:sig w:usb0="E00002FF" w:usb1="6AC7FDFB" w:usb2="08000012" w:usb3="00000000" w:csb0="0002009F" w:csb1="00000000"/>
  </w:font>
  <w:font w:name="Segoe UI Symbol">
    <w:altName w:val="Calibri"/>
    <w:charset w:val="00"/>
    <w:family w:val="swiss"/>
    <w:pitch w:val="variable"/>
    <w:sig w:usb0="800001E3" w:usb1="1200FFEF" w:usb2="0064C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80E41"/>
    <w:multiLevelType w:val="hybridMultilevel"/>
    <w:tmpl w:val="3594E084"/>
    <w:lvl w:ilvl="0" w:tplc="080049CA">
      <w:start w:val="1"/>
      <w:numFmt w:val="japaneseCounting"/>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A1C6395"/>
    <w:multiLevelType w:val="hybridMultilevel"/>
    <w:tmpl w:val="0DC467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20790283"/>
    <w:multiLevelType w:val="hybridMultilevel"/>
    <w:tmpl w:val="2C6EED5C"/>
    <w:lvl w:ilvl="0" w:tplc="5E4AD4CE">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57CB5E65"/>
    <w:multiLevelType w:val="hybridMultilevel"/>
    <w:tmpl w:val="BB16BECC"/>
    <w:lvl w:ilvl="0" w:tplc="FCA01EF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5DDF76EF"/>
    <w:multiLevelType w:val="multilevel"/>
    <w:tmpl w:val="EFE6FEE6"/>
    <w:lvl w:ilvl="0">
      <w:start w:val="1"/>
      <w:numFmt w:val="decimal"/>
      <w:pStyle w:val="1"/>
      <w:lvlText w:val="%1"/>
      <w:lvlJc w:val="left"/>
      <w:pPr>
        <w:ind w:left="432" w:hanging="432"/>
      </w:pPr>
      <w:rPr>
        <w:rFonts w:hint="eastAsia"/>
        <w:sz w:val="44"/>
        <w:szCs w:val="44"/>
      </w:rPr>
    </w:lvl>
    <w:lvl w:ilvl="1">
      <w:start w:val="1"/>
      <w:numFmt w:val="decimal"/>
      <w:pStyle w:val="2"/>
      <w:lvlText w:val="%1.%2"/>
      <w:lvlJc w:val="left"/>
      <w:pPr>
        <w:ind w:left="576" w:hanging="576"/>
      </w:pPr>
      <w:rPr>
        <w:rFonts w:hint="eastAsia"/>
        <w:sz w:val="32"/>
      </w:rPr>
    </w:lvl>
    <w:lvl w:ilvl="2">
      <w:start w:val="1"/>
      <w:numFmt w:val="decimal"/>
      <w:pStyle w:val="3"/>
      <w:lvlText w:val="%1.%2.%3"/>
      <w:lvlJc w:val="left"/>
      <w:pPr>
        <w:ind w:left="720" w:hanging="720"/>
      </w:pPr>
      <w:rPr>
        <w:rFonts w:hint="eastAsia"/>
        <w:sz w:val="32"/>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5">
    <w:nsid w:val="698B58B8"/>
    <w:multiLevelType w:val="hybridMultilevel"/>
    <w:tmpl w:val="A2B0C71A"/>
    <w:lvl w:ilvl="0" w:tplc="6AE68E1E">
      <w:start w:val="1"/>
      <w:numFmt w:val="bullet"/>
      <w:lvlText w:val="•"/>
      <w:lvlJc w:val="left"/>
      <w:pPr>
        <w:ind w:left="840" w:hanging="420"/>
      </w:pPr>
      <w:rPr>
        <w:rFonts w:ascii="宋体" w:eastAsia="宋体" w:hAnsi="宋体" w:cs="Times New Roman"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6DF80D40"/>
    <w:multiLevelType w:val="hybridMultilevel"/>
    <w:tmpl w:val="0B1479CC"/>
    <w:lvl w:ilvl="0" w:tplc="6AE68E1E">
      <w:start w:val="1"/>
      <w:numFmt w:val="bullet"/>
      <w:lvlText w:val="•"/>
      <w:lvlJc w:val="left"/>
      <w:pPr>
        <w:ind w:left="840" w:hanging="420"/>
      </w:pPr>
      <w:rPr>
        <w:rFonts w:ascii="宋体" w:eastAsia="宋体" w:hAnsi="宋体" w:cs="Times New Roman"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6E3109E3"/>
    <w:multiLevelType w:val="hybridMultilevel"/>
    <w:tmpl w:val="EBCEFFC6"/>
    <w:lvl w:ilvl="0" w:tplc="4CD63E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6FC817AA"/>
    <w:multiLevelType w:val="hybridMultilevel"/>
    <w:tmpl w:val="328439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764E5A7B"/>
    <w:multiLevelType w:val="hybridMultilevel"/>
    <w:tmpl w:val="D5282162"/>
    <w:lvl w:ilvl="0" w:tplc="6AE68E1E">
      <w:start w:val="1"/>
      <w:numFmt w:val="bullet"/>
      <w:lvlText w:val="•"/>
      <w:lvlJc w:val="left"/>
      <w:pPr>
        <w:ind w:left="840" w:hanging="420"/>
      </w:pPr>
      <w:rPr>
        <w:rFonts w:ascii="宋体" w:eastAsia="宋体" w:hAnsi="宋体" w:cs="Times New Roman"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0"/>
  </w:num>
  <w:num w:numId="2">
    <w:abstractNumId w:val="4"/>
  </w:num>
  <w:num w:numId="3">
    <w:abstractNumId w:val="1"/>
  </w:num>
  <w:num w:numId="4">
    <w:abstractNumId w:val="8"/>
  </w:num>
  <w:num w:numId="5">
    <w:abstractNumId w:val="2"/>
  </w:num>
  <w:num w:numId="6">
    <w:abstractNumId w:val="3"/>
  </w:num>
  <w:num w:numId="7">
    <w:abstractNumId w:val="9"/>
  </w:num>
  <w:num w:numId="8">
    <w:abstractNumId w:val="6"/>
  </w:num>
  <w:num w:numId="9">
    <w:abstractNumId w:val="5"/>
  </w:num>
  <w:num w:numId="10">
    <w:abstractNumId w:val="7"/>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肖永博">
    <w15:presenceInfo w15:providerId="Windows Live" w15:userId="93c0ddc0a335ff7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8"/>
  <w:bordersDoNotSurroundHeader/>
  <w:bordersDoNotSurroundFooter/>
  <w:trackRevision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10EE"/>
    <w:rsid w:val="00002E56"/>
    <w:rsid w:val="00003C56"/>
    <w:rsid w:val="000451F1"/>
    <w:rsid w:val="000464DD"/>
    <w:rsid w:val="000540D7"/>
    <w:rsid w:val="000634E8"/>
    <w:rsid w:val="00067037"/>
    <w:rsid w:val="000705DD"/>
    <w:rsid w:val="00081D27"/>
    <w:rsid w:val="000C50E0"/>
    <w:rsid w:val="000C67C9"/>
    <w:rsid w:val="000D0D8C"/>
    <w:rsid w:val="000D1F05"/>
    <w:rsid w:val="000D3554"/>
    <w:rsid w:val="0010651B"/>
    <w:rsid w:val="00117414"/>
    <w:rsid w:val="00132898"/>
    <w:rsid w:val="00152795"/>
    <w:rsid w:val="001B1B08"/>
    <w:rsid w:val="001B2E38"/>
    <w:rsid w:val="001E38A2"/>
    <w:rsid w:val="00226282"/>
    <w:rsid w:val="002263D4"/>
    <w:rsid w:val="00243393"/>
    <w:rsid w:val="00266606"/>
    <w:rsid w:val="002719D5"/>
    <w:rsid w:val="002735BC"/>
    <w:rsid w:val="00273BC4"/>
    <w:rsid w:val="0028656F"/>
    <w:rsid w:val="00287A3D"/>
    <w:rsid w:val="002A6DEC"/>
    <w:rsid w:val="002C524C"/>
    <w:rsid w:val="002C56ED"/>
    <w:rsid w:val="002D6AA1"/>
    <w:rsid w:val="002D7A6E"/>
    <w:rsid w:val="003153CD"/>
    <w:rsid w:val="0032570C"/>
    <w:rsid w:val="00344838"/>
    <w:rsid w:val="00376370"/>
    <w:rsid w:val="003821FE"/>
    <w:rsid w:val="00393B69"/>
    <w:rsid w:val="003B2C28"/>
    <w:rsid w:val="003C1709"/>
    <w:rsid w:val="003C62F8"/>
    <w:rsid w:val="003F3366"/>
    <w:rsid w:val="00403A8C"/>
    <w:rsid w:val="00410A26"/>
    <w:rsid w:val="0041489A"/>
    <w:rsid w:val="00417358"/>
    <w:rsid w:val="0044733E"/>
    <w:rsid w:val="00462ACD"/>
    <w:rsid w:val="00474C6F"/>
    <w:rsid w:val="004905AA"/>
    <w:rsid w:val="004924EE"/>
    <w:rsid w:val="004A3806"/>
    <w:rsid w:val="004E3EFB"/>
    <w:rsid w:val="0050196B"/>
    <w:rsid w:val="0050208F"/>
    <w:rsid w:val="005066ED"/>
    <w:rsid w:val="005138A1"/>
    <w:rsid w:val="00516619"/>
    <w:rsid w:val="00536000"/>
    <w:rsid w:val="00540322"/>
    <w:rsid w:val="00547CCD"/>
    <w:rsid w:val="005736EA"/>
    <w:rsid w:val="00573F2D"/>
    <w:rsid w:val="00577504"/>
    <w:rsid w:val="00584B60"/>
    <w:rsid w:val="005B2A7F"/>
    <w:rsid w:val="005B3AA5"/>
    <w:rsid w:val="005D4072"/>
    <w:rsid w:val="00601758"/>
    <w:rsid w:val="00604789"/>
    <w:rsid w:val="00615B61"/>
    <w:rsid w:val="0061715A"/>
    <w:rsid w:val="0062389D"/>
    <w:rsid w:val="00631E12"/>
    <w:rsid w:val="006323B6"/>
    <w:rsid w:val="006330CD"/>
    <w:rsid w:val="00637996"/>
    <w:rsid w:val="006421E8"/>
    <w:rsid w:val="0067563C"/>
    <w:rsid w:val="006902B8"/>
    <w:rsid w:val="006C2244"/>
    <w:rsid w:val="006E0D79"/>
    <w:rsid w:val="006E6BAD"/>
    <w:rsid w:val="006F249E"/>
    <w:rsid w:val="006F314F"/>
    <w:rsid w:val="007526C4"/>
    <w:rsid w:val="00753135"/>
    <w:rsid w:val="0075502A"/>
    <w:rsid w:val="007578B0"/>
    <w:rsid w:val="00787F68"/>
    <w:rsid w:val="007917A6"/>
    <w:rsid w:val="007E4C50"/>
    <w:rsid w:val="00822370"/>
    <w:rsid w:val="00826B72"/>
    <w:rsid w:val="00836A4E"/>
    <w:rsid w:val="008607A6"/>
    <w:rsid w:val="00871640"/>
    <w:rsid w:val="00884586"/>
    <w:rsid w:val="008C775C"/>
    <w:rsid w:val="008D3F14"/>
    <w:rsid w:val="00901BE4"/>
    <w:rsid w:val="00914B9F"/>
    <w:rsid w:val="009415D8"/>
    <w:rsid w:val="009523F6"/>
    <w:rsid w:val="00957396"/>
    <w:rsid w:val="0098447E"/>
    <w:rsid w:val="0098504B"/>
    <w:rsid w:val="00990AD4"/>
    <w:rsid w:val="009D0692"/>
    <w:rsid w:val="009D5F0C"/>
    <w:rsid w:val="009F66D0"/>
    <w:rsid w:val="00A10E4C"/>
    <w:rsid w:val="00A41086"/>
    <w:rsid w:val="00A72B92"/>
    <w:rsid w:val="00A96131"/>
    <w:rsid w:val="00AA271D"/>
    <w:rsid w:val="00AF0F58"/>
    <w:rsid w:val="00AF505E"/>
    <w:rsid w:val="00AF7D66"/>
    <w:rsid w:val="00B02AA5"/>
    <w:rsid w:val="00B12983"/>
    <w:rsid w:val="00B216EE"/>
    <w:rsid w:val="00B33A3F"/>
    <w:rsid w:val="00B37864"/>
    <w:rsid w:val="00B525D0"/>
    <w:rsid w:val="00B550B3"/>
    <w:rsid w:val="00B55FD8"/>
    <w:rsid w:val="00B60B33"/>
    <w:rsid w:val="00B664F8"/>
    <w:rsid w:val="00B83FE5"/>
    <w:rsid w:val="00B86035"/>
    <w:rsid w:val="00B942CE"/>
    <w:rsid w:val="00B9538D"/>
    <w:rsid w:val="00B96CFC"/>
    <w:rsid w:val="00BC67F1"/>
    <w:rsid w:val="00BD7641"/>
    <w:rsid w:val="00C01358"/>
    <w:rsid w:val="00C056FC"/>
    <w:rsid w:val="00C05796"/>
    <w:rsid w:val="00C24AE4"/>
    <w:rsid w:val="00C34FFF"/>
    <w:rsid w:val="00C46343"/>
    <w:rsid w:val="00C66D72"/>
    <w:rsid w:val="00C76596"/>
    <w:rsid w:val="00C92454"/>
    <w:rsid w:val="00CA3F41"/>
    <w:rsid w:val="00CC6964"/>
    <w:rsid w:val="00CE08F3"/>
    <w:rsid w:val="00D159A7"/>
    <w:rsid w:val="00D2573B"/>
    <w:rsid w:val="00D25901"/>
    <w:rsid w:val="00D25B1B"/>
    <w:rsid w:val="00D42B85"/>
    <w:rsid w:val="00D45AA3"/>
    <w:rsid w:val="00D47B8D"/>
    <w:rsid w:val="00D60D24"/>
    <w:rsid w:val="00D65A35"/>
    <w:rsid w:val="00D83796"/>
    <w:rsid w:val="00D93FA3"/>
    <w:rsid w:val="00D953CD"/>
    <w:rsid w:val="00D97201"/>
    <w:rsid w:val="00DA3BCF"/>
    <w:rsid w:val="00DA5265"/>
    <w:rsid w:val="00DC10EE"/>
    <w:rsid w:val="00DF599A"/>
    <w:rsid w:val="00DF7A55"/>
    <w:rsid w:val="00E03CAB"/>
    <w:rsid w:val="00E13E71"/>
    <w:rsid w:val="00E23DE8"/>
    <w:rsid w:val="00E44BEB"/>
    <w:rsid w:val="00E65D0C"/>
    <w:rsid w:val="00E70536"/>
    <w:rsid w:val="00E76452"/>
    <w:rsid w:val="00E82BFB"/>
    <w:rsid w:val="00EA1AED"/>
    <w:rsid w:val="00EA37ED"/>
    <w:rsid w:val="00EC7D8B"/>
    <w:rsid w:val="00EC7D94"/>
    <w:rsid w:val="00ED2606"/>
    <w:rsid w:val="00ED2678"/>
    <w:rsid w:val="00EF2F56"/>
    <w:rsid w:val="00F01A8D"/>
    <w:rsid w:val="00F01F55"/>
    <w:rsid w:val="00F02427"/>
    <w:rsid w:val="00F125C5"/>
    <w:rsid w:val="00F12F4A"/>
    <w:rsid w:val="00F16FF0"/>
    <w:rsid w:val="00F3369B"/>
    <w:rsid w:val="00F41E29"/>
    <w:rsid w:val="00F64AAD"/>
    <w:rsid w:val="00F7054F"/>
    <w:rsid w:val="00F71BB3"/>
    <w:rsid w:val="00F72875"/>
    <w:rsid w:val="00F80E63"/>
    <w:rsid w:val="00F9787C"/>
    <w:rsid w:val="00FA7EEB"/>
    <w:rsid w:val="00FF0F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9A9B859"/>
  <w15:docId w15:val="{9891E9C5-F0CE-4C83-AFF5-A9AF4D15A8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C10EE"/>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DC10EE"/>
    <w:pPr>
      <w:keepNext/>
      <w:keepLines/>
      <w:numPr>
        <w:numId w:val="2"/>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C10EE"/>
    <w:pPr>
      <w:keepNext/>
      <w:keepLines/>
      <w:numPr>
        <w:ilvl w:val="1"/>
        <w:numId w:val="2"/>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C10EE"/>
    <w:pPr>
      <w:keepNext/>
      <w:keepLines/>
      <w:numPr>
        <w:ilvl w:val="2"/>
        <w:numId w:val="2"/>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DC10EE"/>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DC10EE"/>
    <w:pPr>
      <w:keepNext/>
      <w:keepLines/>
      <w:numPr>
        <w:ilvl w:val="4"/>
        <w:numId w:val="2"/>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DC10EE"/>
    <w:pPr>
      <w:keepNext/>
      <w:keepLines/>
      <w:numPr>
        <w:ilvl w:val="5"/>
        <w:numId w:val="2"/>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0"/>
    <w:uiPriority w:val="9"/>
    <w:semiHidden/>
    <w:unhideWhenUsed/>
    <w:qFormat/>
    <w:rsid w:val="00DC10EE"/>
    <w:pPr>
      <w:keepNext/>
      <w:keepLines/>
      <w:numPr>
        <w:ilvl w:val="6"/>
        <w:numId w:val="2"/>
      </w:numPr>
      <w:spacing w:before="240" w:after="64" w:line="320" w:lineRule="auto"/>
      <w:outlineLvl w:val="6"/>
    </w:pPr>
    <w:rPr>
      <w:b/>
      <w:bCs/>
      <w:sz w:val="24"/>
    </w:rPr>
  </w:style>
  <w:style w:type="paragraph" w:styleId="8">
    <w:name w:val="heading 8"/>
    <w:basedOn w:val="a"/>
    <w:next w:val="a"/>
    <w:link w:val="80"/>
    <w:uiPriority w:val="9"/>
    <w:semiHidden/>
    <w:unhideWhenUsed/>
    <w:qFormat/>
    <w:rsid w:val="00DC10EE"/>
    <w:pPr>
      <w:keepNext/>
      <w:keepLines/>
      <w:numPr>
        <w:ilvl w:val="7"/>
        <w:numId w:val="2"/>
      </w:numPr>
      <w:spacing w:before="240" w:after="64" w:line="320" w:lineRule="auto"/>
      <w:outlineLvl w:val="7"/>
    </w:pPr>
    <w:rPr>
      <w:rFonts w:asciiTheme="majorHAnsi" w:eastAsiaTheme="majorEastAsia" w:hAnsiTheme="majorHAnsi" w:cstheme="majorBidi"/>
      <w:sz w:val="24"/>
    </w:rPr>
  </w:style>
  <w:style w:type="paragraph" w:styleId="9">
    <w:name w:val="heading 9"/>
    <w:basedOn w:val="a"/>
    <w:next w:val="a"/>
    <w:link w:val="90"/>
    <w:uiPriority w:val="9"/>
    <w:semiHidden/>
    <w:unhideWhenUsed/>
    <w:qFormat/>
    <w:rsid w:val="00DC10EE"/>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C10EE"/>
    <w:pPr>
      <w:ind w:firstLineChars="200" w:firstLine="420"/>
    </w:pPr>
  </w:style>
  <w:style w:type="character" w:customStyle="1" w:styleId="10">
    <w:name w:val="标题 1字符"/>
    <w:basedOn w:val="a0"/>
    <w:link w:val="1"/>
    <w:uiPriority w:val="9"/>
    <w:rsid w:val="00DC10EE"/>
    <w:rPr>
      <w:rFonts w:ascii="Times New Roman" w:eastAsia="宋体" w:hAnsi="Times New Roman" w:cs="Times New Roman"/>
      <w:b/>
      <w:bCs/>
      <w:kern w:val="44"/>
      <w:sz w:val="44"/>
      <w:szCs w:val="44"/>
    </w:rPr>
  </w:style>
  <w:style w:type="character" w:customStyle="1" w:styleId="20">
    <w:name w:val="标题 2字符"/>
    <w:basedOn w:val="a0"/>
    <w:link w:val="2"/>
    <w:uiPriority w:val="9"/>
    <w:rsid w:val="00DC10EE"/>
    <w:rPr>
      <w:rFonts w:asciiTheme="majorHAnsi" w:eastAsiaTheme="majorEastAsia" w:hAnsiTheme="majorHAnsi" w:cstheme="majorBidi"/>
      <w:b/>
      <w:bCs/>
      <w:sz w:val="32"/>
      <w:szCs w:val="32"/>
    </w:rPr>
  </w:style>
  <w:style w:type="character" w:customStyle="1" w:styleId="30">
    <w:name w:val="标题 3字符"/>
    <w:basedOn w:val="a0"/>
    <w:link w:val="3"/>
    <w:uiPriority w:val="9"/>
    <w:rsid w:val="00DC10EE"/>
    <w:rPr>
      <w:rFonts w:ascii="Times New Roman" w:eastAsia="宋体" w:hAnsi="Times New Roman" w:cs="Times New Roman"/>
      <w:b/>
      <w:bCs/>
      <w:sz w:val="32"/>
      <w:szCs w:val="32"/>
    </w:rPr>
  </w:style>
  <w:style w:type="character" w:customStyle="1" w:styleId="40">
    <w:name w:val="标题 4字符"/>
    <w:basedOn w:val="a0"/>
    <w:link w:val="4"/>
    <w:uiPriority w:val="9"/>
    <w:semiHidden/>
    <w:rsid w:val="00DC10EE"/>
    <w:rPr>
      <w:rFonts w:asciiTheme="majorHAnsi" w:eastAsiaTheme="majorEastAsia" w:hAnsiTheme="majorHAnsi" w:cstheme="majorBidi"/>
      <w:b/>
      <w:bCs/>
      <w:sz w:val="28"/>
      <w:szCs w:val="28"/>
    </w:rPr>
  </w:style>
  <w:style w:type="character" w:customStyle="1" w:styleId="50">
    <w:name w:val="标题 5字符"/>
    <w:basedOn w:val="a0"/>
    <w:link w:val="5"/>
    <w:uiPriority w:val="9"/>
    <w:semiHidden/>
    <w:rsid w:val="00DC10EE"/>
    <w:rPr>
      <w:rFonts w:ascii="Times New Roman" w:eastAsia="宋体" w:hAnsi="Times New Roman" w:cs="Times New Roman"/>
      <w:b/>
      <w:bCs/>
      <w:sz w:val="28"/>
      <w:szCs w:val="28"/>
    </w:rPr>
  </w:style>
  <w:style w:type="character" w:customStyle="1" w:styleId="60">
    <w:name w:val="标题 6字符"/>
    <w:basedOn w:val="a0"/>
    <w:link w:val="6"/>
    <w:uiPriority w:val="9"/>
    <w:semiHidden/>
    <w:rsid w:val="00DC10EE"/>
    <w:rPr>
      <w:rFonts w:asciiTheme="majorHAnsi" w:eastAsiaTheme="majorEastAsia" w:hAnsiTheme="majorHAnsi" w:cstheme="majorBidi"/>
      <w:b/>
      <w:bCs/>
      <w:sz w:val="24"/>
      <w:szCs w:val="24"/>
    </w:rPr>
  </w:style>
  <w:style w:type="character" w:customStyle="1" w:styleId="70">
    <w:name w:val="标题 7字符"/>
    <w:basedOn w:val="a0"/>
    <w:link w:val="7"/>
    <w:uiPriority w:val="9"/>
    <w:semiHidden/>
    <w:rsid w:val="00DC10EE"/>
    <w:rPr>
      <w:rFonts w:ascii="Times New Roman" w:eastAsia="宋体" w:hAnsi="Times New Roman" w:cs="Times New Roman"/>
      <w:b/>
      <w:bCs/>
      <w:sz w:val="24"/>
      <w:szCs w:val="24"/>
    </w:rPr>
  </w:style>
  <w:style w:type="character" w:customStyle="1" w:styleId="80">
    <w:name w:val="标题 8字符"/>
    <w:basedOn w:val="a0"/>
    <w:link w:val="8"/>
    <w:uiPriority w:val="9"/>
    <w:semiHidden/>
    <w:rsid w:val="00DC10EE"/>
    <w:rPr>
      <w:rFonts w:asciiTheme="majorHAnsi" w:eastAsiaTheme="majorEastAsia" w:hAnsiTheme="majorHAnsi" w:cstheme="majorBidi"/>
      <w:sz w:val="24"/>
      <w:szCs w:val="24"/>
    </w:rPr>
  </w:style>
  <w:style w:type="character" w:customStyle="1" w:styleId="90">
    <w:name w:val="标题 9字符"/>
    <w:basedOn w:val="a0"/>
    <w:link w:val="9"/>
    <w:uiPriority w:val="9"/>
    <w:semiHidden/>
    <w:rsid w:val="00DC10EE"/>
    <w:rPr>
      <w:rFonts w:asciiTheme="majorHAnsi" w:eastAsiaTheme="majorEastAsia" w:hAnsiTheme="majorHAnsi" w:cstheme="majorBidi"/>
      <w:szCs w:val="21"/>
    </w:rPr>
  </w:style>
  <w:style w:type="character" w:styleId="a4">
    <w:name w:val="Placeholder Text"/>
    <w:basedOn w:val="a0"/>
    <w:uiPriority w:val="99"/>
    <w:semiHidden/>
    <w:rsid w:val="00601758"/>
    <w:rPr>
      <w:color w:val="808080"/>
    </w:rPr>
  </w:style>
  <w:style w:type="paragraph" w:styleId="a5">
    <w:name w:val="TOC Heading"/>
    <w:basedOn w:val="1"/>
    <w:next w:val="a"/>
    <w:uiPriority w:val="39"/>
    <w:unhideWhenUsed/>
    <w:qFormat/>
    <w:rsid w:val="00EA1AED"/>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EA1AED"/>
    <w:pPr>
      <w:widowControl/>
      <w:spacing w:after="100" w:line="259" w:lineRule="auto"/>
      <w:ind w:left="220"/>
      <w:jc w:val="left"/>
    </w:pPr>
    <w:rPr>
      <w:rFonts w:asciiTheme="minorHAnsi" w:eastAsiaTheme="minorEastAsia" w:hAnsiTheme="minorHAnsi"/>
      <w:kern w:val="0"/>
      <w:sz w:val="22"/>
      <w:szCs w:val="22"/>
    </w:rPr>
  </w:style>
  <w:style w:type="paragraph" w:styleId="11">
    <w:name w:val="toc 1"/>
    <w:basedOn w:val="a"/>
    <w:next w:val="a"/>
    <w:autoRedefine/>
    <w:uiPriority w:val="39"/>
    <w:unhideWhenUsed/>
    <w:rsid w:val="00FF0F04"/>
    <w:pPr>
      <w:widowControl/>
      <w:tabs>
        <w:tab w:val="left" w:pos="440"/>
        <w:tab w:val="right" w:leader="dot" w:pos="8296"/>
      </w:tabs>
      <w:spacing w:after="100" w:line="259" w:lineRule="auto"/>
      <w:jc w:val="center"/>
    </w:pPr>
    <w:rPr>
      <w:rFonts w:asciiTheme="minorHAnsi" w:eastAsiaTheme="minorEastAsia" w:hAnsiTheme="minorHAnsi"/>
      <w:kern w:val="0"/>
      <w:sz w:val="22"/>
      <w:szCs w:val="22"/>
    </w:rPr>
  </w:style>
  <w:style w:type="paragraph" w:styleId="31">
    <w:name w:val="toc 3"/>
    <w:basedOn w:val="a"/>
    <w:next w:val="a"/>
    <w:autoRedefine/>
    <w:uiPriority w:val="39"/>
    <w:unhideWhenUsed/>
    <w:rsid w:val="00EA1AED"/>
    <w:pPr>
      <w:widowControl/>
      <w:spacing w:after="100" w:line="259" w:lineRule="auto"/>
      <w:ind w:left="440"/>
      <w:jc w:val="left"/>
    </w:pPr>
    <w:rPr>
      <w:rFonts w:asciiTheme="minorHAnsi" w:eastAsiaTheme="minorEastAsia" w:hAnsiTheme="minorHAnsi"/>
      <w:kern w:val="0"/>
      <w:sz w:val="22"/>
      <w:szCs w:val="22"/>
    </w:rPr>
  </w:style>
  <w:style w:type="character" w:styleId="a6">
    <w:name w:val="Hyperlink"/>
    <w:basedOn w:val="a0"/>
    <w:uiPriority w:val="99"/>
    <w:unhideWhenUsed/>
    <w:rsid w:val="00EA1AED"/>
    <w:rPr>
      <w:color w:val="0563C1" w:themeColor="hyperlink"/>
      <w:u w:val="single"/>
    </w:rPr>
  </w:style>
  <w:style w:type="paragraph" w:styleId="a7">
    <w:name w:val="caption"/>
    <w:basedOn w:val="a"/>
    <w:next w:val="a"/>
    <w:uiPriority w:val="35"/>
    <w:unhideWhenUsed/>
    <w:qFormat/>
    <w:rsid w:val="000451F1"/>
    <w:rPr>
      <w:rFonts w:asciiTheme="majorHAnsi" w:eastAsia="黑体" w:hAnsiTheme="majorHAnsi" w:cstheme="majorBidi"/>
      <w:sz w:val="20"/>
      <w:szCs w:val="20"/>
    </w:rPr>
  </w:style>
  <w:style w:type="paragraph" w:styleId="a8">
    <w:name w:val="Balloon Text"/>
    <w:basedOn w:val="a"/>
    <w:link w:val="a9"/>
    <w:uiPriority w:val="99"/>
    <w:semiHidden/>
    <w:unhideWhenUsed/>
    <w:rsid w:val="00E82BFB"/>
    <w:rPr>
      <w:rFonts w:ascii="Heiti SC Light" w:eastAsia="Heiti SC Light"/>
      <w:sz w:val="18"/>
      <w:szCs w:val="18"/>
    </w:rPr>
  </w:style>
  <w:style w:type="character" w:customStyle="1" w:styleId="a9">
    <w:name w:val="批注框文本字符"/>
    <w:basedOn w:val="a0"/>
    <w:link w:val="a8"/>
    <w:uiPriority w:val="99"/>
    <w:semiHidden/>
    <w:rsid w:val="00E82BFB"/>
    <w:rPr>
      <w:rFonts w:ascii="Heiti SC Light" w:eastAsia="Heiti SC Light" w:hAnsi="Times New Roman" w:cs="Times New Roman"/>
      <w:sz w:val="18"/>
      <w:szCs w:val="18"/>
    </w:rPr>
  </w:style>
  <w:style w:type="character" w:styleId="aa">
    <w:name w:val="annotation reference"/>
    <w:basedOn w:val="a0"/>
    <w:uiPriority w:val="99"/>
    <w:semiHidden/>
    <w:unhideWhenUsed/>
    <w:rsid w:val="00E82BFB"/>
    <w:rPr>
      <w:sz w:val="21"/>
      <w:szCs w:val="21"/>
    </w:rPr>
  </w:style>
  <w:style w:type="paragraph" w:styleId="ab">
    <w:name w:val="annotation text"/>
    <w:basedOn w:val="a"/>
    <w:link w:val="ac"/>
    <w:uiPriority w:val="99"/>
    <w:semiHidden/>
    <w:unhideWhenUsed/>
    <w:rsid w:val="00E82BFB"/>
    <w:pPr>
      <w:jc w:val="left"/>
    </w:pPr>
  </w:style>
  <w:style w:type="character" w:customStyle="1" w:styleId="ac">
    <w:name w:val="批注文字字符"/>
    <w:basedOn w:val="a0"/>
    <w:link w:val="ab"/>
    <w:uiPriority w:val="99"/>
    <w:semiHidden/>
    <w:rsid w:val="00E82BFB"/>
    <w:rPr>
      <w:rFonts w:ascii="Times New Roman" w:eastAsia="宋体" w:hAnsi="Times New Roman" w:cs="Times New Roman"/>
      <w:szCs w:val="24"/>
    </w:rPr>
  </w:style>
  <w:style w:type="paragraph" w:styleId="ad">
    <w:name w:val="annotation subject"/>
    <w:basedOn w:val="ab"/>
    <w:next w:val="ab"/>
    <w:link w:val="ae"/>
    <w:uiPriority w:val="99"/>
    <w:semiHidden/>
    <w:unhideWhenUsed/>
    <w:rsid w:val="00E82BFB"/>
    <w:rPr>
      <w:b/>
      <w:bCs/>
    </w:rPr>
  </w:style>
  <w:style w:type="character" w:customStyle="1" w:styleId="ae">
    <w:name w:val="批注主题字符"/>
    <w:basedOn w:val="ac"/>
    <w:link w:val="ad"/>
    <w:uiPriority w:val="99"/>
    <w:semiHidden/>
    <w:rsid w:val="00E82BFB"/>
    <w:rPr>
      <w:rFonts w:ascii="Times New Roman" w:eastAsia="宋体" w:hAnsi="Times New Roman" w:cs="Times New Roman"/>
      <w:b/>
      <w:bCs/>
      <w:szCs w:val="24"/>
    </w:rPr>
  </w:style>
  <w:style w:type="paragraph" w:styleId="af">
    <w:name w:val="Normal (Web)"/>
    <w:basedOn w:val="a"/>
    <w:uiPriority w:val="99"/>
    <w:semiHidden/>
    <w:unhideWhenUsed/>
    <w:rsid w:val="002A6DEC"/>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452475">
      <w:bodyDiv w:val="1"/>
      <w:marLeft w:val="0"/>
      <w:marRight w:val="0"/>
      <w:marTop w:val="0"/>
      <w:marBottom w:val="0"/>
      <w:divBdr>
        <w:top w:val="none" w:sz="0" w:space="0" w:color="auto"/>
        <w:left w:val="none" w:sz="0" w:space="0" w:color="auto"/>
        <w:bottom w:val="none" w:sz="0" w:space="0" w:color="auto"/>
        <w:right w:val="none" w:sz="0" w:space="0" w:color="auto"/>
      </w:divBdr>
    </w:div>
    <w:div w:id="839661203">
      <w:bodyDiv w:val="1"/>
      <w:marLeft w:val="0"/>
      <w:marRight w:val="0"/>
      <w:marTop w:val="0"/>
      <w:marBottom w:val="0"/>
      <w:divBdr>
        <w:top w:val="none" w:sz="0" w:space="0" w:color="auto"/>
        <w:left w:val="none" w:sz="0" w:space="0" w:color="auto"/>
        <w:bottom w:val="none" w:sz="0" w:space="0" w:color="auto"/>
        <w:right w:val="none" w:sz="0" w:space="0" w:color="auto"/>
      </w:divBdr>
      <w:divsChild>
        <w:div w:id="596718997">
          <w:marLeft w:val="547"/>
          <w:marRight w:val="0"/>
          <w:marTop w:val="0"/>
          <w:marBottom w:val="0"/>
          <w:divBdr>
            <w:top w:val="none" w:sz="0" w:space="0" w:color="auto"/>
            <w:left w:val="none" w:sz="0" w:space="0" w:color="auto"/>
            <w:bottom w:val="none" w:sz="0" w:space="0" w:color="auto"/>
            <w:right w:val="none" w:sz="0" w:space="0" w:color="auto"/>
          </w:divBdr>
        </w:div>
      </w:divsChild>
    </w:div>
    <w:div w:id="1405491272">
      <w:bodyDiv w:val="1"/>
      <w:marLeft w:val="0"/>
      <w:marRight w:val="0"/>
      <w:marTop w:val="0"/>
      <w:marBottom w:val="0"/>
      <w:divBdr>
        <w:top w:val="none" w:sz="0" w:space="0" w:color="auto"/>
        <w:left w:val="none" w:sz="0" w:space="0" w:color="auto"/>
        <w:bottom w:val="none" w:sz="0" w:space="0" w:color="auto"/>
        <w:right w:val="none" w:sz="0" w:space="0" w:color="auto"/>
      </w:divBdr>
    </w:div>
    <w:div w:id="1817987302">
      <w:bodyDiv w:val="1"/>
      <w:marLeft w:val="0"/>
      <w:marRight w:val="0"/>
      <w:marTop w:val="0"/>
      <w:marBottom w:val="0"/>
      <w:divBdr>
        <w:top w:val="none" w:sz="0" w:space="0" w:color="auto"/>
        <w:left w:val="none" w:sz="0" w:space="0" w:color="auto"/>
        <w:bottom w:val="none" w:sz="0" w:space="0" w:color="auto"/>
        <w:right w:val="none" w:sz="0" w:space="0" w:color="auto"/>
      </w:divBdr>
      <w:divsChild>
        <w:div w:id="17946635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fontTable" Target="fontTable.xml"/><Relationship Id="rId30" Type="http://schemas.microsoft.com/office/2011/relationships/people" Target="people.xml"/><Relationship Id="rId31" Type="http://schemas.openxmlformats.org/officeDocument/2006/relationships/theme" Target="theme/theme1.xml"/><Relationship Id="rId10" Type="http://schemas.microsoft.com/office/2011/relationships/commentsExtended" Target="commentsExtended.xml"/><Relationship Id="rId11" Type="http://schemas.openxmlformats.org/officeDocument/2006/relationships/image" Target="media/image2.jp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mailto:txhgenius@163.com" TargetMode="External"/><Relationship Id="rId7" Type="http://schemas.openxmlformats.org/officeDocument/2006/relationships/hyperlink" Target="mailto:huizhang@tsinghua.edu.cn" TargetMode="Externa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8AC637-A630-2E45-9027-832600247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815</TotalTime>
  <Pages>26</Pages>
  <Words>4923</Words>
  <Characters>28064</Characters>
  <Application>Microsoft Macintosh Word</Application>
  <DocSecurity>0</DocSecurity>
  <Lines>233</Lines>
  <Paragraphs>65</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32922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肖永博</dc:creator>
  <cp:keywords/>
  <dc:description/>
  <cp:lastModifiedBy>肖永博</cp:lastModifiedBy>
  <cp:revision>292</cp:revision>
  <dcterms:created xsi:type="dcterms:W3CDTF">2015-09-19T07:05:00Z</dcterms:created>
  <dcterms:modified xsi:type="dcterms:W3CDTF">2015-09-22T14:22:00Z</dcterms:modified>
</cp:coreProperties>
</file>